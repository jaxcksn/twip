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FDB1" w14:textId="77777777" w:rsidR="0097527B" w:rsidRDefault="00317CDB">
      <w:pPr>
        <w:pStyle w:val="Eyebrow"/>
        <w:spacing w:before="1000" w:after="0"/>
      </w:pPr>
      <w:r>
        <w:t>Feature Showcase  ·  October 2026  ·  Pre-release 0.x</w:t>
      </w:r>
    </w:p>
    <w:p w14:paraId="4507379B" w14:textId="77777777" w:rsidR="0097527B" w:rsidRDefault="00317CDB">
      <w:pPr>
        <w:spacing w:before="600" w:after="480"/>
      </w:pPr>
      <w:r>
        <w:rPr>
          <w:noProof/>
        </w:rPr>
        <w:drawing>
          <wp:inline distT="0" distB="0" distL="0" distR="0" wp14:anchorId="6B2C8A10" wp14:editId="26B966C0">
            <wp:extent cx="4381500" cy="2000250"/>
            <wp:effectExtent l="0" t="0" r="0" b="0"/>
            <wp:docPr id="2"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000250"/>
                    </a:xfrm>
                    <a:prstGeom prst="rect">
                      <a:avLst/>
                    </a:prstGeom>
                  </pic:spPr>
                </pic:pic>
              </a:graphicData>
            </a:graphic>
          </wp:inline>
        </w:drawing>
      </w:r>
    </w:p>
    <w:p w14:paraId="40ED1A03" w14:textId="77777777" w:rsidR="0097527B" w:rsidRDefault="00317CDB">
      <w:pPr>
        <w:pStyle w:val="Title"/>
      </w:pPr>
      <w:r>
        <w:t>The DOCX engine,</w:t>
      </w:r>
    </w:p>
    <w:p w14:paraId="630BC3B9" w14:textId="77777777" w:rsidR="0097527B" w:rsidRDefault="00317CDB">
      <w:pPr>
        <w:pStyle w:val="Title"/>
      </w:pPr>
      <w:r>
        <w:rPr>
          <w:color w:val="8C8C8C"/>
        </w:rPr>
        <w:t>shown in a DOCX.</w:t>
      </w:r>
    </w:p>
    <w:p w14:paraId="556079DB" w14:textId="77777777" w:rsidR="0097527B" w:rsidRDefault="00317CDB">
      <w:pPr>
        <w:pStyle w:val="Subtitle"/>
        <w:spacing w:before="240"/>
      </w:pPr>
      <w:r>
        <w:t>A tour of Twip’s layout, styles, tables, columns and editing services, set as a document Twip is built to lay out line for line and page for page.</w:t>
      </w:r>
    </w:p>
    <w:tbl>
      <w:tblPr>
        <w:tblW w:w="9360" w:type="dxa"/>
        <w:tblBorders>
          <w:top w:val="single" w:sz="8" w:space="0" w:color="000000"/>
          <w:left w:val="none" w:sz="0" w:space="0" w:color="FFFFFF"/>
          <w:bottom w:val="none" w:sz="0" w:space="0" w:color="FFFFFF"/>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2000"/>
        <w:gridCol w:w="7360"/>
      </w:tblGrid>
      <w:tr w:rsidR="0097527B" w14:paraId="03B2C89F" w14:textId="77777777">
        <w:tc>
          <w:tcPr>
            <w:tcW w:w="2000" w:type="dxa"/>
            <w:tcMar>
              <w:top w:w="90" w:type="dxa"/>
              <w:left w:w="0" w:type="dxa"/>
              <w:bottom w:w="90" w:type="dxa"/>
              <w:right w:w="120" w:type="dxa"/>
            </w:tcMar>
            <w:vAlign w:val="center"/>
          </w:tcPr>
          <w:p w14:paraId="712FA4BE" w14:textId="77777777" w:rsidR="0097527B" w:rsidRDefault="00317CDB">
            <w:pPr>
              <w:pStyle w:val="TableText"/>
            </w:pPr>
            <w:r>
              <w:rPr>
                <w:smallCaps/>
                <w:color w:val="6B6B6B"/>
                <w:sz w:val="18"/>
                <w:szCs w:val="18"/>
              </w:rPr>
              <w:t>Product</w:t>
            </w:r>
          </w:p>
        </w:tc>
        <w:tc>
          <w:tcPr>
            <w:tcW w:w="7360" w:type="dxa"/>
            <w:tcMar>
              <w:top w:w="90" w:type="dxa"/>
              <w:left w:w="0" w:type="dxa"/>
              <w:bottom w:w="90" w:type="dxa"/>
              <w:right w:w="0" w:type="dxa"/>
            </w:tcMar>
            <w:vAlign w:val="center"/>
          </w:tcPr>
          <w:p w14:paraId="4BCFF33A" w14:textId="77777777" w:rsidR="0097527B" w:rsidRDefault="00317CDB">
            <w:pPr>
              <w:pStyle w:val="TableText"/>
            </w:pPr>
            <w:r>
              <w:t>Twip, a DOCX layout, editing and rendering engine</w:t>
            </w:r>
          </w:p>
        </w:tc>
      </w:tr>
      <w:tr w:rsidR="0097527B" w14:paraId="72BD8414" w14:textId="77777777">
        <w:tc>
          <w:tcPr>
            <w:tcW w:w="2000" w:type="dxa"/>
            <w:tcMar>
              <w:top w:w="90" w:type="dxa"/>
              <w:left w:w="0" w:type="dxa"/>
              <w:bottom w:w="90" w:type="dxa"/>
              <w:right w:w="120" w:type="dxa"/>
            </w:tcMar>
            <w:vAlign w:val="center"/>
          </w:tcPr>
          <w:p w14:paraId="7CC73959" w14:textId="77777777" w:rsidR="0097527B" w:rsidRDefault="00317CDB">
            <w:pPr>
              <w:pStyle w:val="TableText"/>
            </w:pPr>
            <w:r>
              <w:rPr>
                <w:smallCaps/>
                <w:color w:val="6B6B6B"/>
                <w:sz w:val="18"/>
                <w:szCs w:val="18"/>
              </w:rPr>
              <w:t>Written in</w:t>
            </w:r>
          </w:p>
        </w:tc>
        <w:tc>
          <w:tcPr>
            <w:tcW w:w="7360" w:type="dxa"/>
            <w:tcMar>
              <w:top w:w="90" w:type="dxa"/>
              <w:left w:w="0" w:type="dxa"/>
              <w:bottom w:w="90" w:type="dxa"/>
              <w:right w:w="0" w:type="dxa"/>
            </w:tcMar>
            <w:vAlign w:val="center"/>
          </w:tcPr>
          <w:p w14:paraId="01F01761" w14:textId="77777777" w:rsidR="0097527B" w:rsidRDefault="00317CDB">
            <w:pPr>
              <w:pStyle w:val="TableText"/>
            </w:pPr>
            <w:r>
              <w:t>Rust, drawn with Skia; native on Windows and Linux, WebAssembly in the browser</w:t>
            </w:r>
          </w:p>
        </w:tc>
      </w:tr>
      <w:tr w:rsidR="0097527B" w14:paraId="75986D4A" w14:textId="77777777">
        <w:tc>
          <w:tcPr>
            <w:tcW w:w="2000" w:type="dxa"/>
            <w:tcMar>
              <w:top w:w="90" w:type="dxa"/>
              <w:left w:w="0" w:type="dxa"/>
              <w:bottom w:w="90" w:type="dxa"/>
              <w:right w:w="120" w:type="dxa"/>
            </w:tcMar>
            <w:vAlign w:val="center"/>
          </w:tcPr>
          <w:p w14:paraId="6B80FB09" w14:textId="77777777" w:rsidR="0097527B" w:rsidRDefault="00317CDB">
            <w:pPr>
              <w:pStyle w:val="TableText"/>
            </w:pPr>
            <w:r>
              <w:rPr>
                <w:smallCaps/>
                <w:color w:val="6B6B6B"/>
                <w:sz w:val="18"/>
                <w:szCs w:val="18"/>
              </w:rPr>
              <w:t>SDKs</w:t>
            </w:r>
          </w:p>
        </w:tc>
        <w:tc>
          <w:tcPr>
            <w:tcW w:w="7360" w:type="dxa"/>
            <w:tcMar>
              <w:top w:w="90" w:type="dxa"/>
              <w:left w:w="0" w:type="dxa"/>
              <w:bottom w:w="90" w:type="dxa"/>
              <w:right w:w="0" w:type="dxa"/>
            </w:tcMar>
            <w:vAlign w:val="center"/>
          </w:tcPr>
          <w:p w14:paraId="4E2B7E48" w14:textId="77777777" w:rsidR="0097527B" w:rsidRDefault="00317CDB">
            <w:pPr>
              <w:pStyle w:val="TableText"/>
            </w:pPr>
            <w:r>
              <w:rPr>
                <w:rStyle w:val="InlineCode"/>
              </w:rPr>
              <w:t>@twip/web</w:t>
            </w:r>
            <w:r>
              <w:t xml:space="preserve">  ·  </w:t>
            </w:r>
            <w:r>
              <w:rPr>
                <w:rStyle w:val="InlineCode"/>
              </w:rPr>
              <w:t>Twip.Core</w:t>
            </w:r>
            <w:r>
              <w:t xml:space="preserve"> + </w:t>
            </w:r>
            <w:r>
              <w:rPr>
                <w:rStyle w:val="InlineCode"/>
              </w:rPr>
              <w:t>Twip.WinForms</w:t>
            </w:r>
            <w:r>
              <w:t xml:space="preserve">  ·  </w:t>
            </w:r>
            <w:r>
              <w:rPr>
                <w:rStyle w:val="InlineCode"/>
              </w:rPr>
              <w:t>twip</w:t>
            </w:r>
            <w:r>
              <w:t xml:space="preserve"> crate</w:t>
            </w:r>
          </w:p>
        </w:tc>
      </w:tr>
      <w:tr w:rsidR="0097527B" w14:paraId="17470E52" w14:textId="77777777">
        <w:tc>
          <w:tcPr>
            <w:tcW w:w="2000" w:type="dxa"/>
            <w:tcMar>
              <w:top w:w="90" w:type="dxa"/>
              <w:left w:w="0" w:type="dxa"/>
              <w:bottom w:w="90" w:type="dxa"/>
              <w:right w:w="120" w:type="dxa"/>
            </w:tcMar>
            <w:vAlign w:val="center"/>
          </w:tcPr>
          <w:p w14:paraId="73A5A79E" w14:textId="77777777" w:rsidR="0097527B" w:rsidRDefault="00317CDB">
            <w:pPr>
              <w:pStyle w:val="TableText"/>
            </w:pPr>
            <w:r>
              <w:rPr>
                <w:smallCaps/>
                <w:color w:val="6B6B6B"/>
                <w:sz w:val="18"/>
                <w:szCs w:val="18"/>
              </w:rPr>
              <w:t>Licence</w:t>
            </w:r>
          </w:p>
        </w:tc>
        <w:tc>
          <w:tcPr>
            <w:tcW w:w="7360" w:type="dxa"/>
            <w:tcMar>
              <w:top w:w="90" w:type="dxa"/>
              <w:left w:w="0" w:type="dxa"/>
              <w:bottom w:w="90" w:type="dxa"/>
              <w:right w:w="0" w:type="dxa"/>
            </w:tcMar>
            <w:vAlign w:val="center"/>
          </w:tcPr>
          <w:p w14:paraId="351C3C6E" w14:textId="77777777" w:rsidR="0097527B" w:rsidRDefault="00317CDB">
            <w:pPr>
              <w:pStyle w:val="TableText"/>
            </w:pPr>
            <w:r>
              <w:t>Apache License 2.0</w:t>
            </w:r>
          </w:p>
        </w:tc>
      </w:tr>
    </w:tbl>
    <w:p w14:paraId="1BFD28C6" w14:textId="77777777" w:rsidR="0097527B" w:rsidRDefault="0097527B">
      <w:pPr>
        <w:spacing w:after="0" w:line="1120" w:lineRule="exact"/>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20"/>
        <w:gridCol w:w="3120"/>
        <w:gridCol w:w="3120"/>
      </w:tblGrid>
      <w:tr w:rsidR="0097527B" w14:paraId="6E83EB1D" w14:textId="77777777">
        <w:tc>
          <w:tcPr>
            <w:tcW w:w="3120" w:type="dxa"/>
            <w:shd w:val="clear" w:color="auto" w:fill="000000"/>
            <w:tcMar>
              <w:top w:w="260" w:type="dxa"/>
              <w:left w:w="300" w:type="dxa"/>
              <w:bottom w:w="260" w:type="dxa"/>
              <w:right w:w="200" w:type="dxa"/>
            </w:tcMar>
            <w:vAlign w:val="center"/>
          </w:tcPr>
          <w:p w14:paraId="5A11E442" w14:textId="77777777" w:rsidR="0097527B" w:rsidRDefault="00317CDB">
            <w:pPr>
              <w:pStyle w:val="Stat"/>
            </w:pPr>
            <w:r>
              <w:rPr>
                <w:color w:val="FFFFFF"/>
              </w:rPr>
              <w:t>100%</w:t>
            </w:r>
          </w:p>
          <w:p w14:paraId="7B6E97E2" w14:textId="77777777" w:rsidR="0097527B" w:rsidRDefault="00317CDB">
            <w:pPr>
              <w:pStyle w:val="StatLabel"/>
            </w:pPr>
            <w:r>
              <w:rPr>
                <w:color w:val="BFBFBF"/>
              </w:rPr>
              <w:t>of page counts match Word</w:t>
            </w:r>
          </w:p>
        </w:tc>
        <w:tc>
          <w:tcPr>
            <w:tcW w:w="3120" w:type="dxa"/>
            <w:tcBorders>
              <w:left w:val="single" w:sz="4" w:space="0" w:color="333333"/>
            </w:tcBorders>
            <w:shd w:val="clear" w:color="auto" w:fill="000000"/>
            <w:tcMar>
              <w:top w:w="260" w:type="dxa"/>
              <w:left w:w="200" w:type="dxa"/>
              <w:bottom w:w="260" w:type="dxa"/>
              <w:right w:w="200" w:type="dxa"/>
            </w:tcMar>
            <w:vAlign w:val="center"/>
          </w:tcPr>
          <w:p w14:paraId="5CC5A61F" w14:textId="77777777" w:rsidR="0097527B" w:rsidRDefault="00317CDB">
            <w:pPr>
              <w:pStyle w:val="Stat"/>
            </w:pPr>
            <w:r>
              <w:rPr>
                <w:color w:val="FFFFFF"/>
              </w:rPr>
              <w:t>99.9%</w:t>
            </w:r>
          </w:p>
          <w:p w14:paraId="2582D831" w14:textId="77777777" w:rsidR="0097527B" w:rsidRDefault="00317CDB">
            <w:pPr>
              <w:pStyle w:val="StatLabel"/>
            </w:pPr>
            <w:r>
              <w:rPr>
                <w:color w:val="BFBFBF"/>
              </w:rPr>
              <w:t>of words land where Word puts them</w:t>
            </w:r>
          </w:p>
        </w:tc>
        <w:tc>
          <w:tcPr>
            <w:tcW w:w="3120" w:type="dxa"/>
            <w:tcBorders>
              <w:left w:val="single" w:sz="4" w:space="0" w:color="333333"/>
            </w:tcBorders>
            <w:shd w:val="clear" w:color="auto" w:fill="000000"/>
            <w:tcMar>
              <w:top w:w="260" w:type="dxa"/>
              <w:left w:w="200" w:type="dxa"/>
              <w:bottom w:w="260" w:type="dxa"/>
              <w:right w:w="200" w:type="dxa"/>
            </w:tcMar>
            <w:vAlign w:val="center"/>
          </w:tcPr>
          <w:p w14:paraId="27AC9CFB" w14:textId="77777777" w:rsidR="0097527B" w:rsidRDefault="00317CDB">
            <w:pPr>
              <w:pStyle w:val="Stat"/>
            </w:pPr>
            <w:r>
              <w:rPr>
                <w:color w:val="FFFFFF"/>
              </w:rPr>
              <w:t>0.10 pt</w:t>
            </w:r>
          </w:p>
          <w:p w14:paraId="240F001C" w14:textId="77777777" w:rsidR="0097527B" w:rsidRDefault="00317CDB">
            <w:pPr>
              <w:pStyle w:val="StatLabel"/>
            </w:pPr>
            <w:r>
              <w:rPr>
                <w:color w:val="BFBFBF"/>
              </w:rPr>
              <w:t>median word displacement</w:t>
            </w:r>
          </w:p>
        </w:tc>
      </w:tr>
    </w:tbl>
    <w:p w14:paraId="55DFB989" w14:textId="77777777" w:rsidR="0097527B" w:rsidRDefault="00317CDB">
      <w:pPr>
        <w:pStyle w:val="Eyebrow"/>
        <w:pageBreakBefore/>
      </w:pPr>
      <w:r>
        <w:t>In this document</w:t>
      </w:r>
    </w:p>
    <w:p w14:paraId="02DD9C4F" w14:textId="77777777" w:rsidR="0097527B" w:rsidRDefault="00317CDB">
      <w:pPr>
        <w:pStyle w:val="Title"/>
        <w:spacing w:after="360"/>
      </w:pPr>
      <w:r>
        <w:rPr>
          <w:sz w:val="48"/>
          <w:szCs w:val="48"/>
        </w:rPr>
        <w:t>Contents</w:t>
      </w:r>
    </w:p>
    <w:sdt>
      <w:sdtPr>
        <w:alias w:val="Contents"/>
        <w:id w:val="168302625"/>
        <w:docPartObj>
          <w:docPartGallery w:val="Table of Contents"/>
          <w:docPartUnique/>
        </w:docPartObj>
      </w:sdtPr>
      <w:sdtEndPr/>
      <w:sdtContent>
        <w:p w14:paraId="16F7BB4C" w14:textId="4E6AB974" w:rsidR="00800CFE" w:rsidRDefault="00317CDB">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64925" w:history="1">
            <w:r w:rsidR="00800CFE" w:rsidRPr="003F558D">
              <w:rPr>
                <w:rStyle w:val="Hyperlink"/>
                <w:noProof/>
              </w:rPr>
              <w:t>01</w:t>
            </w:r>
            <w:r w:rsidR="00800CFE">
              <w:rPr>
                <w:rFonts w:asciiTheme="minorHAnsi" w:eastAsiaTheme="minorEastAsia" w:hAnsiTheme="minorHAnsi" w:cstheme="minorBidi"/>
                <w:noProof/>
                <w:color w:val="auto"/>
                <w:kern w:val="2"/>
                <w:sz w:val="24"/>
                <w:szCs w:val="24"/>
                <w14:ligatures w14:val="standardContextual"/>
              </w:rPr>
              <w:tab/>
            </w:r>
            <w:r w:rsidR="00800CFE" w:rsidRPr="003F558D">
              <w:rPr>
                <w:rStyle w:val="Hyperlink"/>
                <w:noProof/>
              </w:rPr>
              <w:t>The engine under an editor</w:t>
            </w:r>
            <w:r w:rsidR="00800CFE">
              <w:rPr>
                <w:noProof/>
              </w:rPr>
              <w:tab/>
            </w:r>
            <w:r w:rsidR="00800CFE">
              <w:rPr>
                <w:noProof/>
              </w:rPr>
              <w:fldChar w:fldCharType="begin"/>
            </w:r>
            <w:r w:rsidR="00800CFE">
              <w:rPr>
                <w:noProof/>
              </w:rPr>
              <w:instrText xml:space="preserve"> PAGEREF _Toc244164925 \h </w:instrText>
            </w:r>
            <w:r w:rsidR="00800CFE">
              <w:rPr>
                <w:noProof/>
              </w:rPr>
            </w:r>
            <w:r w:rsidR="00800CFE">
              <w:rPr>
                <w:noProof/>
              </w:rPr>
              <w:fldChar w:fldCharType="separate"/>
            </w:r>
            <w:r w:rsidR="00800CFE">
              <w:rPr>
                <w:noProof/>
              </w:rPr>
              <w:t>3</w:t>
            </w:r>
            <w:r w:rsidR="00800CFE">
              <w:rPr>
                <w:noProof/>
              </w:rPr>
              <w:fldChar w:fldCharType="end"/>
            </w:r>
          </w:hyperlink>
        </w:p>
        <w:p w14:paraId="38D92315" w14:textId="57E2613D"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26" w:history="1">
            <w:r w:rsidRPr="003F558D">
              <w:rPr>
                <w:rStyle w:val="Hyperlink"/>
                <w:noProof/>
              </w:rPr>
              <w:t>02</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Fidelity, measured</w:t>
            </w:r>
            <w:r>
              <w:rPr>
                <w:noProof/>
              </w:rPr>
              <w:tab/>
            </w:r>
            <w:r>
              <w:rPr>
                <w:noProof/>
              </w:rPr>
              <w:fldChar w:fldCharType="begin"/>
            </w:r>
            <w:r>
              <w:rPr>
                <w:noProof/>
              </w:rPr>
              <w:instrText xml:space="preserve"> PAGEREF _Toc244164926 \h </w:instrText>
            </w:r>
            <w:r>
              <w:rPr>
                <w:noProof/>
              </w:rPr>
            </w:r>
            <w:r>
              <w:rPr>
                <w:noProof/>
              </w:rPr>
              <w:fldChar w:fldCharType="separate"/>
            </w:r>
            <w:r>
              <w:rPr>
                <w:noProof/>
              </w:rPr>
              <w:t>4</w:t>
            </w:r>
            <w:r>
              <w:rPr>
                <w:noProof/>
              </w:rPr>
              <w:fldChar w:fldCharType="end"/>
            </w:r>
          </w:hyperlink>
        </w:p>
        <w:p w14:paraId="7D23B99D" w14:textId="395826CF"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27" w:history="1">
            <w:r w:rsidRPr="003F558D">
              <w:rPr>
                <w:rStyle w:val="Hyperlink"/>
                <w:noProof/>
              </w:rPr>
              <w:t>By feature</w:t>
            </w:r>
            <w:r>
              <w:rPr>
                <w:noProof/>
              </w:rPr>
              <w:tab/>
            </w:r>
            <w:r>
              <w:rPr>
                <w:noProof/>
              </w:rPr>
              <w:fldChar w:fldCharType="begin"/>
            </w:r>
            <w:r>
              <w:rPr>
                <w:noProof/>
              </w:rPr>
              <w:instrText xml:space="preserve"> PAGEREF _Toc244164927 \h </w:instrText>
            </w:r>
            <w:r>
              <w:rPr>
                <w:noProof/>
              </w:rPr>
            </w:r>
            <w:r>
              <w:rPr>
                <w:noProof/>
              </w:rPr>
              <w:fldChar w:fldCharType="separate"/>
            </w:r>
            <w:r>
              <w:rPr>
                <w:noProof/>
              </w:rPr>
              <w:t>4</w:t>
            </w:r>
            <w:r>
              <w:rPr>
                <w:noProof/>
              </w:rPr>
              <w:fldChar w:fldCharType="end"/>
            </w:r>
          </w:hyperlink>
        </w:p>
        <w:p w14:paraId="5E94A5D5" w14:textId="6E820B27"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28" w:history="1">
            <w:r w:rsidRPr="003F558D">
              <w:rPr>
                <w:rStyle w:val="Hyperlink"/>
                <w:noProof/>
              </w:rPr>
              <w:t>03</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One contract, three SDKs</w:t>
            </w:r>
            <w:r>
              <w:rPr>
                <w:noProof/>
              </w:rPr>
              <w:tab/>
            </w:r>
            <w:r>
              <w:rPr>
                <w:noProof/>
              </w:rPr>
              <w:fldChar w:fldCharType="begin"/>
            </w:r>
            <w:r>
              <w:rPr>
                <w:noProof/>
              </w:rPr>
              <w:instrText xml:space="preserve"> PAGEREF _Toc244164928 \h </w:instrText>
            </w:r>
            <w:r>
              <w:rPr>
                <w:noProof/>
              </w:rPr>
            </w:r>
            <w:r>
              <w:rPr>
                <w:noProof/>
              </w:rPr>
              <w:fldChar w:fldCharType="separate"/>
            </w:r>
            <w:r>
              <w:rPr>
                <w:noProof/>
              </w:rPr>
              <w:t>5</w:t>
            </w:r>
            <w:r>
              <w:rPr>
                <w:noProof/>
              </w:rPr>
              <w:fldChar w:fldCharType="end"/>
            </w:r>
          </w:hyperlink>
        </w:p>
        <w:p w14:paraId="07AAC881" w14:textId="340FD95E"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29" w:history="1">
            <w:r w:rsidRPr="003F558D">
              <w:rPr>
                <w:rStyle w:val="Hyperlink"/>
                <w:noProof/>
              </w:rPr>
              <w:t>Install</w:t>
            </w:r>
            <w:r>
              <w:rPr>
                <w:noProof/>
              </w:rPr>
              <w:tab/>
            </w:r>
            <w:r>
              <w:rPr>
                <w:noProof/>
              </w:rPr>
              <w:fldChar w:fldCharType="begin"/>
            </w:r>
            <w:r>
              <w:rPr>
                <w:noProof/>
              </w:rPr>
              <w:instrText xml:space="preserve"> PAGEREF _Toc244164929 \h </w:instrText>
            </w:r>
            <w:r>
              <w:rPr>
                <w:noProof/>
              </w:rPr>
            </w:r>
            <w:r>
              <w:rPr>
                <w:noProof/>
              </w:rPr>
              <w:fldChar w:fldCharType="separate"/>
            </w:r>
            <w:r>
              <w:rPr>
                <w:noProof/>
              </w:rPr>
              <w:t>5</w:t>
            </w:r>
            <w:r>
              <w:rPr>
                <w:noProof/>
              </w:rPr>
              <w:fldChar w:fldCharType="end"/>
            </w:r>
          </w:hyperlink>
        </w:p>
        <w:p w14:paraId="3DDAB476" w14:textId="6EDC86EA"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0" w:history="1">
            <w:r w:rsidRPr="003F558D">
              <w:rPr>
                <w:rStyle w:val="Hyperlink"/>
                <w:noProof/>
              </w:rPr>
              <w:t>A taste of the API</w:t>
            </w:r>
            <w:r>
              <w:rPr>
                <w:noProof/>
              </w:rPr>
              <w:tab/>
            </w:r>
            <w:r>
              <w:rPr>
                <w:noProof/>
              </w:rPr>
              <w:fldChar w:fldCharType="begin"/>
            </w:r>
            <w:r>
              <w:rPr>
                <w:noProof/>
              </w:rPr>
              <w:instrText xml:space="preserve"> PAGEREF _Toc244164930 \h </w:instrText>
            </w:r>
            <w:r>
              <w:rPr>
                <w:noProof/>
              </w:rPr>
            </w:r>
            <w:r>
              <w:rPr>
                <w:noProof/>
              </w:rPr>
              <w:fldChar w:fldCharType="separate"/>
            </w:r>
            <w:r>
              <w:rPr>
                <w:noProof/>
              </w:rPr>
              <w:t>5</w:t>
            </w:r>
            <w:r>
              <w:rPr>
                <w:noProof/>
              </w:rPr>
              <w:fldChar w:fldCharType="end"/>
            </w:r>
          </w:hyperlink>
        </w:p>
        <w:p w14:paraId="0A49E42B" w14:textId="70F0BA20"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1" w:history="1">
            <w:r w:rsidRPr="003F558D">
              <w:rPr>
                <w:rStyle w:val="Hyperlink"/>
                <w:noProof/>
              </w:rPr>
              <w:t>04</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Styles, resolved</w:t>
            </w:r>
            <w:r>
              <w:rPr>
                <w:noProof/>
              </w:rPr>
              <w:tab/>
            </w:r>
            <w:r>
              <w:rPr>
                <w:noProof/>
              </w:rPr>
              <w:fldChar w:fldCharType="begin"/>
            </w:r>
            <w:r>
              <w:rPr>
                <w:noProof/>
              </w:rPr>
              <w:instrText xml:space="preserve"> PAGEREF _Toc244164931 \h </w:instrText>
            </w:r>
            <w:r>
              <w:rPr>
                <w:noProof/>
              </w:rPr>
            </w:r>
            <w:r>
              <w:rPr>
                <w:noProof/>
              </w:rPr>
              <w:fldChar w:fldCharType="separate"/>
            </w:r>
            <w:r>
              <w:rPr>
                <w:noProof/>
              </w:rPr>
              <w:t>6</w:t>
            </w:r>
            <w:r>
              <w:rPr>
                <w:noProof/>
              </w:rPr>
              <w:fldChar w:fldCharType="end"/>
            </w:r>
          </w:hyperlink>
        </w:p>
        <w:p w14:paraId="4FC2FC2B" w14:textId="3E1FA21C"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2" w:history="1">
            <w:r w:rsidRPr="003F558D">
              <w:rPr>
                <w:rStyle w:val="Hyperlink"/>
                <w:noProof/>
              </w:rPr>
              <w:t>The style gallery</w:t>
            </w:r>
            <w:r>
              <w:rPr>
                <w:noProof/>
              </w:rPr>
              <w:tab/>
            </w:r>
            <w:r>
              <w:rPr>
                <w:noProof/>
              </w:rPr>
              <w:fldChar w:fldCharType="begin"/>
            </w:r>
            <w:r>
              <w:rPr>
                <w:noProof/>
              </w:rPr>
              <w:instrText xml:space="preserve"> PAGEREF _Toc244164932 \h </w:instrText>
            </w:r>
            <w:r>
              <w:rPr>
                <w:noProof/>
              </w:rPr>
            </w:r>
            <w:r>
              <w:rPr>
                <w:noProof/>
              </w:rPr>
              <w:fldChar w:fldCharType="separate"/>
            </w:r>
            <w:r>
              <w:rPr>
                <w:noProof/>
              </w:rPr>
              <w:t>6</w:t>
            </w:r>
            <w:r>
              <w:rPr>
                <w:noProof/>
              </w:rPr>
              <w:fldChar w:fldCharType="end"/>
            </w:r>
          </w:hyperlink>
        </w:p>
        <w:p w14:paraId="0650E075" w14:textId="766B7EC9"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3" w:history="1">
            <w:r w:rsidRPr="003F558D">
              <w:rPr>
                <w:rStyle w:val="Hyperlink"/>
                <w:noProof/>
              </w:rPr>
              <w:t>Character formatting</w:t>
            </w:r>
            <w:r>
              <w:rPr>
                <w:noProof/>
              </w:rPr>
              <w:tab/>
            </w:r>
            <w:r>
              <w:rPr>
                <w:noProof/>
              </w:rPr>
              <w:fldChar w:fldCharType="begin"/>
            </w:r>
            <w:r>
              <w:rPr>
                <w:noProof/>
              </w:rPr>
              <w:instrText xml:space="preserve"> PAGEREF _Toc244164933 \h </w:instrText>
            </w:r>
            <w:r>
              <w:rPr>
                <w:noProof/>
              </w:rPr>
            </w:r>
            <w:r>
              <w:rPr>
                <w:noProof/>
              </w:rPr>
              <w:fldChar w:fldCharType="separate"/>
            </w:r>
            <w:r>
              <w:rPr>
                <w:noProof/>
              </w:rPr>
              <w:t>7</w:t>
            </w:r>
            <w:r>
              <w:rPr>
                <w:noProof/>
              </w:rPr>
              <w:fldChar w:fldCharType="end"/>
            </w:r>
          </w:hyperlink>
        </w:p>
        <w:p w14:paraId="67BF8C05" w14:textId="38A5EECD"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4" w:history="1">
            <w:r w:rsidRPr="003F558D">
              <w:rPr>
                <w:rStyle w:val="Hyperlink"/>
                <w:noProof/>
              </w:rPr>
              <w:t>05</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Paragraph layout</w:t>
            </w:r>
            <w:r>
              <w:rPr>
                <w:noProof/>
              </w:rPr>
              <w:tab/>
            </w:r>
            <w:r>
              <w:rPr>
                <w:noProof/>
              </w:rPr>
              <w:fldChar w:fldCharType="begin"/>
            </w:r>
            <w:r>
              <w:rPr>
                <w:noProof/>
              </w:rPr>
              <w:instrText xml:space="preserve"> PAGEREF _Toc244164934 \h </w:instrText>
            </w:r>
            <w:r>
              <w:rPr>
                <w:noProof/>
              </w:rPr>
            </w:r>
            <w:r>
              <w:rPr>
                <w:noProof/>
              </w:rPr>
              <w:fldChar w:fldCharType="separate"/>
            </w:r>
            <w:r>
              <w:rPr>
                <w:noProof/>
              </w:rPr>
              <w:t>7</w:t>
            </w:r>
            <w:r>
              <w:rPr>
                <w:noProof/>
              </w:rPr>
              <w:fldChar w:fldCharType="end"/>
            </w:r>
          </w:hyperlink>
        </w:p>
        <w:p w14:paraId="3A6B7967" w14:textId="7F90CB7B"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5" w:history="1">
            <w:r w:rsidRPr="003F558D">
              <w:rPr>
                <w:rStyle w:val="Hyperlink"/>
                <w:noProof/>
              </w:rPr>
              <w:t>Alignment</w:t>
            </w:r>
            <w:r>
              <w:rPr>
                <w:noProof/>
              </w:rPr>
              <w:tab/>
            </w:r>
            <w:r>
              <w:rPr>
                <w:noProof/>
              </w:rPr>
              <w:fldChar w:fldCharType="begin"/>
            </w:r>
            <w:r>
              <w:rPr>
                <w:noProof/>
              </w:rPr>
              <w:instrText xml:space="preserve"> PAGEREF _Toc244164935 \h </w:instrText>
            </w:r>
            <w:r>
              <w:rPr>
                <w:noProof/>
              </w:rPr>
            </w:r>
            <w:r>
              <w:rPr>
                <w:noProof/>
              </w:rPr>
              <w:fldChar w:fldCharType="separate"/>
            </w:r>
            <w:r>
              <w:rPr>
                <w:noProof/>
              </w:rPr>
              <w:t>7</w:t>
            </w:r>
            <w:r>
              <w:rPr>
                <w:noProof/>
              </w:rPr>
              <w:fldChar w:fldCharType="end"/>
            </w:r>
          </w:hyperlink>
        </w:p>
        <w:p w14:paraId="481D393D" w14:textId="216E26CE"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6" w:history="1">
            <w:r w:rsidRPr="003F558D">
              <w:rPr>
                <w:rStyle w:val="Hyperlink"/>
                <w:noProof/>
              </w:rPr>
              <w:t>Indentation &amp; spacing</w:t>
            </w:r>
            <w:r>
              <w:rPr>
                <w:noProof/>
              </w:rPr>
              <w:tab/>
            </w:r>
            <w:r>
              <w:rPr>
                <w:noProof/>
              </w:rPr>
              <w:fldChar w:fldCharType="begin"/>
            </w:r>
            <w:r>
              <w:rPr>
                <w:noProof/>
              </w:rPr>
              <w:instrText xml:space="preserve"> PAGEREF _Toc244164936 \h </w:instrText>
            </w:r>
            <w:r>
              <w:rPr>
                <w:noProof/>
              </w:rPr>
            </w:r>
            <w:r>
              <w:rPr>
                <w:noProof/>
              </w:rPr>
              <w:fldChar w:fldCharType="separate"/>
            </w:r>
            <w:r>
              <w:rPr>
                <w:noProof/>
              </w:rPr>
              <w:t>7</w:t>
            </w:r>
            <w:r>
              <w:rPr>
                <w:noProof/>
              </w:rPr>
              <w:fldChar w:fldCharType="end"/>
            </w:r>
          </w:hyperlink>
        </w:p>
        <w:p w14:paraId="2429A451" w14:textId="60DD03CC"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7" w:history="1">
            <w:r w:rsidRPr="003F558D">
              <w:rPr>
                <w:rStyle w:val="Hyperlink"/>
                <w:noProof/>
              </w:rPr>
              <w:t>Borders &amp; shading</w:t>
            </w:r>
            <w:r>
              <w:rPr>
                <w:noProof/>
              </w:rPr>
              <w:tab/>
            </w:r>
            <w:r>
              <w:rPr>
                <w:noProof/>
              </w:rPr>
              <w:fldChar w:fldCharType="begin"/>
            </w:r>
            <w:r>
              <w:rPr>
                <w:noProof/>
              </w:rPr>
              <w:instrText xml:space="preserve"> PAGEREF _Toc244164937 \h </w:instrText>
            </w:r>
            <w:r>
              <w:rPr>
                <w:noProof/>
              </w:rPr>
            </w:r>
            <w:r>
              <w:rPr>
                <w:noProof/>
              </w:rPr>
              <w:fldChar w:fldCharType="separate"/>
            </w:r>
            <w:r>
              <w:rPr>
                <w:noProof/>
              </w:rPr>
              <w:t>8</w:t>
            </w:r>
            <w:r>
              <w:rPr>
                <w:noProof/>
              </w:rPr>
              <w:fldChar w:fldCharType="end"/>
            </w:r>
          </w:hyperlink>
        </w:p>
        <w:p w14:paraId="6C917204" w14:textId="6374A07B"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8" w:history="1">
            <w:r w:rsidRPr="003F558D">
              <w:rPr>
                <w:rStyle w:val="Hyperlink"/>
                <w:noProof/>
              </w:rPr>
              <w:t>Tab stops &amp; leaders</w:t>
            </w:r>
            <w:r>
              <w:rPr>
                <w:noProof/>
              </w:rPr>
              <w:tab/>
            </w:r>
            <w:r>
              <w:rPr>
                <w:noProof/>
              </w:rPr>
              <w:fldChar w:fldCharType="begin"/>
            </w:r>
            <w:r>
              <w:rPr>
                <w:noProof/>
              </w:rPr>
              <w:instrText xml:space="preserve"> PAGEREF _Toc244164938 \h </w:instrText>
            </w:r>
            <w:r>
              <w:rPr>
                <w:noProof/>
              </w:rPr>
            </w:r>
            <w:r>
              <w:rPr>
                <w:noProof/>
              </w:rPr>
              <w:fldChar w:fldCharType="separate"/>
            </w:r>
            <w:r>
              <w:rPr>
                <w:noProof/>
              </w:rPr>
              <w:t>8</w:t>
            </w:r>
            <w:r>
              <w:rPr>
                <w:noProof/>
              </w:rPr>
              <w:fldChar w:fldCharType="end"/>
            </w:r>
          </w:hyperlink>
        </w:p>
        <w:p w14:paraId="22D0054E" w14:textId="2BC5A402"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39" w:history="1">
            <w:r w:rsidRPr="003F558D">
              <w:rPr>
                <w:rStyle w:val="Hyperlink"/>
                <w:noProof/>
              </w:rPr>
              <w:t>06</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Lists &amp; numbering</w:t>
            </w:r>
            <w:r>
              <w:rPr>
                <w:noProof/>
              </w:rPr>
              <w:tab/>
            </w:r>
            <w:r>
              <w:rPr>
                <w:noProof/>
              </w:rPr>
              <w:fldChar w:fldCharType="begin"/>
            </w:r>
            <w:r>
              <w:rPr>
                <w:noProof/>
              </w:rPr>
              <w:instrText xml:space="preserve"> PAGEREF _Toc244164939 \h </w:instrText>
            </w:r>
            <w:r>
              <w:rPr>
                <w:noProof/>
              </w:rPr>
            </w:r>
            <w:r>
              <w:rPr>
                <w:noProof/>
              </w:rPr>
              <w:fldChar w:fldCharType="separate"/>
            </w:r>
            <w:r>
              <w:rPr>
                <w:noProof/>
              </w:rPr>
              <w:t>9</w:t>
            </w:r>
            <w:r>
              <w:rPr>
                <w:noProof/>
              </w:rPr>
              <w:fldChar w:fldCharType="end"/>
            </w:r>
          </w:hyperlink>
        </w:p>
        <w:p w14:paraId="216852EF" w14:textId="03540671"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0" w:history="1">
            <w:r w:rsidRPr="003F558D">
              <w:rPr>
                <w:rStyle w:val="Hyperlink"/>
                <w:noProof/>
              </w:rPr>
              <w:t>07</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Tables</w:t>
            </w:r>
            <w:r>
              <w:rPr>
                <w:noProof/>
              </w:rPr>
              <w:tab/>
            </w:r>
            <w:r>
              <w:rPr>
                <w:noProof/>
              </w:rPr>
              <w:fldChar w:fldCharType="begin"/>
            </w:r>
            <w:r>
              <w:rPr>
                <w:noProof/>
              </w:rPr>
              <w:instrText xml:space="preserve"> PAGEREF _Toc244164940 \h </w:instrText>
            </w:r>
            <w:r>
              <w:rPr>
                <w:noProof/>
              </w:rPr>
            </w:r>
            <w:r>
              <w:rPr>
                <w:noProof/>
              </w:rPr>
              <w:fldChar w:fldCharType="separate"/>
            </w:r>
            <w:r>
              <w:rPr>
                <w:noProof/>
              </w:rPr>
              <w:t>9</w:t>
            </w:r>
            <w:r>
              <w:rPr>
                <w:noProof/>
              </w:rPr>
              <w:fldChar w:fldCharType="end"/>
            </w:r>
          </w:hyperlink>
        </w:p>
        <w:p w14:paraId="3A426D3F" w14:textId="7C010993"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1" w:history="1">
            <w:r w:rsidRPr="003F558D">
              <w:rPr>
                <w:rStyle w:val="Hyperlink"/>
                <w:noProof/>
              </w:rPr>
              <w:t>Font substitution</w:t>
            </w:r>
            <w:r>
              <w:rPr>
                <w:noProof/>
              </w:rPr>
              <w:tab/>
            </w:r>
            <w:r>
              <w:rPr>
                <w:noProof/>
              </w:rPr>
              <w:fldChar w:fldCharType="begin"/>
            </w:r>
            <w:r>
              <w:rPr>
                <w:noProof/>
              </w:rPr>
              <w:instrText xml:space="preserve"> PAGEREF _Toc244164941 \h </w:instrText>
            </w:r>
            <w:r>
              <w:rPr>
                <w:noProof/>
              </w:rPr>
            </w:r>
            <w:r>
              <w:rPr>
                <w:noProof/>
              </w:rPr>
              <w:fldChar w:fldCharType="separate"/>
            </w:r>
            <w:r>
              <w:rPr>
                <w:noProof/>
              </w:rPr>
              <w:t>9</w:t>
            </w:r>
            <w:r>
              <w:rPr>
                <w:noProof/>
              </w:rPr>
              <w:fldChar w:fldCharType="end"/>
            </w:r>
          </w:hyperlink>
        </w:p>
        <w:p w14:paraId="2165DC3C" w14:textId="7F939C8A"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2" w:history="1">
            <w:r w:rsidRPr="003F558D">
              <w:rPr>
                <w:rStyle w:val="Hyperlink"/>
                <w:noProof/>
              </w:rPr>
              <w:t>A table with merged cells</w:t>
            </w:r>
            <w:r>
              <w:rPr>
                <w:noProof/>
              </w:rPr>
              <w:tab/>
            </w:r>
            <w:r>
              <w:rPr>
                <w:noProof/>
              </w:rPr>
              <w:fldChar w:fldCharType="begin"/>
            </w:r>
            <w:r>
              <w:rPr>
                <w:noProof/>
              </w:rPr>
              <w:instrText xml:space="preserve"> PAGEREF _Toc244164942 \h </w:instrText>
            </w:r>
            <w:r>
              <w:rPr>
                <w:noProof/>
              </w:rPr>
            </w:r>
            <w:r>
              <w:rPr>
                <w:noProof/>
              </w:rPr>
              <w:fldChar w:fldCharType="separate"/>
            </w:r>
            <w:r>
              <w:rPr>
                <w:noProof/>
              </w:rPr>
              <w:t>10</w:t>
            </w:r>
            <w:r>
              <w:rPr>
                <w:noProof/>
              </w:rPr>
              <w:fldChar w:fldCharType="end"/>
            </w:r>
          </w:hyperlink>
        </w:p>
        <w:p w14:paraId="5BBEB52C" w14:textId="7FA00289"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3" w:history="1">
            <w:r w:rsidRPr="003F558D">
              <w:rPr>
                <w:rStyle w:val="Hyperlink"/>
                <w:noProof/>
              </w:rPr>
              <w:t>08</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Columns</w:t>
            </w:r>
            <w:r>
              <w:rPr>
                <w:noProof/>
              </w:rPr>
              <w:tab/>
            </w:r>
            <w:r>
              <w:rPr>
                <w:noProof/>
              </w:rPr>
              <w:fldChar w:fldCharType="begin"/>
            </w:r>
            <w:r>
              <w:rPr>
                <w:noProof/>
              </w:rPr>
              <w:instrText xml:space="preserve"> PAGEREF _Toc244164943 \h </w:instrText>
            </w:r>
            <w:r>
              <w:rPr>
                <w:noProof/>
              </w:rPr>
            </w:r>
            <w:r>
              <w:rPr>
                <w:noProof/>
              </w:rPr>
              <w:fldChar w:fldCharType="separate"/>
            </w:r>
            <w:r>
              <w:rPr>
                <w:noProof/>
              </w:rPr>
              <w:t>11</w:t>
            </w:r>
            <w:r>
              <w:rPr>
                <w:noProof/>
              </w:rPr>
              <w:fldChar w:fldCharType="end"/>
            </w:r>
          </w:hyperlink>
        </w:p>
        <w:p w14:paraId="3E394ED9" w14:textId="422CFA4F"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4" w:history="1">
            <w:r w:rsidRPr="003F558D">
              <w:rPr>
                <w:rStyle w:val="Hyperlink"/>
                <w:noProof/>
              </w:rPr>
              <w:t>Column geometry</w:t>
            </w:r>
            <w:r>
              <w:rPr>
                <w:noProof/>
              </w:rPr>
              <w:tab/>
            </w:r>
            <w:r>
              <w:rPr>
                <w:noProof/>
              </w:rPr>
              <w:fldChar w:fldCharType="begin"/>
            </w:r>
            <w:r>
              <w:rPr>
                <w:noProof/>
              </w:rPr>
              <w:instrText xml:space="preserve"> PAGEREF _Toc244164944 \h </w:instrText>
            </w:r>
            <w:r>
              <w:rPr>
                <w:noProof/>
              </w:rPr>
            </w:r>
            <w:r>
              <w:rPr>
                <w:noProof/>
              </w:rPr>
              <w:fldChar w:fldCharType="separate"/>
            </w:r>
            <w:r>
              <w:rPr>
                <w:noProof/>
              </w:rPr>
              <w:t>11</w:t>
            </w:r>
            <w:r>
              <w:rPr>
                <w:noProof/>
              </w:rPr>
              <w:fldChar w:fldCharType="end"/>
            </w:r>
          </w:hyperlink>
        </w:p>
        <w:p w14:paraId="3792A9F5" w14:textId="4BF966DE"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5" w:history="1">
            <w:r w:rsidRPr="003F558D">
              <w:rPr>
                <w:rStyle w:val="Hyperlink"/>
                <w:noProof/>
              </w:rPr>
              <w:t>Column flow</w:t>
            </w:r>
            <w:r>
              <w:rPr>
                <w:noProof/>
              </w:rPr>
              <w:tab/>
            </w:r>
            <w:r>
              <w:rPr>
                <w:noProof/>
              </w:rPr>
              <w:fldChar w:fldCharType="begin"/>
            </w:r>
            <w:r>
              <w:rPr>
                <w:noProof/>
              </w:rPr>
              <w:instrText xml:space="preserve"> PAGEREF _Toc244164945 \h </w:instrText>
            </w:r>
            <w:r>
              <w:rPr>
                <w:noProof/>
              </w:rPr>
            </w:r>
            <w:r>
              <w:rPr>
                <w:noProof/>
              </w:rPr>
              <w:fldChar w:fldCharType="separate"/>
            </w:r>
            <w:r>
              <w:rPr>
                <w:noProof/>
              </w:rPr>
              <w:t>11</w:t>
            </w:r>
            <w:r>
              <w:rPr>
                <w:noProof/>
              </w:rPr>
              <w:fldChar w:fldCharType="end"/>
            </w:r>
          </w:hyperlink>
        </w:p>
        <w:p w14:paraId="108EEEA7" w14:textId="3384F3D1"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6" w:history="1">
            <w:r w:rsidRPr="003F558D">
              <w:rPr>
                <w:rStyle w:val="Hyperlink"/>
                <w:noProof/>
              </w:rPr>
              <w:t>09</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Review &amp; collaboration</w:t>
            </w:r>
            <w:r>
              <w:rPr>
                <w:noProof/>
              </w:rPr>
              <w:tab/>
            </w:r>
            <w:r>
              <w:rPr>
                <w:noProof/>
              </w:rPr>
              <w:fldChar w:fldCharType="begin"/>
            </w:r>
            <w:r>
              <w:rPr>
                <w:noProof/>
              </w:rPr>
              <w:instrText xml:space="preserve"> PAGEREF _Toc244164946 \h </w:instrText>
            </w:r>
            <w:r>
              <w:rPr>
                <w:noProof/>
              </w:rPr>
            </w:r>
            <w:r>
              <w:rPr>
                <w:noProof/>
              </w:rPr>
              <w:fldChar w:fldCharType="separate"/>
            </w:r>
            <w:r>
              <w:rPr>
                <w:noProof/>
              </w:rPr>
              <w:t>12</w:t>
            </w:r>
            <w:r>
              <w:rPr>
                <w:noProof/>
              </w:rPr>
              <w:fldChar w:fldCharType="end"/>
            </w:r>
          </w:hyperlink>
        </w:p>
        <w:p w14:paraId="56663D8E" w14:textId="6FD4C136"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7" w:history="1">
            <w:r w:rsidRPr="003F558D">
              <w:rPr>
                <w:rStyle w:val="Hyperlink"/>
                <w:noProof/>
              </w:rPr>
              <w:t>Markup views</w:t>
            </w:r>
            <w:r>
              <w:rPr>
                <w:noProof/>
              </w:rPr>
              <w:tab/>
            </w:r>
            <w:r>
              <w:rPr>
                <w:noProof/>
              </w:rPr>
              <w:fldChar w:fldCharType="begin"/>
            </w:r>
            <w:r>
              <w:rPr>
                <w:noProof/>
              </w:rPr>
              <w:instrText xml:space="preserve"> PAGEREF _Toc244164947 \h </w:instrText>
            </w:r>
            <w:r>
              <w:rPr>
                <w:noProof/>
              </w:rPr>
            </w:r>
            <w:r>
              <w:rPr>
                <w:noProof/>
              </w:rPr>
              <w:fldChar w:fldCharType="separate"/>
            </w:r>
            <w:r>
              <w:rPr>
                <w:noProof/>
              </w:rPr>
              <w:t>12</w:t>
            </w:r>
            <w:r>
              <w:rPr>
                <w:noProof/>
              </w:rPr>
              <w:fldChar w:fldCharType="end"/>
            </w:r>
          </w:hyperlink>
        </w:p>
        <w:p w14:paraId="2B5455F7" w14:textId="6E7B3F7D"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8" w:history="1">
            <w:r w:rsidRPr="003F558D">
              <w:rPr>
                <w:rStyle w:val="Hyperlink"/>
                <w:noProof/>
              </w:rPr>
              <w:t>What review covers</w:t>
            </w:r>
            <w:r>
              <w:rPr>
                <w:noProof/>
              </w:rPr>
              <w:tab/>
            </w:r>
            <w:r>
              <w:rPr>
                <w:noProof/>
              </w:rPr>
              <w:fldChar w:fldCharType="begin"/>
            </w:r>
            <w:r>
              <w:rPr>
                <w:noProof/>
              </w:rPr>
              <w:instrText xml:space="preserve"> PAGEREF _Toc244164948 \h </w:instrText>
            </w:r>
            <w:r>
              <w:rPr>
                <w:noProof/>
              </w:rPr>
            </w:r>
            <w:r>
              <w:rPr>
                <w:noProof/>
              </w:rPr>
              <w:fldChar w:fldCharType="separate"/>
            </w:r>
            <w:r>
              <w:rPr>
                <w:noProof/>
              </w:rPr>
              <w:t>12</w:t>
            </w:r>
            <w:r>
              <w:rPr>
                <w:noProof/>
              </w:rPr>
              <w:fldChar w:fldCharType="end"/>
            </w:r>
          </w:hyperlink>
        </w:p>
        <w:p w14:paraId="5D72B55A" w14:textId="69755631"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49" w:history="1">
            <w:r w:rsidRPr="003F558D">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Rendering &amp; events</w:t>
            </w:r>
            <w:r>
              <w:rPr>
                <w:noProof/>
              </w:rPr>
              <w:tab/>
            </w:r>
            <w:r>
              <w:rPr>
                <w:noProof/>
              </w:rPr>
              <w:fldChar w:fldCharType="begin"/>
            </w:r>
            <w:r>
              <w:rPr>
                <w:noProof/>
              </w:rPr>
              <w:instrText xml:space="preserve"> PAGEREF _Toc244164949 \h </w:instrText>
            </w:r>
            <w:r>
              <w:rPr>
                <w:noProof/>
              </w:rPr>
            </w:r>
            <w:r>
              <w:rPr>
                <w:noProof/>
              </w:rPr>
              <w:fldChar w:fldCharType="separate"/>
            </w:r>
            <w:r>
              <w:rPr>
                <w:noProof/>
              </w:rPr>
              <w:t>13</w:t>
            </w:r>
            <w:r>
              <w:rPr>
                <w:noProof/>
              </w:rPr>
              <w:fldChar w:fldCharType="end"/>
            </w:r>
          </w:hyperlink>
        </w:p>
        <w:p w14:paraId="14A4289F" w14:textId="0942CE09" w:rsidR="00800CFE" w:rsidRDefault="00800CF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50" w:history="1">
            <w:r w:rsidRPr="003F558D">
              <w:rPr>
                <w:rStyle w:val="Hyperlink"/>
                <w:noProof/>
              </w:rPr>
              <w:t>Events</w:t>
            </w:r>
            <w:r>
              <w:rPr>
                <w:noProof/>
              </w:rPr>
              <w:tab/>
            </w:r>
            <w:r>
              <w:rPr>
                <w:noProof/>
              </w:rPr>
              <w:fldChar w:fldCharType="begin"/>
            </w:r>
            <w:r>
              <w:rPr>
                <w:noProof/>
              </w:rPr>
              <w:instrText xml:space="preserve"> PAGEREF _Toc244164950 \h </w:instrText>
            </w:r>
            <w:r>
              <w:rPr>
                <w:noProof/>
              </w:rPr>
            </w:r>
            <w:r>
              <w:rPr>
                <w:noProof/>
              </w:rPr>
              <w:fldChar w:fldCharType="separate"/>
            </w:r>
            <w:r>
              <w:rPr>
                <w:noProof/>
              </w:rPr>
              <w:t>13</w:t>
            </w:r>
            <w:r>
              <w:rPr>
                <w:noProof/>
              </w:rPr>
              <w:fldChar w:fldCharType="end"/>
            </w:r>
          </w:hyperlink>
        </w:p>
        <w:p w14:paraId="78B716F4" w14:textId="517849D2" w:rsidR="00800CFE" w:rsidRDefault="00800CFE">
          <w:pPr>
            <w:pStyle w:val="TOC1"/>
            <w:tabs>
              <w:tab w:val="left" w:pos="600"/>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64951" w:history="1">
            <w:r w:rsidRPr="003F558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3F558D">
              <w:rPr>
                <w:rStyle w:val="Hyperlink"/>
                <w:noProof/>
              </w:rPr>
              <w:t>Roadmap to 1.0</w:t>
            </w:r>
            <w:r>
              <w:rPr>
                <w:noProof/>
              </w:rPr>
              <w:tab/>
            </w:r>
            <w:r>
              <w:rPr>
                <w:noProof/>
              </w:rPr>
              <w:fldChar w:fldCharType="begin"/>
            </w:r>
            <w:r>
              <w:rPr>
                <w:noProof/>
              </w:rPr>
              <w:instrText xml:space="preserve"> PAGEREF _Toc244164951 \h </w:instrText>
            </w:r>
            <w:r>
              <w:rPr>
                <w:noProof/>
              </w:rPr>
            </w:r>
            <w:r>
              <w:rPr>
                <w:noProof/>
              </w:rPr>
              <w:fldChar w:fldCharType="separate"/>
            </w:r>
            <w:r>
              <w:rPr>
                <w:noProof/>
              </w:rPr>
              <w:t>14</w:t>
            </w:r>
            <w:r>
              <w:rPr>
                <w:noProof/>
              </w:rPr>
              <w:fldChar w:fldCharType="end"/>
            </w:r>
          </w:hyperlink>
        </w:p>
        <w:p w14:paraId="5538D755" w14:textId="22F87B83" w:rsidR="0097527B" w:rsidRDefault="00317CDB">
          <w:r>
            <w:fldChar w:fldCharType="end"/>
          </w:r>
        </w:p>
      </w:sdtContent>
    </w:sdt>
    <w:p w14:paraId="00A9B65E" w14:textId="77777777" w:rsidR="0097527B" w:rsidRDefault="00317CDB">
      <w:pPr>
        <w:pStyle w:val="Heading1"/>
        <w:pageBreakBefore/>
        <w:numPr>
          <w:ilvl w:val="0"/>
          <w:numId w:val="2"/>
        </w:numPr>
      </w:pPr>
      <w:bookmarkStart w:id="0" w:name="_Toc244164925"/>
      <w:r>
        <w:t>The engine under an editor</w:t>
      </w:r>
      <w:bookmarkEnd w:id="0"/>
    </w:p>
    <w:p w14:paraId="09C5E980" w14:textId="77777777" w:rsidR="0097527B" w:rsidRDefault="00317CDB">
      <w:pPr>
        <w:pStyle w:val="Lead"/>
      </w:pPr>
      <w:r>
        <w:t>Twip lays documents out the way a word processor does, line for line and page for page, and draws them with Skia. It is written in Rust and runs natively on Windows and Linux, and in the browser through WebAssembly.</w:t>
      </w:r>
    </w:p>
    <w:p w14:paraId="089B9392" w14:textId="77777777" w:rsidR="0097527B" w:rsidRDefault="00317CDB">
      <w:r>
        <w:t>Twip is the engine under an editor, not the whole application. It owns the document and everything that happens on the page; your application owns the chrome around it, drawn from models the engine computes. The split is deliberate: the hard parts of a word processor are the same everywhere, and the toolbar should look like your product.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50"/>
        <w:gridCol w:w="260"/>
        <w:gridCol w:w="4550"/>
      </w:tblGrid>
      <w:tr w:rsidR="0097527B" w14:paraId="7CE4DE81" w14:textId="77777777">
        <w:tc>
          <w:tcPr>
            <w:tcW w:w="4560" w:type="dxa"/>
            <w:tcBorders>
              <w:top w:val="single" w:sz="12" w:space="0" w:color="000000"/>
            </w:tcBorders>
            <w:tcMar>
              <w:top w:w="160" w:type="dxa"/>
              <w:left w:w="0" w:type="dxa"/>
              <w:bottom w:w="80" w:type="dxa"/>
              <w:right w:w="120" w:type="dxa"/>
            </w:tcMar>
          </w:tcPr>
          <w:p w14:paraId="5378EC44" w14:textId="77777777" w:rsidR="0097527B" w:rsidRDefault="00317CDB">
            <w:pPr>
              <w:pStyle w:val="Eyebrow"/>
            </w:pPr>
            <w:r>
              <w:t>Twip owns</w:t>
            </w:r>
          </w:p>
          <w:p w14:paraId="610CD2F1" w14:textId="77777777" w:rsidR="0097527B" w:rsidRDefault="00317CDB">
            <w:pPr>
              <w:pStyle w:val="ListText"/>
              <w:numPr>
                <w:ilvl w:val="0"/>
                <w:numId w:val="3"/>
              </w:numPr>
            </w:pPr>
            <w:r>
              <w:t>The document model and its layout</w:t>
            </w:r>
          </w:p>
          <w:p w14:paraId="44054ECD" w14:textId="77777777" w:rsidR="0097527B" w:rsidRDefault="00317CDB">
            <w:pPr>
              <w:pStyle w:val="ListText"/>
              <w:numPr>
                <w:ilvl w:val="0"/>
                <w:numId w:val="3"/>
              </w:numPr>
            </w:pPr>
            <w:r>
              <w:t>The caret, selection, editing commands and undo</w:t>
            </w:r>
          </w:p>
          <w:p w14:paraId="1AACF3DA" w14:textId="77777777" w:rsidR="0097527B" w:rsidRDefault="00317CDB">
            <w:pPr>
              <w:pStyle w:val="ListText"/>
              <w:numPr>
                <w:ilvl w:val="0"/>
                <w:numId w:val="3"/>
              </w:numPr>
            </w:pPr>
            <w:r>
              <w:t>Input on the page, and drawing it on the GPU</w:t>
            </w:r>
          </w:p>
          <w:p w14:paraId="7813C2D1" w14:textId="77777777" w:rsidR="0097527B" w:rsidRDefault="00317CDB">
            <w:pPr>
              <w:pStyle w:val="ListText"/>
              <w:numPr>
                <w:ilvl w:val="0"/>
                <w:numId w:val="3"/>
              </w:numPr>
            </w:pPr>
            <w:r>
              <w:t>The models behind toolbar, menus, dialogs, find, spelling, rulers and review</w:t>
            </w:r>
          </w:p>
        </w:tc>
        <w:tc>
          <w:tcPr>
            <w:tcW w:w="240" w:type="dxa"/>
            <w:tcMar>
              <w:top w:w="80" w:type="dxa"/>
              <w:left w:w="120" w:type="dxa"/>
              <w:bottom w:w="80" w:type="dxa"/>
              <w:right w:w="120" w:type="dxa"/>
            </w:tcMar>
            <w:vAlign w:val="center"/>
          </w:tcPr>
          <w:p w14:paraId="2925B6DA" w14:textId="77777777" w:rsidR="0097527B" w:rsidRDefault="0097527B">
            <w:pPr>
              <w:pStyle w:val="TableText"/>
            </w:pPr>
          </w:p>
        </w:tc>
        <w:tc>
          <w:tcPr>
            <w:tcW w:w="4560" w:type="dxa"/>
            <w:tcBorders>
              <w:top w:val="single" w:sz="12" w:space="0" w:color="8C8C8C"/>
            </w:tcBorders>
            <w:tcMar>
              <w:top w:w="160" w:type="dxa"/>
              <w:left w:w="0" w:type="dxa"/>
              <w:bottom w:w="80" w:type="dxa"/>
              <w:right w:w="120" w:type="dxa"/>
            </w:tcMar>
          </w:tcPr>
          <w:p w14:paraId="26E48477" w14:textId="77777777" w:rsidR="0097527B" w:rsidRDefault="00317CDB">
            <w:pPr>
              <w:pStyle w:val="Eyebrow"/>
            </w:pPr>
            <w:r>
              <w:t>Your application draws</w:t>
            </w:r>
          </w:p>
          <w:p w14:paraId="27BA96B5" w14:textId="77777777" w:rsidR="0097527B" w:rsidRDefault="00317CDB">
            <w:pPr>
              <w:pStyle w:val="ListText"/>
              <w:numPr>
                <w:ilvl w:val="0"/>
                <w:numId w:val="4"/>
              </w:numPr>
            </w:pPr>
            <w:r>
              <w:t>The toolbar and ribbon, from the state</w:t>
            </w:r>
          </w:p>
          <w:p w14:paraId="3C34708D" w14:textId="77777777" w:rsidR="0097527B" w:rsidRDefault="00317CDB">
            <w:pPr>
              <w:pStyle w:val="ListText"/>
              <w:numPr>
                <w:ilvl w:val="0"/>
                <w:numId w:val="4"/>
              </w:numPr>
            </w:pPr>
            <w:r>
              <w:t>Context menus and dialogs, from their models</w:t>
            </w:r>
          </w:p>
          <w:p w14:paraId="42CEA00C" w14:textId="77777777" w:rsidR="0097527B" w:rsidRDefault="00317CDB">
            <w:pPr>
              <w:pStyle w:val="ListText"/>
              <w:numPr>
                <w:ilvl w:val="0"/>
                <w:numId w:val="4"/>
              </w:numPr>
            </w:pPr>
            <w:r>
              <w:t>Panes: navigation, find results, revisions, comment cards</w:t>
            </w:r>
          </w:p>
          <w:p w14:paraId="0BDEC980" w14:textId="77777777" w:rsidR="0097527B" w:rsidRDefault="00317CDB">
            <w:pPr>
              <w:pStyle w:val="ListText"/>
              <w:numPr>
                <w:ilvl w:val="0"/>
                <w:numId w:val="4"/>
              </w:numPr>
            </w:pPr>
            <w:r>
              <w:t>Everything else that makes it your product</w:t>
            </w:r>
          </w:p>
        </w:tc>
      </w:tr>
    </w:tbl>
    <w:p w14:paraId="7339051A" w14:textId="77777777" w:rsidR="0097527B" w:rsidRDefault="00317CDB">
      <w:pPr>
        <w:pStyle w:val="PullQuote"/>
      </w:pPr>
      <w:r>
        <w:t xml:space="preserve">A </w:t>
      </w:r>
      <w:r>
        <w:rPr>
          <w:b/>
          <w:bCs/>
        </w:rPr>
        <w:t>twip</w:t>
      </w:r>
      <w:r>
        <w:t xml:space="preserve"> is a twentieth of a point, 1/1440 of an inch: the unit Word measures a page in.</w:t>
      </w:r>
      <w:r>
        <w:rPr>
          <w:rStyle w:val="FootnoteReference"/>
        </w:rPr>
        <w:footnoteReference w:id="1"/>
      </w:r>
    </w:p>
    <w:p w14:paraId="6D85BB97" w14:textId="77777777" w:rsidR="0097527B" w:rsidRDefault="00317CDB">
      <w:pPr>
        <w:pStyle w:val="Callout"/>
      </w:pPr>
      <w:r>
        <w:rPr>
          <w:b/>
          <w:bCs/>
        </w:rPr>
        <w:t>Pre-release.</w:t>
      </w:r>
      <w:r>
        <w:t xml:space="preserve"> Twip is in its initial development phase (0.x). The API will change between minor versions until 1.0. See the roadmap at the end of this document.</w:t>
      </w:r>
    </w:p>
    <w:p w14:paraId="3E7A8784" w14:textId="77777777" w:rsidR="0097527B" w:rsidRDefault="00317CDB">
      <w:r>
        <w:t xml:space="preserve">Every SDK follows one contract, the Rust crate’s </w:t>
      </w:r>
      <w:r>
        <w:rPr>
          <w:rStyle w:val="InlineCode"/>
        </w:rPr>
        <w:t>twip::api</w:t>
      </w:r>
      <w:r>
        <w:t xml:space="preserve">: the same commands, state, events and errors, with each language’s naming. A shared suite of contract scripts runs against every SDK, so they behave the same. Want the numbers first? </w:t>
      </w:r>
      <w:hyperlink w:anchor="fidelity" w:history="1">
        <w:r>
          <w:rPr>
            <w:rStyle w:val="Hyperlink"/>
          </w:rPr>
          <w:t>Jump to fidelity</w:t>
        </w:r>
      </w:hyperlink>
      <w:r>
        <w:t>.</w:t>
      </w:r>
    </w:p>
    <w:p w14:paraId="7DADAFF0" w14:textId="77777777" w:rsidR="0097527B" w:rsidRDefault="00317CDB">
      <w:pPr>
        <w:pStyle w:val="Heading1"/>
        <w:numPr>
          <w:ilvl w:val="0"/>
          <w:numId w:val="2"/>
        </w:numPr>
      </w:pPr>
      <w:bookmarkStart w:id="1" w:name="fidelity"/>
      <w:bookmarkStart w:id="2" w:name="_Toc244164926"/>
      <w:r>
        <w:t>Fidelity, measured</w:t>
      </w:r>
      <w:bookmarkEnd w:id="1"/>
      <w:bookmarkEnd w:id="2"/>
    </w:p>
    <w:p w14:paraId="0B4373FD" w14:textId="77777777" w:rsidR="0097527B" w:rsidRDefault="00317CDB">
      <w:r>
        <w:t xml:space="preserve">Twip is measured against Microsoft Word on a private corpus of real-world documents: </w:t>
      </w:r>
      <w:r>
        <w:rPr>
          <w:b/>
          <w:bCs/>
        </w:rPr>
        <w:t>2,052 merged legal forms (2,732 pages)</w:t>
      </w:r>
      <w:r>
        <w:t xml:space="preserve"> from 1,034 templates used by five U.S. municipal jurisdictions, filled with real records by a production mail-merge engine. Word’s PDF of each document is the reference; Twip lays the document out, exports its PDF, and the two are compared page by page.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145"/>
        <w:gridCol w:w="260"/>
        <w:gridCol w:w="2145"/>
        <w:gridCol w:w="260"/>
        <w:gridCol w:w="2145"/>
        <w:gridCol w:w="260"/>
        <w:gridCol w:w="2145"/>
      </w:tblGrid>
      <w:tr w:rsidR="0097527B" w14:paraId="6F90E605" w14:textId="77777777">
        <w:tc>
          <w:tcPr>
            <w:tcW w:w="2220" w:type="dxa"/>
            <w:tcBorders>
              <w:top w:val="single" w:sz="18" w:space="0" w:color="000000"/>
            </w:tcBorders>
            <w:tcMar>
              <w:top w:w="140" w:type="dxa"/>
              <w:left w:w="0" w:type="dxa"/>
              <w:bottom w:w="100" w:type="dxa"/>
              <w:right w:w="160" w:type="dxa"/>
            </w:tcMar>
          </w:tcPr>
          <w:p w14:paraId="35C576AB" w14:textId="77777777" w:rsidR="0097527B" w:rsidRDefault="00317CDB">
            <w:pPr>
              <w:pStyle w:val="Stat"/>
            </w:pPr>
            <w:r>
              <w:t>89.4%</w:t>
            </w:r>
          </w:p>
          <w:p w14:paraId="73665C14" w14:textId="77777777" w:rsidR="0097527B" w:rsidRDefault="00317CDB">
            <w:pPr>
              <w:pStyle w:val="StatLabel"/>
            </w:pPr>
            <w:r>
              <w:t>of documents within tolerance; the goal is 95%</w:t>
            </w:r>
          </w:p>
        </w:tc>
        <w:tc>
          <w:tcPr>
            <w:tcW w:w="160" w:type="dxa"/>
            <w:tcMar>
              <w:top w:w="80" w:type="dxa"/>
              <w:left w:w="120" w:type="dxa"/>
              <w:bottom w:w="80" w:type="dxa"/>
              <w:right w:w="120" w:type="dxa"/>
            </w:tcMar>
            <w:vAlign w:val="center"/>
          </w:tcPr>
          <w:p w14:paraId="38E762ED" w14:textId="77777777" w:rsidR="0097527B" w:rsidRDefault="0097527B">
            <w:pPr>
              <w:pStyle w:val="TableText"/>
            </w:pPr>
          </w:p>
        </w:tc>
        <w:tc>
          <w:tcPr>
            <w:tcW w:w="2220" w:type="dxa"/>
            <w:tcBorders>
              <w:top w:val="single" w:sz="18" w:space="0" w:color="000000"/>
            </w:tcBorders>
            <w:tcMar>
              <w:top w:w="140" w:type="dxa"/>
              <w:left w:w="0" w:type="dxa"/>
              <w:bottom w:w="100" w:type="dxa"/>
              <w:right w:w="160" w:type="dxa"/>
            </w:tcMar>
          </w:tcPr>
          <w:p w14:paraId="1FCAFB16" w14:textId="77777777" w:rsidR="0097527B" w:rsidRDefault="00317CDB">
            <w:pPr>
              <w:pStyle w:val="Stat"/>
            </w:pPr>
            <w:r>
              <w:t>100%</w:t>
            </w:r>
          </w:p>
          <w:p w14:paraId="490F3E6D" w14:textId="77777777" w:rsidR="0097527B" w:rsidRDefault="00317CDB">
            <w:pPr>
              <w:pStyle w:val="StatLabel"/>
            </w:pPr>
            <w:r>
              <w:t>page counts match Word’s</w:t>
            </w:r>
          </w:p>
        </w:tc>
        <w:tc>
          <w:tcPr>
            <w:tcW w:w="160" w:type="dxa"/>
            <w:tcMar>
              <w:top w:w="80" w:type="dxa"/>
              <w:left w:w="120" w:type="dxa"/>
              <w:bottom w:w="80" w:type="dxa"/>
              <w:right w:w="120" w:type="dxa"/>
            </w:tcMar>
            <w:vAlign w:val="center"/>
          </w:tcPr>
          <w:p w14:paraId="68DAC7B8" w14:textId="77777777" w:rsidR="0097527B" w:rsidRDefault="0097527B">
            <w:pPr>
              <w:pStyle w:val="TableText"/>
            </w:pPr>
          </w:p>
        </w:tc>
        <w:tc>
          <w:tcPr>
            <w:tcW w:w="2220" w:type="dxa"/>
            <w:tcBorders>
              <w:top w:val="single" w:sz="18" w:space="0" w:color="000000"/>
            </w:tcBorders>
            <w:tcMar>
              <w:top w:w="140" w:type="dxa"/>
              <w:left w:w="0" w:type="dxa"/>
              <w:bottom w:w="100" w:type="dxa"/>
              <w:right w:w="160" w:type="dxa"/>
            </w:tcMar>
          </w:tcPr>
          <w:p w14:paraId="2C2CBBCE" w14:textId="77777777" w:rsidR="0097527B" w:rsidRDefault="00317CDB">
            <w:pPr>
              <w:pStyle w:val="Stat"/>
            </w:pPr>
            <w:r>
              <w:t>99.9%</w:t>
            </w:r>
          </w:p>
          <w:p w14:paraId="4B2D9F22" w14:textId="77777777" w:rsidR="0097527B" w:rsidRDefault="00317CDB">
            <w:pPr>
              <w:pStyle w:val="StatLabel"/>
            </w:pPr>
            <w:r>
              <w:t>words found where Word puts them</w:t>
            </w:r>
          </w:p>
        </w:tc>
        <w:tc>
          <w:tcPr>
            <w:tcW w:w="160" w:type="dxa"/>
            <w:tcMar>
              <w:top w:w="80" w:type="dxa"/>
              <w:left w:w="120" w:type="dxa"/>
              <w:bottom w:w="80" w:type="dxa"/>
              <w:right w:w="120" w:type="dxa"/>
            </w:tcMar>
            <w:vAlign w:val="center"/>
          </w:tcPr>
          <w:p w14:paraId="303EB844" w14:textId="77777777" w:rsidR="0097527B" w:rsidRDefault="0097527B">
            <w:pPr>
              <w:pStyle w:val="TableText"/>
            </w:pPr>
          </w:p>
        </w:tc>
        <w:tc>
          <w:tcPr>
            <w:tcW w:w="2220" w:type="dxa"/>
            <w:tcBorders>
              <w:top w:val="single" w:sz="18" w:space="0" w:color="000000"/>
            </w:tcBorders>
            <w:tcMar>
              <w:top w:w="140" w:type="dxa"/>
              <w:left w:w="0" w:type="dxa"/>
              <w:bottom w:w="100" w:type="dxa"/>
              <w:right w:w="160" w:type="dxa"/>
            </w:tcMar>
          </w:tcPr>
          <w:p w14:paraId="712FC52B" w14:textId="77777777" w:rsidR="0097527B" w:rsidRDefault="00317CDB">
            <w:pPr>
              <w:pStyle w:val="Stat"/>
            </w:pPr>
            <w:r>
              <w:t>99.2%</w:t>
            </w:r>
          </w:p>
          <w:p w14:paraId="50ABF2DD" w14:textId="77777777" w:rsidR="0097527B" w:rsidRDefault="00317CDB">
            <w:pPr>
              <w:pStyle w:val="StatLabel"/>
            </w:pPr>
            <w:r>
              <w:t>text lines identical to Word’s</w:t>
            </w:r>
          </w:p>
        </w:tc>
      </w:tr>
    </w:tbl>
    <w:p w14:paraId="24D53093" w14:textId="77777777" w:rsidR="0097527B" w:rsidRDefault="00317CDB">
      <w:pPr>
        <w:pStyle w:val="Caption"/>
      </w:pPr>
      <w:r>
        <w:t>Figure 1 — How close Twip is to Word, round 2, 2026-10-28. Median word displacement 0.10 pt; 95th percentile 0.37 pt. Stat tiles are a borderless table with a heavy top rule per cell.</w:t>
      </w:r>
    </w:p>
    <w:p w14:paraId="21B53A77" w14:textId="77777777" w:rsidR="0097527B" w:rsidRDefault="00317CDB">
      <w:pPr>
        <w:pStyle w:val="Heading2"/>
      </w:pPr>
      <w:bookmarkStart w:id="3" w:name="_Toc244164927"/>
      <w:r>
        <w:t>By feature</w:t>
      </w:r>
      <w:bookmarkEnd w:id="3"/>
    </w:p>
    <w:p w14:paraId="4090B083" w14:textId="77777777" w:rsidR="0097527B" w:rsidRDefault="00317CDB">
      <w:r>
        <w:t>Each row pairs what share of the corpus uses a feature (grey) with the share of those documents Twip lays out within tolerance (black).</w:t>
      </w:r>
      <w:r>
        <w:rPr>
          <w:rStyle w:val="FootnoteReference"/>
        </w:rPr>
        <w:footnoteReference w:id="2"/>
      </w:r>
      <w:r>
        <w:t xml:space="preserve"> The group column is a vertically merged cell; the bars are paragraph shading cut short by a right indent.</w:t>
      </w:r>
    </w:p>
    <w:tbl>
      <w:tblPr>
        <w:tblW w:w="9360" w:type="dxa"/>
        <w:tblBorders>
          <w:top w:val="none" w:sz="0" w:space="0" w:color="FFFFFF"/>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1300"/>
        <w:gridCol w:w="2160"/>
        <w:gridCol w:w="700"/>
        <w:gridCol w:w="2300"/>
        <w:gridCol w:w="800"/>
        <w:gridCol w:w="2100"/>
      </w:tblGrid>
      <w:tr w:rsidR="0097527B" w14:paraId="3D1C2859" w14:textId="77777777">
        <w:trPr>
          <w:tblHeader/>
        </w:trPr>
        <w:tc>
          <w:tcPr>
            <w:tcW w:w="1300" w:type="dxa"/>
            <w:shd w:val="clear" w:color="auto" w:fill="000000"/>
            <w:tcMar>
              <w:top w:w="80" w:type="dxa"/>
              <w:left w:w="120" w:type="dxa"/>
              <w:bottom w:w="80" w:type="dxa"/>
              <w:right w:w="120" w:type="dxa"/>
            </w:tcMar>
            <w:vAlign w:val="center"/>
          </w:tcPr>
          <w:p w14:paraId="09D05DCC" w14:textId="77777777" w:rsidR="0097527B" w:rsidRDefault="00317CDB">
            <w:pPr>
              <w:pStyle w:val="TableHead"/>
            </w:pPr>
            <w:r>
              <w:t>Group</w:t>
            </w:r>
          </w:p>
        </w:tc>
        <w:tc>
          <w:tcPr>
            <w:tcW w:w="2160" w:type="dxa"/>
            <w:shd w:val="clear" w:color="auto" w:fill="000000"/>
            <w:tcMar>
              <w:top w:w="80" w:type="dxa"/>
              <w:left w:w="120" w:type="dxa"/>
              <w:bottom w:w="80" w:type="dxa"/>
              <w:right w:w="120" w:type="dxa"/>
            </w:tcMar>
            <w:vAlign w:val="center"/>
          </w:tcPr>
          <w:p w14:paraId="19AB042C" w14:textId="77777777" w:rsidR="0097527B" w:rsidRDefault="00317CDB">
            <w:pPr>
              <w:pStyle w:val="TableHead"/>
            </w:pPr>
            <w:r>
              <w:t>Feature</w:t>
            </w:r>
          </w:p>
        </w:tc>
        <w:tc>
          <w:tcPr>
            <w:tcW w:w="3000" w:type="dxa"/>
            <w:gridSpan w:val="2"/>
            <w:shd w:val="clear" w:color="auto" w:fill="000000"/>
            <w:tcMar>
              <w:top w:w="80" w:type="dxa"/>
              <w:left w:w="120" w:type="dxa"/>
              <w:bottom w:w="80" w:type="dxa"/>
              <w:right w:w="120" w:type="dxa"/>
            </w:tcMar>
            <w:vAlign w:val="center"/>
          </w:tcPr>
          <w:p w14:paraId="50CBD424" w14:textId="77777777" w:rsidR="0097527B" w:rsidRDefault="00317CDB">
            <w:pPr>
              <w:pStyle w:val="TableHead"/>
            </w:pPr>
            <w:r>
              <w:t>In corpus</w:t>
            </w:r>
          </w:p>
        </w:tc>
        <w:tc>
          <w:tcPr>
            <w:tcW w:w="2900" w:type="dxa"/>
            <w:gridSpan w:val="2"/>
            <w:shd w:val="clear" w:color="auto" w:fill="000000"/>
            <w:tcMar>
              <w:top w:w="80" w:type="dxa"/>
              <w:left w:w="120" w:type="dxa"/>
              <w:bottom w:w="80" w:type="dxa"/>
              <w:right w:w="120" w:type="dxa"/>
            </w:tcMar>
            <w:vAlign w:val="center"/>
          </w:tcPr>
          <w:p w14:paraId="36963FD9" w14:textId="77777777" w:rsidR="0097527B" w:rsidRDefault="00317CDB">
            <w:pPr>
              <w:pStyle w:val="TableHead"/>
            </w:pPr>
            <w:r>
              <w:t>Within tolerance</w:t>
            </w:r>
          </w:p>
        </w:tc>
      </w:tr>
      <w:tr w:rsidR="0097527B" w14:paraId="5506E5F8" w14:textId="77777777">
        <w:trPr>
          <w:cantSplit/>
        </w:trPr>
        <w:tc>
          <w:tcPr>
            <w:tcW w:w="1300" w:type="dxa"/>
            <w:vMerge w:val="restart"/>
            <w:shd w:val="clear" w:color="auto" w:fill="FFFFFF"/>
            <w:tcMar>
              <w:top w:w="80" w:type="dxa"/>
              <w:left w:w="120" w:type="dxa"/>
              <w:bottom w:w="80" w:type="dxa"/>
              <w:right w:w="120" w:type="dxa"/>
            </w:tcMar>
            <w:vAlign w:val="center"/>
          </w:tcPr>
          <w:p w14:paraId="7C44A0DD" w14:textId="77777777" w:rsidR="0097527B" w:rsidRDefault="00317CDB">
            <w:pPr>
              <w:pStyle w:val="TableText"/>
            </w:pPr>
            <w:r>
              <w:rPr>
                <w:b/>
                <w:bCs/>
                <w:smallCaps/>
              </w:rPr>
              <w:t>Tables</w:t>
            </w:r>
          </w:p>
        </w:tc>
        <w:tc>
          <w:tcPr>
            <w:tcW w:w="2160" w:type="dxa"/>
            <w:tcMar>
              <w:top w:w="80" w:type="dxa"/>
              <w:left w:w="120" w:type="dxa"/>
              <w:bottom w:w="80" w:type="dxa"/>
              <w:right w:w="120" w:type="dxa"/>
            </w:tcMar>
            <w:vAlign w:val="center"/>
          </w:tcPr>
          <w:p w14:paraId="6FDC49E0" w14:textId="77777777" w:rsidR="0097527B" w:rsidRDefault="00317CDB">
            <w:pPr>
              <w:pStyle w:val="TableText"/>
            </w:pPr>
            <w:r>
              <w:t>Tables</w:t>
            </w:r>
          </w:p>
        </w:tc>
        <w:tc>
          <w:tcPr>
            <w:tcW w:w="700" w:type="dxa"/>
            <w:tcMar>
              <w:top w:w="80" w:type="dxa"/>
              <w:left w:w="120" w:type="dxa"/>
              <w:bottom w:w="80" w:type="dxa"/>
              <w:right w:w="120" w:type="dxa"/>
            </w:tcMar>
            <w:vAlign w:val="center"/>
          </w:tcPr>
          <w:p w14:paraId="710AFF7F" w14:textId="77777777" w:rsidR="0097527B" w:rsidRDefault="00317CDB">
            <w:pPr>
              <w:pStyle w:val="TableText"/>
              <w:jc w:val="right"/>
            </w:pPr>
            <w:r>
              <w:rPr>
                <w:color w:val="6B6B6B"/>
              </w:rPr>
              <w:t>83%</w:t>
            </w:r>
          </w:p>
        </w:tc>
        <w:tc>
          <w:tcPr>
            <w:tcW w:w="2300" w:type="dxa"/>
            <w:tcMar>
              <w:top w:w="80" w:type="dxa"/>
              <w:left w:w="120" w:type="dxa"/>
              <w:bottom w:w="80" w:type="dxa"/>
              <w:right w:w="120" w:type="dxa"/>
            </w:tcMar>
            <w:vAlign w:val="center"/>
          </w:tcPr>
          <w:p w14:paraId="4DF8A558" w14:textId="77777777" w:rsidR="0097527B" w:rsidRDefault="00317CDB">
            <w:pPr>
              <w:keepNext/>
              <w:shd w:val="clear" w:color="auto" w:fill="8C8C8C"/>
              <w:spacing w:after="0" w:line="160" w:lineRule="exact"/>
              <w:ind w:right="350"/>
            </w:pPr>
            <w:r>
              <w:rPr>
                <w:sz w:val="10"/>
                <w:szCs w:val="10"/>
              </w:rPr>
              <w:t xml:space="preserve"> </w:t>
            </w:r>
          </w:p>
        </w:tc>
        <w:tc>
          <w:tcPr>
            <w:tcW w:w="800" w:type="dxa"/>
            <w:tcMar>
              <w:top w:w="80" w:type="dxa"/>
              <w:left w:w="120" w:type="dxa"/>
              <w:bottom w:w="80" w:type="dxa"/>
              <w:right w:w="120" w:type="dxa"/>
            </w:tcMar>
            <w:vAlign w:val="center"/>
          </w:tcPr>
          <w:p w14:paraId="56EC04B2" w14:textId="77777777" w:rsidR="0097527B" w:rsidRDefault="00317CDB">
            <w:pPr>
              <w:pStyle w:val="TableText"/>
              <w:jc w:val="right"/>
            </w:pPr>
            <w:r>
              <w:rPr>
                <w:b/>
                <w:bCs/>
              </w:rPr>
              <w:t>90.8%</w:t>
            </w:r>
          </w:p>
        </w:tc>
        <w:tc>
          <w:tcPr>
            <w:tcW w:w="2100" w:type="dxa"/>
            <w:tcMar>
              <w:top w:w="80" w:type="dxa"/>
              <w:left w:w="120" w:type="dxa"/>
              <w:bottom w:w="80" w:type="dxa"/>
              <w:right w:w="120" w:type="dxa"/>
            </w:tcMar>
            <w:vAlign w:val="center"/>
          </w:tcPr>
          <w:p w14:paraId="377D17CD" w14:textId="77777777" w:rsidR="0097527B" w:rsidRDefault="00317CDB">
            <w:pPr>
              <w:keepNext/>
              <w:shd w:val="clear" w:color="auto" w:fill="000000"/>
              <w:spacing w:after="0" w:line="160" w:lineRule="exact"/>
              <w:ind w:right="171"/>
            </w:pPr>
            <w:r>
              <w:rPr>
                <w:sz w:val="10"/>
                <w:szCs w:val="10"/>
              </w:rPr>
              <w:t xml:space="preserve"> </w:t>
            </w:r>
          </w:p>
        </w:tc>
      </w:tr>
      <w:tr w:rsidR="0097527B" w14:paraId="21038C66" w14:textId="77777777">
        <w:trPr>
          <w:cantSplit/>
        </w:trPr>
        <w:tc>
          <w:tcPr>
            <w:tcW w:w="1300" w:type="dxa"/>
            <w:vMerge/>
            <w:shd w:val="clear" w:color="auto" w:fill="FFFFFF"/>
            <w:tcMar>
              <w:top w:w="80" w:type="dxa"/>
              <w:left w:w="120" w:type="dxa"/>
              <w:bottom w:w="80" w:type="dxa"/>
              <w:right w:w="120" w:type="dxa"/>
            </w:tcMar>
            <w:vAlign w:val="center"/>
          </w:tcPr>
          <w:p w14:paraId="04B1346A" w14:textId="77777777" w:rsidR="0097527B" w:rsidRDefault="0097527B"/>
        </w:tc>
        <w:tc>
          <w:tcPr>
            <w:tcW w:w="2160" w:type="dxa"/>
            <w:tcMar>
              <w:top w:w="80" w:type="dxa"/>
              <w:left w:w="120" w:type="dxa"/>
              <w:bottom w:w="80" w:type="dxa"/>
              <w:right w:w="120" w:type="dxa"/>
            </w:tcMar>
            <w:vAlign w:val="center"/>
          </w:tcPr>
          <w:p w14:paraId="1D346767" w14:textId="77777777" w:rsidR="0097527B" w:rsidRDefault="00317CDB">
            <w:pPr>
              <w:pStyle w:val="TableText"/>
            </w:pPr>
            <w:r>
              <w:t>Nested tables</w:t>
            </w:r>
          </w:p>
        </w:tc>
        <w:tc>
          <w:tcPr>
            <w:tcW w:w="700" w:type="dxa"/>
            <w:tcMar>
              <w:top w:w="80" w:type="dxa"/>
              <w:left w:w="120" w:type="dxa"/>
              <w:bottom w:w="80" w:type="dxa"/>
              <w:right w:w="120" w:type="dxa"/>
            </w:tcMar>
            <w:vAlign w:val="center"/>
          </w:tcPr>
          <w:p w14:paraId="7E6FAA4A" w14:textId="77777777" w:rsidR="0097527B" w:rsidRDefault="00317CDB">
            <w:pPr>
              <w:pStyle w:val="TableText"/>
              <w:jc w:val="right"/>
            </w:pPr>
            <w:r>
              <w:rPr>
                <w:color w:val="6B6B6B"/>
              </w:rPr>
              <w:t>22%</w:t>
            </w:r>
          </w:p>
        </w:tc>
        <w:tc>
          <w:tcPr>
            <w:tcW w:w="2300" w:type="dxa"/>
            <w:tcMar>
              <w:top w:w="80" w:type="dxa"/>
              <w:left w:w="120" w:type="dxa"/>
              <w:bottom w:w="80" w:type="dxa"/>
              <w:right w:w="120" w:type="dxa"/>
            </w:tcMar>
            <w:vAlign w:val="center"/>
          </w:tcPr>
          <w:p w14:paraId="1CE4CADA" w14:textId="77777777" w:rsidR="0097527B" w:rsidRDefault="00317CDB">
            <w:pPr>
              <w:keepNext/>
              <w:shd w:val="clear" w:color="auto" w:fill="8C8C8C"/>
              <w:spacing w:after="0" w:line="160" w:lineRule="exact"/>
              <w:ind w:right="1607"/>
            </w:pPr>
            <w:r>
              <w:rPr>
                <w:sz w:val="10"/>
                <w:szCs w:val="10"/>
              </w:rPr>
              <w:t xml:space="preserve"> </w:t>
            </w:r>
          </w:p>
        </w:tc>
        <w:tc>
          <w:tcPr>
            <w:tcW w:w="800" w:type="dxa"/>
            <w:tcMar>
              <w:top w:w="80" w:type="dxa"/>
              <w:left w:w="120" w:type="dxa"/>
              <w:bottom w:w="80" w:type="dxa"/>
              <w:right w:w="120" w:type="dxa"/>
            </w:tcMar>
            <w:vAlign w:val="center"/>
          </w:tcPr>
          <w:p w14:paraId="1046CB50" w14:textId="77777777" w:rsidR="0097527B" w:rsidRDefault="00317CDB">
            <w:pPr>
              <w:pStyle w:val="TableText"/>
              <w:jc w:val="right"/>
            </w:pPr>
            <w:r>
              <w:rPr>
                <w:b/>
                <w:bCs/>
              </w:rPr>
              <w:t>89.4%</w:t>
            </w:r>
          </w:p>
        </w:tc>
        <w:tc>
          <w:tcPr>
            <w:tcW w:w="2100" w:type="dxa"/>
            <w:tcMar>
              <w:top w:w="80" w:type="dxa"/>
              <w:left w:w="120" w:type="dxa"/>
              <w:bottom w:w="80" w:type="dxa"/>
              <w:right w:w="120" w:type="dxa"/>
            </w:tcMar>
            <w:vAlign w:val="center"/>
          </w:tcPr>
          <w:p w14:paraId="06F285CC" w14:textId="77777777" w:rsidR="0097527B" w:rsidRDefault="00317CDB">
            <w:pPr>
              <w:keepNext/>
              <w:shd w:val="clear" w:color="auto" w:fill="000000"/>
              <w:spacing w:after="0" w:line="160" w:lineRule="exact"/>
              <w:ind w:right="197"/>
            </w:pPr>
            <w:r>
              <w:rPr>
                <w:sz w:val="10"/>
                <w:szCs w:val="10"/>
              </w:rPr>
              <w:t xml:space="preserve"> </w:t>
            </w:r>
          </w:p>
        </w:tc>
      </w:tr>
      <w:tr w:rsidR="0097527B" w14:paraId="1B5FF42C" w14:textId="77777777">
        <w:trPr>
          <w:cantSplit/>
        </w:trPr>
        <w:tc>
          <w:tcPr>
            <w:tcW w:w="1300" w:type="dxa"/>
            <w:vMerge w:val="restart"/>
            <w:shd w:val="clear" w:color="auto" w:fill="F5F5F5"/>
            <w:tcMar>
              <w:top w:w="80" w:type="dxa"/>
              <w:left w:w="120" w:type="dxa"/>
              <w:bottom w:w="80" w:type="dxa"/>
              <w:right w:w="120" w:type="dxa"/>
            </w:tcMar>
            <w:vAlign w:val="center"/>
          </w:tcPr>
          <w:p w14:paraId="202DDBC1" w14:textId="77777777" w:rsidR="0097527B" w:rsidRDefault="00317CDB">
            <w:pPr>
              <w:pStyle w:val="TableText"/>
            </w:pPr>
            <w:r>
              <w:rPr>
                <w:b/>
                <w:bCs/>
                <w:smallCaps/>
              </w:rPr>
              <w:t>Text</w:t>
            </w:r>
          </w:p>
        </w:tc>
        <w:tc>
          <w:tcPr>
            <w:tcW w:w="2160" w:type="dxa"/>
            <w:tcMar>
              <w:top w:w="80" w:type="dxa"/>
              <w:left w:w="120" w:type="dxa"/>
              <w:bottom w:w="80" w:type="dxa"/>
              <w:right w:w="120" w:type="dxa"/>
            </w:tcMar>
            <w:vAlign w:val="center"/>
          </w:tcPr>
          <w:p w14:paraId="1A544585" w14:textId="77777777" w:rsidR="0097527B" w:rsidRDefault="00317CDB">
            <w:pPr>
              <w:pStyle w:val="TableText"/>
            </w:pPr>
            <w:r>
              <w:t>Tab stops</w:t>
            </w:r>
          </w:p>
        </w:tc>
        <w:tc>
          <w:tcPr>
            <w:tcW w:w="700" w:type="dxa"/>
            <w:tcMar>
              <w:top w:w="80" w:type="dxa"/>
              <w:left w:w="120" w:type="dxa"/>
              <w:bottom w:w="80" w:type="dxa"/>
              <w:right w:w="120" w:type="dxa"/>
            </w:tcMar>
            <w:vAlign w:val="center"/>
          </w:tcPr>
          <w:p w14:paraId="2DFBC0F4" w14:textId="77777777" w:rsidR="0097527B" w:rsidRDefault="00317CDB">
            <w:pPr>
              <w:pStyle w:val="TableText"/>
              <w:jc w:val="right"/>
            </w:pPr>
            <w:r>
              <w:rPr>
                <w:color w:val="6B6B6B"/>
              </w:rPr>
              <w:t>78%</w:t>
            </w:r>
          </w:p>
        </w:tc>
        <w:tc>
          <w:tcPr>
            <w:tcW w:w="2300" w:type="dxa"/>
            <w:tcMar>
              <w:top w:w="80" w:type="dxa"/>
              <w:left w:w="120" w:type="dxa"/>
              <w:bottom w:w="80" w:type="dxa"/>
              <w:right w:w="120" w:type="dxa"/>
            </w:tcMar>
            <w:vAlign w:val="center"/>
          </w:tcPr>
          <w:p w14:paraId="2E262EFA" w14:textId="77777777" w:rsidR="0097527B" w:rsidRDefault="00317CDB">
            <w:pPr>
              <w:keepNext/>
              <w:shd w:val="clear" w:color="auto" w:fill="8C8C8C"/>
              <w:spacing w:after="0" w:line="160" w:lineRule="exact"/>
              <w:ind w:right="453"/>
            </w:pPr>
            <w:r>
              <w:rPr>
                <w:sz w:val="10"/>
                <w:szCs w:val="10"/>
              </w:rPr>
              <w:t xml:space="preserve"> </w:t>
            </w:r>
          </w:p>
        </w:tc>
        <w:tc>
          <w:tcPr>
            <w:tcW w:w="800" w:type="dxa"/>
            <w:tcMar>
              <w:top w:w="80" w:type="dxa"/>
              <w:left w:w="120" w:type="dxa"/>
              <w:bottom w:w="80" w:type="dxa"/>
              <w:right w:w="120" w:type="dxa"/>
            </w:tcMar>
            <w:vAlign w:val="center"/>
          </w:tcPr>
          <w:p w14:paraId="09E4FA99" w14:textId="77777777" w:rsidR="0097527B" w:rsidRDefault="00317CDB">
            <w:pPr>
              <w:pStyle w:val="TableText"/>
              <w:jc w:val="right"/>
            </w:pPr>
            <w:r>
              <w:rPr>
                <w:b/>
                <w:bCs/>
              </w:rPr>
              <w:t>87.5%</w:t>
            </w:r>
          </w:p>
        </w:tc>
        <w:tc>
          <w:tcPr>
            <w:tcW w:w="2100" w:type="dxa"/>
            <w:tcMar>
              <w:top w:w="80" w:type="dxa"/>
              <w:left w:w="120" w:type="dxa"/>
              <w:bottom w:w="80" w:type="dxa"/>
              <w:right w:w="120" w:type="dxa"/>
            </w:tcMar>
            <w:vAlign w:val="center"/>
          </w:tcPr>
          <w:p w14:paraId="306E87E4" w14:textId="77777777" w:rsidR="0097527B" w:rsidRDefault="00317CDB">
            <w:pPr>
              <w:keepNext/>
              <w:shd w:val="clear" w:color="auto" w:fill="000000"/>
              <w:spacing w:after="0" w:line="160" w:lineRule="exact"/>
              <w:ind w:right="233"/>
            </w:pPr>
            <w:r>
              <w:rPr>
                <w:sz w:val="10"/>
                <w:szCs w:val="10"/>
              </w:rPr>
              <w:t xml:space="preserve"> </w:t>
            </w:r>
          </w:p>
        </w:tc>
      </w:tr>
      <w:tr w:rsidR="0097527B" w14:paraId="5AB13486" w14:textId="77777777">
        <w:trPr>
          <w:cantSplit/>
        </w:trPr>
        <w:tc>
          <w:tcPr>
            <w:tcW w:w="1300" w:type="dxa"/>
            <w:vMerge/>
            <w:shd w:val="clear" w:color="auto" w:fill="F5F5F5"/>
            <w:tcMar>
              <w:top w:w="80" w:type="dxa"/>
              <w:left w:w="120" w:type="dxa"/>
              <w:bottom w:w="80" w:type="dxa"/>
              <w:right w:w="120" w:type="dxa"/>
            </w:tcMar>
            <w:vAlign w:val="center"/>
          </w:tcPr>
          <w:p w14:paraId="4B26F441" w14:textId="77777777" w:rsidR="0097527B" w:rsidRDefault="0097527B"/>
        </w:tc>
        <w:tc>
          <w:tcPr>
            <w:tcW w:w="2160" w:type="dxa"/>
            <w:tcMar>
              <w:top w:w="80" w:type="dxa"/>
              <w:left w:w="120" w:type="dxa"/>
              <w:bottom w:w="80" w:type="dxa"/>
              <w:right w:w="120" w:type="dxa"/>
            </w:tcMar>
            <w:vAlign w:val="center"/>
          </w:tcPr>
          <w:p w14:paraId="30754B43" w14:textId="77777777" w:rsidR="0097527B" w:rsidRDefault="00317CDB">
            <w:pPr>
              <w:pStyle w:val="TableText"/>
            </w:pPr>
            <w:r>
              <w:t>Justified text</w:t>
            </w:r>
          </w:p>
        </w:tc>
        <w:tc>
          <w:tcPr>
            <w:tcW w:w="700" w:type="dxa"/>
            <w:tcMar>
              <w:top w:w="80" w:type="dxa"/>
              <w:left w:w="120" w:type="dxa"/>
              <w:bottom w:w="80" w:type="dxa"/>
              <w:right w:w="120" w:type="dxa"/>
            </w:tcMar>
            <w:vAlign w:val="center"/>
          </w:tcPr>
          <w:p w14:paraId="1ED52787" w14:textId="77777777" w:rsidR="0097527B" w:rsidRDefault="00317CDB">
            <w:pPr>
              <w:pStyle w:val="TableText"/>
              <w:jc w:val="right"/>
            </w:pPr>
            <w:r>
              <w:rPr>
                <w:color w:val="6B6B6B"/>
              </w:rPr>
              <w:t>44%</w:t>
            </w:r>
          </w:p>
        </w:tc>
        <w:tc>
          <w:tcPr>
            <w:tcW w:w="2300" w:type="dxa"/>
            <w:tcMar>
              <w:top w:w="80" w:type="dxa"/>
              <w:left w:w="120" w:type="dxa"/>
              <w:bottom w:w="80" w:type="dxa"/>
              <w:right w:w="120" w:type="dxa"/>
            </w:tcMar>
            <w:vAlign w:val="center"/>
          </w:tcPr>
          <w:p w14:paraId="725A25E1" w14:textId="77777777" w:rsidR="0097527B" w:rsidRDefault="00317CDB">
            <w:pPr>
              <w:keepNext/>
              <w:shd w:val="clear" w:color="auto" w:fill="8C8C8C"/>
              <w:spacing w:after="0" w:line="160" w:lineRule="exact"/>
              <w:ind w:right="1154"/>
            </w:pPr>
            <w:r>
              <w:rPr>
                <w:sz w:val="10"/>
                <w:szCs w:val="10"/>
              </w:rPr>
              <w:t xml:space="preserve"> </w:t>
            </w:r>
          </w:p>
        </w:tc>
        <w:tc>
          <w:tcPr>
            <w:tcW w:w="800" w:type="dxa"/>
            <w:tcMar>
              <w:top w:w="80" w:type="dxa"/>
              <w:left w:w="120" w:type="dxa"/>
              <w:bottom w:w="80" w:type="dxa"/>
              <w:right w:w="120" w:type="dxa"/>
            </w:tcMar>
            <w:vAlign w:val="center"/>
          </w:tcPr>
          <w:p w14:paraId="076C1FA7" w14:textId="77777777" w:rsidR="0097527B" w:rsidRDefault="00317CDB">
            <w:pPr>
              <w:pStyle w:val="TableText"/>
              <w:jc w:val="right"/>
            </w:pPr>
            <w:r>
              <w:rPr>
                <w:b/>
                <w:bCs/>
              </w:rPr>
              <w:t>85.9%</w:t>
            </w:r>
          </w:p>
        </w:tc>
        <w:tc>
          <w:tcPr>
            <w:tcW w:w="2100" w:type="dxa"/>
            <w:tcMar>
              <w:top w:w="80" w:type="dxa"/>
              <w:left w:w="120" w:type="dxa"/>
              <w:bottom w:w="80" w:type="dxa"/>
              <w:right w:w="120" w:type="dxa"/>
            </w:tcMar>
            <w:vAlign w:val="center"/>
          </w:tcPr>
          <w:p w14:paraId="5A070755" w14:textId="77777777" w:rsidR="0097527B" w:rsidRDefault="00317CDB">
            <w:pPr>
              <w:keepNext/>
              <w:shd w:val="clear" w:color="auto" w:fill="000000"/>
              <w:spacing w:after="0" w:line="160" w:lineRule="exact"/>
              <w:ind w:right="262"/>
            </w:pPr>
            <w:r>
              <w:rPr>
                <w:sz w:val="10"/>
                <w:szCs w:val="10"/>
              </w:rPr>
              <w:t xml:space="preserve"> </w:t>
            </w:r>
          </w:p>
        </w:tc>
      </w:tr>
      <w:tr w:rsidR="0097527B" w14:paraId="603E4532" w14:textId="77777777">
        <w:trPr>
          <w:cantSplit/>
        </w:trPr>
        <w:tc>
          <w:tcPr>
            <w:tcW w:w="1300" w:type="dxa"/>
            <w:vMerge/>
            <w:shd w:val="clear" w:color="auto" w:fill="F5F5F5"/>
            <w:tcMar>
              <w:top w:w="80" w:type="dxa"/>
              <w:left w:w="120" w:type="dxa"/>
              <w:bottom w:w="80" w:type="dxa"/>
              <w:right w:w="120" w:type="dxa"/>
            </w:tcMar>
            <w:vAlign w:val="center"/>
          </w:tcPr>
          <w:p w14:paraId="5B38E10E" w14:textId="77777777" w:rsidR="0097527B" w:rsidRDefault="0097527B"/>
        </w:tc>
        <w:tc>
          <w:tcPr>
            <w:tcW w:w="2160" w:type="dxa"/>
            <w:tcMar>
              <w:top w:w="80" w:type="dxa"/>
              <w:left w:w="120" w:type="dxa"/>
              <w:bottom w:w="80" w:type="dxa"/>
              <w:right w:w="120" w:type="dxa"/>
            </w:tcMar>
            <w:vAlign w:val="center"/>
          </w:tcPr>
          <w:p w14:paraId="301EB0E6" w14:textId="77777777" w:rsidR="0097527B" w:rsidRDefault="00317CDB">
            <w:pPr>
              <w:pStyle w:val="TableText"/>
            </w:pPr>
            <w:r>
              <w:t>Lists</w:t>
            </w:r>
          </w:p>
        </w:tc>
        <w:tc>
          <w:tcPr>
            <w:tcW w:w="700" w:type="dxa"/>
            <w:tcMar>
              <w:top w:w="80" w:type="dxa"/>
              <w:left w:w="120" w:type="dxa"/>
              <w:bottom w:w="80" w:type="dxa"/>
              <w:right w:w="120" w:type="dxa"/>
            </w:tcMar>
            <w:vAlign w:val="center"/>
          </w:tcPr>
          <w:p w14:paraId="24754717" w14:textId="77777777" w:rsidR="0097527B" w:rsidRDefault="00317CDB">
            <w:pPr>
              <w:pStyle w:val="TableText"/>
              <w:jc w:val="right"/>
            </w:pPr>
            <w:r>
              <w:rPr>
                <w:color w:val="6B6B6B"/>
              </w:rPr>
              <w:t>28%</w:t>
            </w:r>
          </w:p>
        </w:tc>
        <w:tc>
          <w:tcPr>
            <w:tcW w:w="2300" w:type="dxa"/>
            <w:tcMar>
              <w:top w:w="80" w:type="dxa"/>
              <w:left w:w="120" w:type="dxa"/>
              <w:bottom w:w="80" w:type="dxa"/>
              <w:right w:w="120" w:type="dxa"/>
            </w:tcMar>
            <w:vAlign w:val="center"/>
          </w:tcPr>
          <w:p w14:paraId="42350789" w14:textId="77777777" w:rsidR="0097527B" w:rsidRDefault="00317CDB">
            <w:pPr>
              <w:keepNext/>
              <w:shd w:val="clear" w:color="auto" w:fill="8C8C8C"/>
              <w:spacing w:after="0" w:line="160" w:lineRule="exact"/>
              <w:ind w:right="1483"/>
            </w:pPr>
            <w:r>
              <w:rPr>
                <w:sz w:val="10"/>
                <w:szCs w:val="10"/>
              </w:rPr>
              <w:t xml:space="preserve"> </w:t>
            </w:r>
          </w:p>
        </w:tc>
        <w:tc>
          <w:tcPr>
            <w:tcW w:w="800" w:type="dxa"/>
            <w:tcMar>
              <w:top w:w="80" w:type="dxa"/>
              <w:left w:w="120" w:type="dxa"/>
              <w:bottom w:w="80" w:type="dxa"/>
              <w:right w:w="120" w:type="dxa"/>
            </w:tcMar>
            <w:vAlign w:val="center"/>
          </w:tcPr>
          <w:p w14:paraId="076EE5DE" w14:textId="77777777" w:rsidR="0097527B" w:rsidRDefault="00317CDB">
            <w:pPr>
              <w:pStyle w:val="TableText"/>
              <w:jc w:val="right"/>
            </w:pPr>
            <w:r>
              <w:rPr>
                <w:b/>
                <w:bCs/>
              </w:rPr>
              <w:t>87.9%</w:t>
            </w:r>
          </w:p>
        </w:tc>
        <w:tc>
          <w:tcPr>
            <w:tcW w:w="2100" w:type="dxa"/>
            <w:tcMar>
              <w:top w:w="80" w:type="dxa"/>
              <w:left w:w="120" w:type="dxa"/>
              <w:bottom w:w="80" w:type="dxa"/>
              <w:right w:w="120" w:type="dxa"/>
            </w:tcMar>
            <w:vAlign w:val="center"/>
          </w:tcPr>
          <w:p w14:paraId="447539FC" w14:textId="77777777" w:rsidR="0097527B" w:rsidRDefault="00317CDB">
            <w:pPr>
              <w:keepNext/>
              <w:shd w:val="clear" w:color="auto" w:fill="000000"/>
              <w:spacing w:after="0" w:line="160" w:lineRule="exact"/>
              <w:ind w:right="225"/>
            </w:pPr>
            <w:r>
              <w:rPr>
                <w:sz w:val="10"/>
                <w:szCs w:val="10"/>
              </w:rPr>
              <w:t xml:space="preserve"> </w:t>
            </w:r>
          </w:p>
        </w:tc>
      </w:tr>
      <w:tr w:rsidR="0097527B" w14:paraId="5241E229" w14:textId="77777777">
        <w:trPr>
          <w:cantSplit/>
        </w:trPr>
        <w:tc>
          <w:tcPr>
            <w:tcW w:w="1300" w:type="dxa"/>
            <w:vMerge/>
            <w:shd w:val="clear" w:color="auto" w:fill="F5F5F5"/>
            <w:tcMar>
              <w:top w:w="80" w:type="dxa"/>
              <w:left w:w="120" w:type="dxa"/>
              <w:bottom w:w="80" w:type="dxa"/>
              <w:right w:w="120" w:type="dxa"/>
            </w:tcMar>
            <w:vAlign w:val="center"/>
          </w:tcPr>
          <w:p w14:paraId="4FF18866" w14:textId="77777777" w:rsidR="0097527B" w:rsidRDefault="0097527B"/>
        </w:tc>
        <w:tc>
          <w:tcPr>
            <w:tcW w:w="2160" w:type="dxa"/>
            <w:tcMar>
              <w:top w:w="80" w:type="dxa"/>
              <w:left w:w="120" w:type="dxa"/>
              <w:bottom w:w="80" w:type="dxa"/>
              <w:right w:w="120" w:type="dxa"/>
            </w:tcMar>
            <w:vAlign w:val="center"/>
          </w:tcPr>
          <w:p w14:paraId="000A86DA" w14:textId="77777777" w:rsidR="0097527B" w:rsidRDefault="00317CDB">
            <w:pPr>
              <w:pStyle w:val="TableText"/>
            </w:pPr>
            <w:r>
              <w:t>Vertical text</w:t>
            </w:r>
          </w:p>
        </w:tc>
        <w:tc>
          <w:tcPr>
            <w:tcW w:w="700" w:type="dxa"/>
            <w:tcMar>
              <w:top w:w="80" w:type="dxa"/>
              <w:left w:w="120" w:type="dxa"/>
              <w:bottom w:w="80" w:type="dxa"/>
              <w:right w:w="120" w:type="dxa"/>
            </w:tcMar>
            <w:vAlign w:val="center"/>
          </w:tcPr>
          <w:p w14:paraId="2EE40BD9" w14:textId="77777777" w:rsidR="0097527B" w:rsidRDefault="00317CDB">
            <w:pPr>
              <w:pStyle w:val="TableText"/>
              <w:jc w:val="right"/>
            </w:pPr>
            <w:r>
              <w:rPr>
                <w:color w:val="6B6B6B"/>
              </w:rPr>
              <w:t>13%</w:t>
            </w:r>
          </w:p>
        </w:tc>
        <w:tc>
          <w:tcPr>
            <w:tcW w:w="2300" w:type="dxa"/>
            <w:tcMar>
              <w:top w:w="80" w:type="dxa"/>
              <w:left w:w="120" w:type="dxa"/>
              <w:bottom w:w="80" w:type="dxa"/>
              <w:right w:w="120" w:type="dxa"/>
            </w:tcMar>
            <w:vAlign w:val="center"/>
          </w:tcPr>
          <w:p w14:paraId="7DA75594" w14:textId="77777777" w:rsidR="0097527B" w:rsidRDefault="00317CDB">
            <w:pPr>
              <w:keepNext/>
              <w:shd w:val="clear" w:color="auto" w:fill="8C8C8C"/>
              <w:spacing w:after="0" w:line="160" w:lineRule="exact"/>
              <w:ind w:right="1792"/>
            </w:pPr>
            <w:r>
              <w:rPr>
                <w:sz w:val="10"/>
                <w:szCs w:val="10"/>
              </w:rPr>
              <w:t xml:space="preserve"> </w:t>
            </w:r>
          </w:p>
        </w:tc>
        <w:tc>
          <w:tcPr>
            <w:tcW w:w="800" w:type="dxa"/>
            <w:tcMar>
              <w:top w:w="80" w:type="dxa"/>
              <w:left w:w="120" w:type="dxa"/>
              <w:bottom w:w="80" w:type="dxa"/>
              <w:right w:w="120" w:type="dxa"/>
            </w:tcMar>
            <w:vAlign w:val="center"/>
          </w:tcPr>
          <w:p w14:paraId="178AFCC3" w14:textId="77777777" w:rsidR="0097527B" w:rsidRDefault="00317CDB">
            <w:pPr>
              <w:pStyle w:val="TableText"/>
              <w:jc w:val="right"/>
            </w:pPr>
            <w:r>
              <w:rPr>
                <w:b/>
                <w:bCs/>
              </w:rPr>
              <w:t>88.9%</w:t>
            </w:r>
          </w:p>
        </w:tc>
        <w:tc>
          <w:tcPr>
            <w:tcW w:w="2100" w:type="dxa"/>
            <w:tcMar>
              <w:top w:w="80" w:type="dxa"/>
              <w:left w:w="120" w:type="dxa"/>
              <w:bottom w:w="80" w:type="dxa"/>
              <w:right w:w="120" w:type="dxa"/>
            </w:tcMar>
            <w:vAlign w:val="center"/>
          </w:tcPr>
          <w:p w14:paraId="4A0F9131" w14:textId="77777777" w:rsidR="0097527B" w:rsidRDefault="00317CDB">
            <w:pPr>
              <w:keepNext/>
              <w:shd w:val="clear" w:color="auto" w:fill="000000"/>
              <w:spacing w:after="0" w:line="160" w:lineRule="exact"/>
              <w:ind w:right="206"/>
            </w:pPr>
            <w:r>
              <w:rPr>
                <w:sz w:val="10"/>
                <w:szCs w:val="10"/>
              </w:rPr>
              <w:t xml:space="preserve"> </w:t>
            </w:r>
          </w:p>
        </w:tc>
      </w:tr>
      <w:tr w:rsidR="0097527B" w14:paraId="4AECCC3F" w14:textId="77777777">
        <w:trPr>
          <w:cantSplit/>
        </w:trPr>
        <w:tc>
          <w:tcPr>
            <w:tcW w:w="1300" w:type="dxa"/>
            <w:vMerge w:val="restart"/>
            <w:shd w:val="clear" w:color="auto" w:fill="FFFFFF"/>
            <w:tcMar>
              <w:top w:w="80" w:type="dxa"/>
              <w:left w:w="120" w:type="dxa"/>
              <w:bottom w:w="80" w:type="dxa"/>
              <w:right w:w="120" w:type="dxa"/>
            </w:tcMar>
            <w:vAlign w:val="center"/>
          </w:tcPr>
          <w:p w14:paraId="448E252C" w14:textId="77777777" w:rsidR="0097527B" w:rsidRDefault="00317CDB">
            <w:pPr>
              <w:pStyle w:val="TableText"/>
            </w:pPr>
            <w:r>
              <w:rPr>
                <w:b/>
                <w:bCs/>
                <w:smallCaps/>
              </w:rPr>
              <w:t>Objects</w:t>
            </w:r>
          </w:p>
        </w:tc>
        <w:tc>
          <w:tcPr>
            <w:tcW w:w="2160" w:type="dxa"/>
            <w:tcMar>
              <w:top w:w="80" w:type="dxa"/>
              <w:left w:w="120" w:type="dxa"/>
              <w:bottom w:w="80" w:type="dxa"/>
              <w:right w:w="120" w:type="dxa"/>
            </w:tcMar>
            <w:vAlign w:val="center"/>
          </w:tcPr>
          <w:p w14:paraId="1C34E081" w14:textId="77777777" w:rsidR="0097527B" w:rsidRDefault="00317CDB">
            <w:pPr>
              <w:pStyle w:val="TableText"/>
            </w:pPr>
            <w:r>
              <w:t>Pictures</w:t>
            </w:r>
          </w:p>
        </w:tc>
        <w:tc>
          <w:tcPr>
            <w:tcW w:w="700" w:type="dxa"/>
            <w:tcMar>
              <w:top w:w="80" w:type="dxa"/>
              <w:left w:w="120" w:type="dxa"/>
              <w:bottom w:w="80" w:type="dxa"/>
              <w:right w:w="120" w:type="dxa"/>
            </w:tcMar>
            <w:vAlign w:val="center"/>
          </w:tcPr>
          <w:p w14:paraId="33956E56" w14:textId="77777777" w:rsidR="0097527B" w:rsidRDefault="00317CDB">
            <w:pPr>
              <w:pStyle w:val="TableText"/>
              <w:jc w:val="right"/>
            </w:pPr>
            <w:r>
              <w:rPr>
                <w:color w:val="6B6B6B"/>
              </w:rPr>
              <w:t>65%</w:t>
            </w:r>
          </w:p>
        </w:tc>
        <w:tc>
          <w:tcPr>
            <w:tcW w:w="2300" w:type="dxa"/>
            <w:tcMar>
              <w:top w:w="80" w:type="dxa"/>
              <w:left w:w="120" w:type="dxa"/>
              <w:bottom w:w="80" w:type="dxa"/>
              <w:right w:w="120" w:type="dxa"/>
            </w:tcMar>
            <w:vAlign w:val="center"/>
          </w:tcPr>
          <w:p w14:paraId="06B698EF" w14:textId="77777777" w:rsidR="0097527B" w:rsidRDefault="00317CDB">
            <w:pPr>
              <w:keepNext/>
              <w:shd w:val="clear" w:color="auto" w:fill="8C8C8C"/>
              <w:spacing w:after="0" w:line="160" w:lineRule="exact"/>
              <w:ind w:right="721"/>
            </w:pPr>
            <w:r>
              <w:rPr>
                <w:sz w:val="10"/>
                <w:szCs w:val="10"/>
              </w:rPr>
              <w:t xml:space="preserve"> </w:t>
            </w:r>
          </w:p>
        </w:tc>
        <w:tc>
          <w:tcPr>
            <w:tcW w:w="800" w:type="dxa"/>
            <w:tcMar>
              <w:top w:w="80" w:type="dxa"/>
              <w:left w:w="120" w:type="dxa"/>
              <w:bottom w:w="80" w:type="dxa"/>
              <w:right w:w="120" w:type="dxa"/>
            </w:tcMar>
            <w:vAlign w:val="center"/>
          </w:tcPr>
          <w:p w14:paraId="2615CB70" w14:textId="77777777" w:rsidR="0097527B" w:rsidRDefault="00317CDB">
            <w:pPr>
              <w:pStyle w:val="TableText"/>
              <w:jc w:val="right"/>
            </w:pPr>
            <w:r>
              <w:rPr>
                <w:b/>
                <w:bCs/>
              </w:rPr>
              <w:t>87.6%</w:t>
            </w:r>
          </w:p>
        </w:tc>
        <w:tc>
          <w:tcPr>
            <w:tcW w:w="2100" w:type="dxa"/>
            <w:tcMar>
              <w:top w:w="80" w:type="dxa"/>
              <w:left w:w="120" w:type="dxa"/>
              <w:bottom w:w="80" w:type="dxa"/>
              <w:right w:w="120" w:type="dxa"/>
            </w:tcMar>
            <w:vAlign w:val="center"/>
          </w:tcPr>
          <w:p w14:paraId="2D2A4D86" w14:textId="77777777" w:rsidR="0097527B" w:rsidRDefault="00317CDB">
            <w:pPr>
              <w:keepNext/>
              <w:shd w:val="clear" w:color="auto" w:fill="000000"/>
              <w:spacing w:after="0" w:line="160" w:lineRule="exact"/>
              <w:ind w:right="231"/>
            </w:pPr>
            <w:r>
              <w:rPr>
                <w:sz w:val="10"/>
                <w:szCs w:val="10"/>
              </w:rPr>
              <w:t xml:space="preserve"> </w:t>
            </w:r>
          </w:p>
        </w:tc>
      </w:tr>
      <w:tr w:rsidR="0097527B" w14:paraId="76A82DAC" w14:textId="77777777">
        <w:trPr>
          <w:cantSplit/>
        </w:trPr>
        <w:tc>
          <w:tcPr>
            <w:tcW w:w="1300" w:type="dxa"/>
            <w:vMerge/>
            <w:shd w:val="clear" w:color="auto" w:fill="FFFFFF"/>
            <w:tcMar>
              <w:top w:w="80" w:type="dxa"/>
              <w:left w:w="120" w:type="dxa"/>
              <w:bottom w:w="80" w:type="dxa"/>
              <w:right w:w="120" w:type="dxa"/>
            </w:tcMar>
            <w:vAlign w:val="center"/>
          </w:tcPr>
          <w:p w14:paraId="79645A0F" w14:textId="77777777" w:rsidR="0097527B" w:rsidRDefault="0097527B"/>
        </w:tc>
        <w:tc>
          <w:tcPr>
            <w:tcW w:w="2160" w:type="dxa"/>
            <w:tcMar>
              <w:top w:w="80" w:type="dxa"/>
              <w:left w:w="120" w:type="dxa"/>
              <w:bottom w:w="80" w:type="dxa"/>
              <w:right w:w="120" w:type="dxa"/>
            </w:tcMar>
            <w:vAlign w:val="center"/>
          </w:tcPr>
          <w:p w14:paraId="19DFF51A" w14:textId="77777777" w:rsidR="0097527B" w:rsidRDefault="00317CDB">
            <w:pPr>
              <w:pStyle w:val="TableText"/>
            </w:pPr>
            <w:r>
              <w:t>Floating objects</w:t>
            </w:r>
          </w:p>
        </w:tc>
        <w:tc>
          <w:tcPr>
            <w:tcW w:w="700" w:type="dxa"/>
            <w:tcMar>
              <w:top w:w="80" w:type="dxa"/>
              <w:left w:w="120" w:type="dxa"/>
              <w:bottom w:w="80" w:type="dxa"/>
              <w:right w:w="120" w:type="dxa"/>
            </w:tcMar>
            <w:vAlign w:val="center"/>
          </w:tcPr>
          <w:p w14:paraId="3FCA9F77" w14:textId="77777777" w:rsidR="0097527B" w:rsidRDefault="00317CDB">
            <w:pPr>
              <w:pStyle w:val="TableText"/>
              <w:jc w:val="right"/>
            </w:pPr>
            <w:r>
              <w:rPr>
                <w:color w:val="6B6B6B"/>
              </w:rPr>
              <w:t>27%</w:t>
            </w:r>
          </w:p>
        </w:tc>
        <w:tc>
          <w:tcPr>
            <w:tcW w:w="2300" w:type="dxa"/>
            <w:tcMar>
              <w:top w:w="80" w:type="dxa"/>
              <w:left w:w="120" w:type="dxa"/>
              <w:bottom w:w="80" w:type="dxa"/>
              <w:right w:w="120" w:type="dxa"/>
            </w:tcMar>
            <w:vAlign w:val="center"/>
          </w:tcPr>
          <w:p w14:paraId="5B547AD6" w14:textId="77777777" w:rsidR="0097527B" w:rsidRDefault="00317CDB">
            <w:pPr>
              <w:keepNext/>
              <w:shd w:val="clear" w:color="auto" w:fill="8C8C8C"/>
              <w:spacing w:after="0" w:line="160" w:lineRule="exact"/>
              <w:ind w:right="1504"/>
            </w:pPr>
            <w:r>
              <w:rPr>
                <w:sz w:val="10"/>
                <w:szCs w:val="10"/>
              </w:rPr>
              <w:t xml:space="preserve"> </w:t>
            </w:r>
          </w:p>
        </w:tc>
        <w:tc>
          <w:tcPr>
            <w:tcW w:w="800" w:type="dxa"/>
            <w:tcMar>
              <w:top w:w="80" w:type="dxa"/>
              <w:left w:w="120" w:type="dxa"/>
              <w:bottom w:w="80" w:type="dxa"/>
              <w:right w:w="120" w:type="dxa"/>
            </w:tcMar>
            <w:vAlign w:val="center"/>
          </w:tcPr>
          <w:p w14:paraId="52F93F14" w14:textId="77777777" w:rsidR="0097527B" w:rsidRDefault="00317CDB">
            <w:pPr>
              <w:pStyle w:val="TableText"/>
              <w:jc w:val="right"/>
            </w:pPr>
            <w:r>
              <w:rPr>
                <w:b/>
                <w:bCs/>
              </w:rPr>
              <w:t>77.0%</w:t>
            </w:r>
          </w:p>
        </w:tc>
        <w:tc>
          <w:tcPr>
            <w:tcW w:w="2100" w:type="dxa"/>
            <w:tcMar>
              <w:top w:w="80" w:type="dxa"/>
              <w:left w:w="120" w:type="dxa"/>
              <w:bottom w:w="80" w:type="dxa"/>
              <w:right w:w="120" w:type="dxa"/>
            </w:tcMar>
            <w:vAlign w:val="center"/>
          </w:tcPr>
          <w:p w14:paraId="3EF5CC37" w14:textId="77777777" w:rsidR="0097527B" w:rsidRDefault="00317CDB">
            <w:pPr>
              <w:keepNext/>
              <w:shd w:val="clear" w:color="auto" w:fill="000000"/>
              <w:spacing w:after="0" w:line="160" w:lineRule="exact"/>
              <w:ind w:right="428"/>
            </w:pPr>
            <w:r>
              <w:rPr>
                <w:sz w:val="10"/>
                <w:szCs w:val="10"/>
              </w:rPr>
              <w:t xml:space="preserve"> </w:t>
            </w:r>
          </w:p>
        </w:tc>
      </w:tr>
      <w:tr w:rsidR="0097527B" w14:paraId="7DB4D7EF" w14:textId="77777777">
        <w:trPr>
          <w:cantSplit/>
        </w:trPr>
        <w:tc>
          <w:tcPr>
            <w:tcW w:w="1300" w:type="dxa"/>
            <w:vMerge w:val="restart"/>
            <w:shd w:val="clear" w:color="auto" w:fill="F5F5F5"/>
            <w:tcMar>
              <w:top w:w="80" w:type="dxa"/>
              <w:left w:w="120" w:type="dxa"/>
              <w:bottom w:w="80" w:type="dxa"/>
              <w:right w:w="120" w:type="dxa"/>
            </w:tcMar>
            <w:vAlign w:val="center"/>
          </w:tcPr>
          <w:p w14:paraId="2CED1B91" w14:textId="77777777" w:rsidR="0097527B" w:rsidRDefault="00317CDB">
            <w:pPr>
              <w:pStyle w:val="TableText"/>
            </w:pPr>
            <w:r>
              <w:rPr>
                <w:b/>
                <w:bCs/>
                <w:smallCaps/>
              </w:rPr>
              <w:t>Page</w:t>
            </w:r>
          </w:p>
        </w:tc>
        <w:tc>
          <w:tcPr>
            <w:tcW w:w="2160" w:type="dxa"/>
            <w:tcMar>
              <w:top w:w="80" w:type="dxa"/>
              <w:left w:w="120" w:type="dxa"/>
              <w:bottom w:w="80" w:type="dxa"/>
              <w:right w:w="120" w:type="dxa"/>
            </w:tcMar>
            <w:vAlign w:val="center"/>
          </w:tcPr>
          <w:p w14:paraId="1F475BB9" w14:textId="77777777" w:rsidR="0097527B" w:rsidRDefault="00317CDB">
            <w:pPr>
              <w:pStyle w:val="TableText"/>
            </w:pPr>
            <w:r>
              <w:t>Headers and footers</w:t>
            </w:r>
          </w:p>
        </w:tc>
        <w:tc>
          <w:tcPr>
            <w:tcW w:w="700" w:type="dxa"/>
            <w:tcMar>
              <w:top w:w="80" w:type="dxa"/>
              <w:left w:w="120" w:type="dxa"/>
              <w:bottom w:w="80" w:type="dxa"/>
              <w:right w:w="120" w:type="dxa"/>
            </w:tcMar>
            <w:vAlign w:val="center"/>
          </w:tcPr>
          <w:p w14:paraId="0F969E14" w14:textId="77777777" w:rsidR="0097527B" w:rsidRDefault="00317CDB">
            <w:pPr>
              <w:pStyle w:val="TableText"/>
              <w:jc w:val="right"/>
            </w:pPr>
            <w:r>
              <w:rPr>
                <w:color w:val="6B6B6B"/>
              </w:rPr>
              <w:t>45%</w:t>
            </w:r>
          </w:p>
        </w:tc>
        <w:tc>
          <w:tcPr>
            <w:tcW w:w="2300" w:type="dxa"/>
            <w:tcMar>
              <w:top w:w="80" w:type="dxa"/>
              <w:left w:w="120" w:type="dxa"/>
              <w:bottom w:w="80" w:type="dxa"/>
              <w:right w:w="120" w:type="dxa"/>
            </w:tcMar>
            <w:vAlign w:val="center"/>
          </w:tcPr>
          <w:p w14:paraId="203B1EE3" w14:textId="77777777" w:rsidR="0097527B" w:rsidRDefault="00317CDB">
            <w:pPr>
              <w:keepNext/>
              <w:shd w:val="clear" w:color="auto" w:fill="8C8C8C"/>
              <w:spacing w:after="0" w:line="160" w:lineRule="exact"/>
              <w:ind w:right="1133"/>
            </w:pPr>
            <w:r>
              <w:rPr>
                <w:sz w:val="10"/>
                <w:szCs w:val="10"/>
              </w:rPr>
              <w:t xml:space="preserve"> </w:t>
            </w:r>
          </w:p>
        </w:tc>
        <w:tc>
          <w:tcPr>
            <w:tcW w:w="800" w:type="dxa"/>
            <w:tcMar>
              <w:top w:w="80" w:type="dxa"/>
              <w:left w:w="120" w:type="dxa"/>
              <w:bottom w:w="80" w:type="dxa"/>
              <w:right w:w="120" w:type="dxa"/>
            </w:tcMar>
            <w:vAlign w:val="center"/>
          </w:tcPr>
          <w:p w14:paraId="171CB818" w14:textId="77777777" w:rsidR="0097527B" w:rsidRDefault="00317CDB">
            <w:pPr>
              <w:pStyle w:val="TableText"/>
              <w:jc w:val="right"/>
            </w:pPr>
            <w:r>
              <w:rPr>
                <w:b/>
                <w:bCs/>
              </w:rPr>
              <w:t>87.0%</w:t>
            </w:r>
          </w:p>
        </w:tc>
        <w:tc>
          <w:tcPr>
            <w:tcW w:w="2100" w:type="dxa"/>
            <w:tcMar>
              <w:top w:w="80" w:type="dxa"/>
              <w:left w:w="120" w:type="dxa"/>
              <w:bottom w:w="80" w:type="dxa"/>
              <w:right w:w="120" w:type="dxa"/>
            </w:tcMar>
            <w:vAlign w:val="center"/>
          </w:tcPr>
          <w:p w14:paraId="43CF2B17" w14:textId="77777777" w:rsidR="0097527B" w:rsidRDefault="00317CDB">
            <w:pPr>
              <w:keepNext/>
              <w:shd w:val="clear" w:color="auto" w:fill="000000"/>
              <w:spacing w:after="0" w:line="160" w:lineRule="exact"/>
              <w:ind w:right="242"/>
            </w:pPr>
            <w:r>
              <w:rPr>
                <w:sz w:val="10"/>
                <w:szCs w:val="10"/>
              </w:rPr>
              <w:t xml:space="preserve"> </w:t>
            </w:r>
          </w:p>
        </w:tc>
      </w:tr>
      <w:tr w:rsidR="0097527B" w14:paraId="0705A72F" w14:textId="77777777">
        <w:trPr>
          <w:cantSplit/>
        </w:trPr>
        <w:tc>
          <w:tcPr>
            <w:tcW w:w="1300" w:type="dxa"/>
            <w:vMerge/>
            <w:shd w:val="clear" w:color="auto" w:fill="F5F5F5"/>
            <w:tcMar>
              <w:top w:w="80" w:type="dxa"/>
              <w:left w:w="120" w:type="dxa"/>
              <w:bottom w:w="80" w:type="dxa"/>
              <w:right w:w="120" w:type="dxa"/>
            </w:tcMar>
            <w:vAlign w:val="center"/>
          </w:tcPr>
          <w:p w14:paraId="1DCCF013" w14:textId="77777777" w:rsidR="0097527B" w:rsidRDefault="0097527B"/>
        </w:tc>
        <w:tc>
          <w:tcPr>
            <w:tcW w:w="2160" w:type="dxa"/>
            <w:tcMar>
              <w:top w:w="80" w:type="dxa"/>
              <w:left w:w="120" w:type="dxa"/>
              <w:bottom w:w="80" w:type="dxa"/>
              <w:right w:w="120" w:type="dxa"/>
            </w:tcMar>
            <w:vAlign w:val="center"/>
          </w:tcPr>
          <w:p w14:paraId="5A22D34E" w14:textId="77777777" w:rsidR="0097527B" w:rsidRDefault="00317CDB">
            <w:pPr>
              <w:pStyle w:val="TableText"/>
            </w:pPr>
            <w:r>
              <w:t>Page number fields</w:t>
            </w:r>
          </w:p>
        </w:tc>
        <w:tc>
          <w:tcPr>
            <w:tcW w:w="700" w:type="dxa"/>
            <w:tcMar>
              <w:top w:w="80" w:type="dxa"/>
              <w:left w:w="120" w:type="dxa"/>
              <w:bottom w:w="80" w:type="dxa"/>
              <w:right w:w="120" w:type="dxa"/>
            </w:tcMar>
            <w:vAlign w:val="center"/>
          </w:tcPr>
          <w:p w14:paraId="05113F57" w14:textId="77777777" w:rsidR="0097527B" w:rsidRDefault="00317CDB">
            <w:pPr>
              <w:pStyle w:val="TableText"/>
              <w:jc w:val="right"/>
            </w:pPr>
            <w:r>
              <w:rPr>
                <w:color w:val="6B6B6B"/>
              </w:rPr>
              <w:t>16%</w:t>
            </w:r>
          </w:p>
        </w:tc>
        <w:tc>
          <w:tcPr>
            <w:tcW w:w="2300" w:type="dxa"/>
            <w:tcMar>
              <w:top w:w="80" w:type="dxa"/>
              <w:left w:w="120" w:type="dxa"/>
              <w:bottom w:w="80" w:type="dxa"/>
              <w:right w:w="120" w:type="dxa"/>
            </w:tcMar>
            <w:vAlign w:val="center"/>
          </w:tcPr>
          <w:p w14:paraId="01B7A495" w14:textId="77777777" w:rsidR="0097527B" w:rsidRDefault="00317CDB">
            <w:pPr>
              <w:keepNext/>
              <w:shd w:val="clear" w:color="auto" w:fill="8C8C8C"/>
              <w:spacing w:after="0" w:line="160" w:lineRule="exact"/>
              <w:ind w:right="1730"/>
            </w:pPr>
            <w:r>
              <w:rPr>
                <w:sz w:val="10"/>
                <w:szCs w:val="10"/>
              </w:rPr>
              <w:t xml:space="preserve"> </w:t>
            </w:r>
          </w:p>
        </w:tc>
        <w:tc>
          <w:tcPr>
            <w:tcW w:w="800" w:type="dxa"/>
            <w:tcMar>
              <w:top w:w="80" w:type="dxa"/>
              <w:left w:w="120" w:type="dxa"/>
              <w:bottom w:w="80" w:type="dxa"/>
              <w:right w:w="120" w:type="dxa"/>
            </w:tcMar>
            <w:vAlign w:val="center"/>
          </w:tcPr>
          <w:p w14:paraId="7D318F8A" w14:textId="77777777" w:rsidR="0097527B" w:rsidRDefault="00317CDB">
            <w:pPr>
              <w:pStyle w:val="TableText"/>
              <w:jc w:val="right"/>
            </w:pPr>
            <w:r>
              <w:rPr>
                <w:b/>
                <w:bCs/>
              </w:rPr>
              <w:t>90.5%</w:t>
            </w:r>
          </w:p>
        </w:tc>
        <w:tc>
          <w:tcPr>
            <w:tcW w:w="2100" w:type="dxa"/>
            <w:tcMar>
              <w:top w:w="80" w:type="dxa"/>
              <w:left w:w="120" w:type="dxa"/>
              <w:bottom w:w="80" w:type="dxa"/>
              <w:right w:w="120" w:type="dxa"/>
            </w:tcMar>
            <w:vAlign w:val="center"/>
          </w:tcPr>
          <w:p w14:paraId="715C8FCD" w14:textId="77777777" w:rsidR="0097527B" w:rsidRDefault="00317CDB">
            <w:pPr>
              <w:keepNext/>
              <w:shd w:val="clear" w:color="auto" w:fill="000000"/>
              <w:spacing w:after="0" w:line="160" w:lineRule="exact"/>
              <w:ind w:right="177"/>
            </w:pPr>
            <w:r>
              <w:rPr>
                <w:sz w:val="10"/>
                <w:szCs w:val="10"/>
              </w:rPr>
              <w:t xml:space="preserve"> </w:t>
            </w:r>
          </w:p>
        </w:tc>
      </w:tr>
    </w:tbl>
    <w:p w14:paraId="7EEB655A" w14:textId="77777777" w:rsidR="0097527B" w:rsidRDefault="00317CDB">
      <w:pPr>
        <w:pStyle w:val="Caption"/>
      </w:pPr>
      <w:r>
        <w:t>Table 1 — Documents within tolerance, by feature. 1,543 documents (75.2%) score 0, identical to Word’s.</w:t>
      </w:r>
    </w:p>
    <w:p w14:paraId="279C1F23" w14:textId="77777777" w:rsidR="0097527B" w:rsidRDefault="00317CDB">
      <w:pPr>
        <w:pStyle w:val="Callout"/>
      </w:pPr>
      <w:r>
        <w:rPr>
          <w:b/>
          <w:bCs/>
        </w:rPr>
        <w:t>Round 2</w:t>
      </w:r>
      <w:r>
        <w:t xml:space="preserve"> moved documents within tolerance from </w:t>
      </w:r>
      <w:r>
        <w:rPr>
          <w:b/>
          <w:bCs/>
        </w:rPr>
        <w:t>60.4% to 89.4%</w:t>
      </w:r>
      <w:r>
        <w:t xml:space="preserve"> against the 2026-10-27 baseline: 780 documents improved, one regressed, and page counts went from 98.8% to 100%.</w:t>
      </w:r>
    </w:p>
    <w:p w14:paraId="2B635BDB" w14:textId="77777777" w:rsidR="0097527B" w:rsidRDefault="00317CDB">
      <w:pPr>
        <w:pStyle w:val="Callout"/>
      </w:pPr>
      <w:r>
        <w:t xml:space="preserve">Every document in the corpus is in an older Word compatibility mode; most use </w:t>
      </w:r>
      <w:r>
        <w:rPr>
          <w:b/>
          <w:bCs/>
        </w:rPr>
        <w:t>Arial, Calibri, Times New Roman</w:t>
      </w:r>
      <w:r>
        <w:t xml:space="preserve"> and </w:t>
      </w:r>
      <w:r>
        <w:rPr>
          <w:b/>
          <w:bCs/>
        </w:rPr>
        <w:t>Courier New</w:t>
      </w:r>
      <w:r>
        <w:t>, and a third draw symbols with MS Mincho. Twip’s rulebook writes down how Word lays each of them out, rule by rule.</w:t>
      </w:r>
    </w:p>
    <w:p w14:paraId="1DC7A7BE" w14:textId="77777777" w:rsidR="0097527B" w:rsidRDefault="00317CDB">
      <w:pPr>
        <w:pStyle w:val="Heading1"/>
        <w:numPr>
          <w:ilvl w:val="0"/>
          <w:numId w:val="2"/>
        </w:numPr>
      </w:pPr>
      <w:bookmarkStart w:id="4" w:name="_Toc244164928"/>
      <w:r>
        <w:t>One contract, three SDKs</w:t>
      </w:r>
      <w:bookmarkEnd w:id="4"/>
    </w:p>
    <w:p w14:paraId="0F7AECEF" w14:textId="77777777" w:rsidR="0097527B" w:rsidRDefault="00317CDB">
      <w:r>
        <w:t>Each SDK is written by hand for its language, and all of them follow the same contract. Pick the one your application is written in; the documents, layout and behaviour are the same.</w:t>
      </w:r>
    </w:p>
    <w:tbl>
      <w:tblPr>
        <w:tblW w:w="9360" w:type="dxa"/>
        <w:tblBorders>
          <w:top w:val="none" w:sz="0" w:space="0" w:color="FFFFFF"/>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1500"/>
        <w:gridCol w:w="3300"/>
        <w:gridCol w:w="4560"/>
      </w:tblGrid>
      <w:tr w:rsidR="0097527B" w14:paraId="4806399A" w14:textId="77777777">
        <w:trPr>
          <w:cantSplit/>
          <w:tblHeader/>
        </w:trPr>
        <w:tc>
          <w:tcPr>
            <w:tcW w:w="1500" w:type="dxa"/>
            <w:shd w:val="clear" w:color="auto" w:fill="000000"/>
            <w:tcMar>
              <w:top w:w="80" w:type="dxa"/>
              <w:left w:w="120" w:type="dxa"/>
              <w:bottom w:w="80" w:type="dxa"/>
              <w:right w:w="120" w:type="dxa"/>
            </w:tcMar>
            <w:vAlign w:val="center"/>
          </w:tcPr>
          <w:p w14:paraId="79E0362E" w14:textId="77777777" w:rsidR="0097527B" w:rsidRDefault="00317CDB">
            <w:pPr>
              <w:pStyle w:val="TableHead"/>
            </w:pPr>
            <w:r>
              <w:t>SDK</w:t>
            </w:r>
          </w:p>
        </w:tc>
        <w:tc>
          <w:tcPr>
            <w:tcW w:w="3300" w:type="dxa"/>
            <w:shd w:val="clear" w:color="auto" w:fill="000000"/>
            <w:tcMar>
              <w:top w:w="80" w:type="dxa"/>
              <w:left w:w="120" w:type="dxa"/>
              <w:bottom w:w="80" w:type="dxa"/>
              <w:right w:w="120" w:type="dxa"/>
            </w:tcMar>
            <w:vAlign w:val="center"/>
          </w:tcPr>
          <w:p w14:paraId="298B8D1B" w14:textId="77777777" w:rsidR="0097527B" w:rsidRDefault="00317CDB">
            <w:pPr>
              <w:pStyle w:val="TableHead"/>
            </w:pPr>
            <w:r>
              <w:t>Package</w:t>
            </w:r>
          </w:p>
        </w:tc>
        <w:tc>
          <w:tcPr>
            <w:tcW w:w="4560" w:type="dxa"/>
            <w:shd w:val="clear" w:color="auto" w:fill="000000"/>
            <w:tcMar>
              <w:top w:w="80" w:type="dxa"/>
              <w:left w:w="120" w:type="dxa"/>
              <w:bottom w:w="80" w:type="dxa"/>
              <w:right w:w="120" w:type="dxa"/>
            </w:tcMar>
            <w:vAlign w:val="center"/>
          </w:tcPr>
          <w:p w14:paraId="69B10B2A" w14:textId="77777777" w:rsidR="0097527B" w:rsidRDefault="00317CDB">
            <w:pPr>
              <w:pStyle w:val="TableHead"/>
            </w:pPr>
            <w:r>
              <w:t>For</w:t>
            </w:r>
          </w:p>
        </w:tc>
      </w:tr>
      <w:tr w:rsidR="0097527B" w14:paraId="3BCF4916" w14:textId="77777777">
        <w:trPr>
          <w:cantSplit/>
        </w:trPr>
        <w:tc>
          <w:tcPr>
            <w:tcW w:w="1500" w:type="dxa"/>
            <w:tcMar>
              <w:top w:w="80" w:type="dxa"/>
              <w:left w:w="120" w:type="dxa"/>
              <w:bottom w:w="80" w:type="dxa"/>
              <w:right w:w="120" w:type="dxa"/>
            </w:tcMar>
            <w:vAlign w:val="center"/>
          </w:tcPr>
          <w:p w14:paraId="31DC9FA3" w14:textId="77777777" w:rsidR="0097527B" w:rsidRDefault="00317CDB">
            <w:pPr>
              <w:pStyle w:val="TableText"/>
            </w:pPr>
            <w:r>
              <w:rPr>
                <w:b/>
                <w:bCs/>
              </w:rPr>
              <w:t>Web</w:t>
            </w:r>
          </w:p>
        </w:tc>
        <w:tc>
          <w:tcPr>
            <w:tcW w:w="3300" w:type="dxa"/>
            <w:tcMar>
              <w:top w:w="80" w:type="dxa"/>
              <w:left w:w="120" w:type="dxa"/>
              <w:bottom w:w="80" w:type="dxa"/>
              <w:right w:w="120" w:type="dxa"/>
            </w:tcMar>
            <w:vAlign w:val="center"/>
          </w:tcPr>
          <w:p w14:paraId="77E5101F" w14:textId="77777777" w:rsidR="0097527B" w:rsidRDefault="00317CDB">
            <w:pPr>
              <w:pStyle w:val="TableText"/>
            </w:pPr>
            <w:r>
              <w:rPr>
                <w:rStyle w:val="InlineCode"/>
              </w:rPr>
              <w:t>@twip/web</w:t>
            </w:r>
            <w:r>
              <w:t xml:space="preserve"> on npm</w:t>
            </w:r>
          </w:p>
        </w:tc>
        <w:tc>
          <w:tcPr>
            <w:tcW w:w="4560" w:type="dxa"/>
            <w:tcMar>
              <w:top w:w="80" w:type="dxa"/>
              <w:left w:w="120" w:type="dxa"/>
              <w:bottom w:w="80" w:type="dxa"/>
              <w:right w:w="120" w:type="dxa"/>
            </w:tcMar>
            <w:vAlign w:val="center"/>
          </w:tcPr>
          <w:p w14:paraId="29A86249" w14:textId="77777777" w:rsidR="0097527B" w:rsidRDefault="00317CDB">
            <w:pPr>
              <w:pStyle w:val="TableText"/>
            </w:pPr>
            <w:r>
              <w:t>Browsers and Node, through WebAssembly and a worker</w:t>
            </w:r>
          </w:p>
        </w:tc>
      </w:tr>
      <w:tr w:rsidR="0097527B" w14:paraId="52D4077E" w14:textId="77777777">
        <w:trPr>
          <w:cantSplit/>
        </w:trPr>
        <w:tc>
          <w:tcPr>
            <w:tcW w:w="1500" w:type="dxa"/>
            <w:tcMar>
              <w:top w:w="80" w:type="dxa"/>
              <w:left w:w="120" w:type="dxa"/>
              <w:bottom w:w="80" w:type="dxa"/>
              <w:right w:w="120" w:type="dxa"/>
            </w:tcMar>
            <w:vAlign w:val="center"/>
          </w:tcPr>
          <w:p w14:paraId="1A339E2C" w14:textId="77777777" w:rsidR="0097527B" w:rsidRDefault="00317CDB">
            <w:pPr>
              <w:pStyle w:val="TableText"/>
            </w:pPr>
            <w:r>
              <w:rPr>
                <w:b/>
                <w:bCs/>
              </w:rPr>
              <w:t>.NET</w:t>
            </w:r>
          </w:p>
        </w:tc>
        <w:tc>
          <w:tcPr>
            <w:tcW w:w="3300" w:type="dxa"/>
            <w:tcMar>
              <w:top w:w="80" w:type="dxa"/>
              <w:left w:w="120" w:type="dxa"/>
              <w:bottom w:w="80" w:type="dxa"/>
              <w:right w:w="120" w:type="dxa"/>
            </w:tcMar>
            <w:vAlign w:val="center"/>
          </w:tcPr>
          <w:p w14:paraId="4947B4E8" w14:textId="77777777" w:rsidR="0097527B" w:rsidRDefault="00317CDB">
            <w:pPr>
              <w:pStyle w:val="TableText"/>
            </w:pPr>
            <w:r>
              <w:rPr>
                <w:rStyle w:val="InlineCode"/>
              </w:rPr>
              <w:t>Twip.Core</w:t>
            </w:r>
            <w:r>
              <w:t xml:space="preserve">, </w:t>
            </w:r>
            <w:r>
              <w:rPr>
                <w:rStyle w:val="InlineCode"/>
              </w:rPr>
              <w:t>Twip.WinForms</w:t>
            </w:r>
            <w:r>
              <w:t xml:space="preserve"> on NuGet</w:t>
            </w:r>
          </w:p>
        </w:tc>
        <w:tc>
          <w:tcPr>
            <w:tcW w:w="4560" w:type="dxa"/>
            <w:tcMar>
              <w:top w:w="80" w:type="dxa"/>
              <w:left w:w="120" w:type="dxa"/>
              <w:bottom w:w="80" w:type="dxa"/>
              <w:right w:w="120" w:type="dxa"/>
            </w:tcMar>
            <w:vAlign w:val="center"/>
          </w:tcPr>
          <w:p w14:paraId="5EF40797" w14:textId="77777777" w:rsidR="0097527B" w:rsidRDefault="00317CDB">
            <w:pPr>
              <w:pStyle w:val="TableText"/>
            </w:pPr>
            <w:r>
              <w:t>Windows and Linux apps and services; Native AOT compatible</w:t>
            </w:r>
          </w:p>
        </w:tc>
      </w:tr>
      <w:tr w:rsidR="0097527B" w14:paraId="6C0BC3DF" w14:textId="77777777">
        <w:trPr>
          <w:cantSplit/>
        </w:trPr>
        <w:tc>
          <w:tcPr>
            <w:tcW w:w="1500" w:type="dxa"/>
            <w:tcMar>
              <w:top w:w="80" w:type="dxa"/>
              <w:left w:w="120" w:type="dxa"/>
              <w:bottom w:w="80" w:type="dxa"/>
              <w:right w:w="120" w:type="dxa"/>
            </w:tcMar>
            <w:vAlign w:val="center"/>
          </w:tcPr>
          <w:p w14:paraId="2B304C3C" w14:textId="77777777" w:rsidR="0097527B" w:rsidRDefault="00317CDB">
            <w:pPr>
              <w:pStyle w:val="TableText"/>
            </w:pPr>
            <w:r>
              <w:rPr>
                <w:b/>
                <w:bCs/>
              </w:rPr>
              <w:t>Rust</w:t>
            </w:r>
          </w:p>
        </w:tc>
        <w:tc>
          <w:tcPr>
            <w:tcW w:w="3300" w:type="dxa"/>
            <w:tcMar>
              <w:top w:w="80" w:type="dxa"/>
              <w:left w:w="120" w:type="dxa"/>
              <w:bottom w:w="80" w:type="dxa"/>
              <w:right w:w="120" w:type="dxa"/>
            </w:tcMar>
            <w:vAlign w:val="center"/>
          </w:tcPr>
          <w:p w14:paraId="76E95D01" w14:textId="77777777" w:rsidR="0097527B" w:rsidRDefault="00317CDB">
            <w:pPr>
              <w:pStyle w:val="TableText"/>
            </w:pPr>
            <w:r>
              <w:rPr>
                <w:rStyle w:val="InlineCode"/>
              </w:rPr>
              <w:t>twip</w:t>
            </w:r>
            <w:r>
              <w:t xml:space="preserve"> on crates.io</w:t>
            </w:r>
          </w:p>
        </w:tc>
        <w:tc>
          <w:tcPr>
            <w:tcW w:w="4560" w:type="dxa"/>
            <w:tcMar>
              <w:top w:w="80" w:type="dxa"/>
              <w:left w:w="120" w:type="dxa"/>
              <w:bottom w:w="80" w:type="dxa"/>
              <w:right w:w="120" w:type="dxa"/>
            </w:tcMar>
            <w:vAlign w:val="center"/>
          </w:tcPr>
          <w:p w14:paraId="71A1ECF1" w14:textId="77777777" w:rsidR="0097527B" w:rsidRDefault="00317CDB">
            <w:pPr>
              <w:pStyle w:val="TableText"/>
            </w:pPr>
            <w:r>
              <w:t>Rust applications and services</w:t>
            </w:r>
          </w:p>
        </w:tc>
      </w:tr>
    </w:tbl>
    <w:p w14:paraId="1A6638A0" w14:textId="77777777" w:rsidR="0097527B" w:rsidRDefault="00317CDB">
      <w:pPr>
        <w:pStyle w:val="Caption"/>
      </w:pPr>
      <w:r>
        <w:t>Table 2 — SDKs. A header row that repeats on every page, a heavy closing rule and hairlines between rows.</w:t>
      </w:r>
    </w:p>
    <w:p w14:paraId="5E971A48" w14:textId="77777777" w:rsidR="0097527B" w:rsidRDefault="00317CDB">
      <w:pPr>
        <w:pStyle w:val="Heading2"/>
      </w:pPr>
      <w:bookmarkStart w:id="5" w:name="_Toc244164929"/>
      <w:r>
        <w:t>Install</w:t>
      </w:r>
      <w:bookmarkEnd w:id="5"/>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946"/>
        <w:gridCol w:w="260"/>
        <w:gridCol w:w="2947"/>
        <w:gridCol w:w="260"/>
        <w:gridCol w:w="2947"/>
      </w:tblGrid>
      <w:tr w:rsidR="0097527B" w14:paraId="50541C40" w14:textId="77777777">
        <w:tc>
          <w:tcPr>
            <w:tcW w:w="3040" w:type="dxa"/>
            <w:tcMar>
              <w:top w:w="0" w:type="dxa"/>
              <w:left w:w="0" w:type="dxa"/>
              <w:bottom w:w="0" w:type="dxa"/>
              <w:right w:w="0" w:type="dxa"/>
            </w:tcMar>
          </w:tcPr>
          <w:p w14:paraId="65D812EC" w14:textId="77777777" w:rsidR="0097527B" w:rsidRDefault="00317CDB">
            <w:pPr>
              <w:pStyle w:val="Eyebrow"/>
            </w:pPr>
            <w:r>
              <w:t>Web</w:t>
            </w:r>
          </w:p>
          <w:p w14:paraId="2D5ACE9D" w14:textId="77777777" w:rsidR="0097527B" w:rsidRDefault="00317CDB">
            <w:pPr>
              <w:pStyle w:val="Code"/>
            </w:pPr>
            <w:r>
              <w:t>pnpm add @twip/web</w:t>
            </w:r>
          </w:p>
        </w:tc>
        <w:tc>
          <w:tcPr>
            <w:tcW w:w="120" w:type="dxa"/>
            <w:tcMar>
              <w:top w:w="80" w:type="dxa"/>
              <w:left w:w="120" w:type="dxa"/>
              <w:bottom w:w="80" w:type="dxa"/>
              <w:right w:w="120" w:type="dxa"/>
            </w:tcMar>
            <w:vAlign w:val="center"/>
          </w:tcPr>
          <w:p w14:paraId="0FB51F93" w14:textId="77777777" w:rsidR="0097527B" w:rsidRDefault="0097527B">
            <w:pPr>
              <w:pStyle w:val="TableText"/>
            </w:pPr>
          </w:p>
        </w:tc>
        <w:tc>
          <w:tcPr>
            <w:tcW w:w="3040" w:type="dxa"/>
            <w:tcMar>
              <w:top w:w="0" w:type="dxa"/>
              <w:left w:w="0" w:type="dxa"/>
              <w:bottom w:w="0" w:type="dxa"/>
              <w:right w:w="0" w:type="dxa"/>
            </w:tcMar>
          </w:tcPr>
          <w:p w14:paraId="32890945" w14:textId="77777777" w:rsidR="0097527B" w:rsidRDefault="00317CDB">
            <w:pPr>
              <w:pStyle w:val="Eyebrow"/>
            </w:pPr>
            <w:r>
              <w:t>.NET</w:t>
            </w:r>
          </w:p>
          <w:p w14:paraId="4E355EC1" w14:textId="77777777" w:rsidR="0097527B" w:rsidRDefault="00317CDB">
            <w:pPr>
              <w:pStyle w:val="Code"/>
            </w:pPr>
            <w:r>
              <w:t>dotnet add package Twip.Core</w:t>
            </w:r>
          </w:p>
          <w:p w14:paraId="7080DEEA" w14:textId="77777777" w:rsidR="0097527B" w:rsidRDefault="00317CDB">
            <w:pPr>
              <w:pStyle w:val="Code"/>
            </w:pPr>
            <w:r>
              <w:t>dotnet add package Twip.WinForms</w:t>
            </w:r>
          </w:p>
        </w:tc>
        <w:tc>
          <w:tcPr>
            <w:tcW w:w="120" w:type="dxa"/>
            <w:tcMar>
              <w:top w:w="80" w:type="dxa"/>
              <w:left w:w="120" w:type="dxa"/>
              <w:bottom w:w="80" w:type="dxa"/>
              <w:right w:w="120" w:type="dxa"/>
            </w:tcMar>
            <w:vAlign w:val="center"/>
          </w:tcPr>
          <w:p w14:paraId="1AF497D1" w14:textId="77777777" w:rsidR="0097527B" w:rsidRDefault="0097527B">
            <w:pPr>
              <w:pStyle w:val="TableText"/>
            </w:pPr>
          </w:p>
        </w:tc>
        <w:tc>
          <w:tcPr>
            <w:tcW w:w="3040" w:type="dxa"/>
            <w:tcMar>
              <w:top w:w="0" w:type="dxa"/>
              <w:left w:w="0" w:type="dxa"/>
              <w:bottom w:w="0" w:type="dxa"/>
              <w:right w:w="0" w:type="dxa"/>
            </w:tcMar>
          </w:tcPr>
          <w:p w14:paraId="3470FA7A" w14:textId="77777777" w:rsidR="0097527B" w:rsidRDefault="00317CDB">
            <w:pPr>
              <w:pStyle w:val="Eyebrow"/>
            </w:pPr>
            <w:r>
              <w:t>Rust</w:t>
            </w:r>
          </w:p>
          <w:p w14:paraId="6D45F415" w14:textId="77777777" w:rsidR="0097527B" w:rsidRDefault="00317CDB">
            <w:pPr>
              <w:pStyle w:val="Code"/>
            </w:pPr>
            <w:r>
              <w:t>[dependencies]</w:t>
            </w:r>
          </w:p>
          <w:p w14:paraId="2FB1BAB2" w14:textId="77777777" w:rsidR="0097527B" w:rsidRDefault="00317CDB">
            <w:pPr>
              <w:pStyle w:val="Code"/>
            </w:pPr>
            <w:r>
              <w:t>twip = "0.1"</w:t>
            </w:r>
          </w:p>
        </w:tc>
      </w:tr>
    </w:tbl>
    <w:p w14:paraId="45CC9812" w14:textId="77777777" w:rsidR="0097527B" w:rsidRDefault="0097527B">
      <w:pPr>
        <w:spacing w:after="0" w:line="200" w:lineRule="exact"/>
      </w:pPr>
    </w:p>
    <w:p w14:paraId="54F2B5B1" w14:textId="77777777" w:rsidR="0097527B" w:rsidRDefault="00317CDB">
      <w:r>
        <w:t xml:space="preserve">On Linux the engine uses the system’s FreeType and Fontconfig libraries. </w:t>
      </w:r>
      <w:r>
        <w:rPr>
          <w:rStyle w:val="InlineCode"/>
        </w:rPr>
        <w:t>Twip.Core</w:t>
      </w:r>
      <w:r>
        <w:t xml:space="preserve"> carries the native engine for </w:t>
      </w:r>
      <w:r>
        <w:rPr>
          <w:rStyle w:val="InlineCode"/>
        </w:rPr>
        <w:t>win-x64</w:t>
      </w:r>
      <w:r>
        <w:t xml:space="preserve">, </w:t>
      </w:r>
      <w:r>
        <w:rPr>
          <w:rStyle w:val="InlineCode"/>
        </w:rPr>
        <w:t>win-arm64</w:t>
      </w:r>
      <w:r>
        <w:t xml:space="preserve">, </w:t>
      </w:r>
      <w:r>
        <w:rPr>
          <w:rStyle w:val="InlineCode"/>
        </w:rPr>
        <w:t>linux-x64</w:t>
      </w:r>
      <w:r>
        <w:t xml:space="preserve"> and </w:t>
      </w:r>
      <w:r>
        <w:rPr>
          <w:rStyle w:val="InlineCode"/>
        </w:rPr>
        <w:t>linux-arm64</w:t>
      </w:r>
      <w:r>
        <w:t>.</w:t>
      </w:r>
    </w:p>
    <w:p w14:paraId="7E312841" w14:textId="77777777" w:rsidR="0097527B" w:rsidRDefault="00317CDB">
      <w:pPr>
        <w:pStyle w:val="Heading2"/>
      </w:pPr>
      <w:bookmarkStart w:id="6" w:name="_Toc244164930"/>
      <w:r>
        <w:t>A taste of the API</w:t>
      </w:r>
      <w:bookmarkEnd w:id="6"/>
    </w:p>
    <w:p w14:paraId="3EE24777" w14:textId="77777777" w:rsidR="0097527B" w:rsidRDefault="00317CDB">
      <w:r>
        <w:t xml:space="preserve">A key or gesture asks for a dialog; your application draws it from its model and applies it as one undo step. Press </w:t>
      </w:r>
      <w:r>
        <w:rPr>
          <w:rStyle w:val="Keyboard"/>
        </w:rPr>
        <w:t xml:space="preserve"> Ctrl </w:t>
      </w:r>
      <w:r>
        <w:t xml:space="preserve"> + </w:t>
      </w:r>
      <w:r>
        <w:rPr>
          <w:rStyle w:val="Keyboard"/>
        </w:rPr>
        <w:t xml:space="preserve"> D </w:t>
      </w:r>
      <w:r>
        <w:t xml:space="preserve"> and the editor asks for </w:t>
      </w:r>
      <w:r>
        <w:rPr>
          <w:rStyle w:val="InlineCode"/>
        </w:rPr>
        <w:t>font</w:t>
      </w:r>
      <w:r>
        <w:t>.</w:t>
      </w:r>
    </w:p>
    <w:p w14:paraId="09DC71D5" w14:textId="77777777" w:rsidR="0097527B" w:rsidRDefault="00317CDB">
      <w:pPr>
        <w:pStyle w:val="Code"/>
      </w:pPr>
      <w:r>
        <w:t>import type { Editor } from '@twip/web';</w:t>
      </w:r>
    </w:p>
    <w:p w14:paraId="6907A46F" w14:textId="77777777" w:rsidR="0097527B" w:rsidRDefault="00317CDB">
      <w:pPr>
        <w:pStyle w:val="Code"/>
      </w:pPr>
      <w:r>
        <w:t xml:space="preserve"> </w:t>
      </w:r>
    </w:p>
    <w:p w14:paraId="653C2F08" w14:textId="77777777" w:rsidR="0097527B" w:rsidRDefault="00317CDB">
      <w:pPr>
        <w:pStyle w:val="Code"/>
      </w:pPr>
      <w:r>
        <w:t>editor.on('dialogRequested', async ({ kind }) =&gt; {</w:t>
      </w:r>
    </w:p>
    <w:p w14:paraId="50E537A6" w14:textId="77777777" w:rsidR="0097527B" w:rsidRDefault="00317CDB">
      <w:pPr>
        <w:pStyle w:val="Code"/>
      </w:pPr>
      <w:r>
        <w:t xml:space="preserve">  if (kind !== 'paragraph') return;</w:t>
      </w:r>
    </w:p>
    <w:p w14:paraId="0494AACF" w14:textId="77777777" w:rsidR="0097527B" w:rsidRDefault="00317CDB">
      <w:pPr>
        <w:pStyle w:val="Code"/>
      </w:pPr>
      <w:r>
        <w:t xml:space="preserve">  const dialog = await editor.dialogs.open('paragraph');</w:t>
      </w:r>
    </w:p>
    <w:p w14:paraId="56696FF6" w14:textId="77777777" w:rsidR="0097527B" w:rsidRDefault="00317CDB">
      <w:pPr>
        <w:pStyle w:val="Code"/>
      </w:pPr>
      <w:r>
        <w:t xml:space="preserve">  const next = await dialog.update({ keepWithNext: true });</w:t>
      </w:r>
    </w:p>
    <w:p w14:paraId="25F90304" w14:textId="77777777" w:rsidR="0097527B" w:rsidRDefault="00317CDB">
      <w:pPr>
        <w:pStyle w:val="Code"/>
      </w:pPr>
      <w:r>
        <w:t xml:space="preserve">  await next.apply(); // one undo step</w:t>
      </w:r>
    </w:p>
    <w:p w14:paraId="5CF57157" w14:textId="77777777" w:rsidR="0097527B" w:rsidRDefault="00317CDB">
      <w:pPr>
        <w:pStyle w:val="Code"/>
      </w:pPr>
      <w:r>
        <w:t>});</w:t>
      </w:r>
    </w:p>
    <w:p w14:paraId="4F09FBFC" w14:textId="77777777" w:rsidR="0097527B" w:rsidRDefault="00317CDB">
      <w:pPr>
        <w:pStyle w:val="Code"/>
      </w:pPr>
      <w:r>
        <w:t xml:space="preserve"> </w:t>
      </w:r>
    </w:p>
    <w:p w14:paraId="4D14C32B" w14:textId="77777777" w:rsidR="0097527B" w:rsidRDefault="00317CDB">
      <w:pPr>
        <w:pStyle w:val="Code"/>
      </w:pPr>
      <w:r>
        <w:t>const { count } = await editor.find.replaceAll(query, 'color'); // one transaction</w:t>
      </w:r>
    </w:p>
    <w:p w14:paraId="3090338C" w14:textId="77777777" w:rsidR="0097527B" w:rsidRDefault="00317CDB">
      <w:pPr>
        <w:pStyle w:val="Caption"/>
      </w:pPr>
      <w:r>
        <w:t>Listing 1 — Dialogs and find, from the web SDK examples. A code block is a paragraph style: shading plus same-colour borders for padding.</w:t>
      </w:r>
    </w:p>
    <w:p w14:paraId="27163D0E" w14:textId="77777777" w:rsidR="0097527B" w:rsidRDefault="00317CDB">
      <w:pPr>
        <w:pStyle w:val="Heading1"/>
        <w:numPr>
          <w:ilvl w:val="0"/>
          <w:numId w:val="2"/>
        </w:numPr>
      </w:pPr>
      <w:bookmarkStart w:id="7" w:name="_Toc244164931"/>
      <w:r>
        <w:t>Styles, resolved</w:t>
      </w:r>
      <w:bookmarkEnd w:id="7"/>
    </w:p>
    <w:p w14:paraId="1B310899" w14:textId="77777777" w:rsidR="0097527B" w:rsidRDefault="00317CDB">
      <w:r>
        <w:t>Formatting in a DOCX is a cascade. Twip resolves every run’s properties the way Word does, in the order Word applies them, and keeps the names: the state always shows the style and font the document asks for.</w:t>
      </w:r>
    </w:p>
    <w:p w14:paraId="43238623" w14:textId="77777777" w:rsidR="0097527B" w:rsidRDefault="00317CDB">
      <w:pPr>
        <w:pStyle w:val="ListText"/>
        <w:numPr>
          <w:ilvl w:val="0"/>
          <w:numId w:val="5"/>
        </w:numPr>
      </w:pPr>
      <w:r>
        <w:rPr>
          <w:b/>
          <w:bCs/>
        </w:rPr>
        <w:t>Document defaults</w:t>
      </w:r>
      <w:r>
        <w:t xml:space="preserve">  —  </w:t>
      </w:r>
      <w:r>
        <w:rPr>
          <w:rStyle w:val="InlineCode"/>
        </w:rPr>
        <w:t>w:docDefaults</w:t>
      </w:r>
      <w:r>
        <w:t>, the floor every property starts from</w:t>
      </w:r>
    </w:p>
    <w:p w14:paraId="44DDBB2A" w14:textId="77777777" w:rsidR="0097527B" w:rsidRDefault="00317CDB">
      <w:pPr>
        <w:pStyle w:val="ListText"/>
        <w:numPr>
          <w:ilvl w:val="0"/>
          <w:numId w:val="5"/>
        </w:numPr>
      </w:pPr>
      <w:r>
        <w:rPr>
          <w:b/>
          <w:bCs/>
        </w:rPr>
        <w:t>Table style</w:t>
      </w:r>
      <w:r>
        <w:t xml:space="preserve">  —  conditional formatting for header rows, bands and first columns</w:t>
      </w:r>
    </w:p>
    <w:p w14:paraId="09621AEB" w14:textId="77777777" w:rsidR="0097527B" w:rsidRDefault="00317CDB">
      <w:pPr>
        <w:pStyle w:val="ListText"/>
        <w:numPr>
          <w:ilvl w:val="0"/>
          <w:numId w:val="5"/>
        </w:numPr>
      </w:pPr>
      <w:r>
        <w:rPr>
          <w:b/>
          <w:bCs/>
        </w:rPr>
        <w:t>Numbering</w:t>
      </w:r>
      <w:r>
        <w:t xml:space="preserve">  —  the list level’s paragraph and run properties</w:t>
      </w:r>
    </w:p>
    <w:p w14:paraId="13AF68FD" w14:textId="77777777" w:rsidR="0097527B" w:rsidRDefault="00317CDB">
      <w:pPr>
        <w:pStyle w:val="ListText"/>
        <w:numPr>
          <w:ilvl w:val="0"/>
          <w:numId w:val="5"/>
        </w:numPr>
      </w:pPr>
      <w:r>
        <w:rPr>
          <w:b/>
          <w:bCs/>
        </w:rPr>
        <w:t>Paragraph style</w:t>
      </w:r>
      <w:r>
        <w:t xml:space="preserve">  —  and its </w:t>
      </w:r>
      <w:r>
        <w:rPr>
          <w:rStyle w:val="InlineCode"/>
        </w:rPr>
        <w:t>basedOn</w:t>
      </w:r>
      <w:r>
        <w:t xml:space="preserve"> chain, walked to the root</w:t>
      </w:r>
    </w:p>
    <w:p w14:paraId="4B5B6D8D" w14:textId="77777777" w:rsidR="0097527B" w:rsidRDefault="00317CDB">
      <w:pPr>
        <w:pStyle w:val="ListText"/>
        <w:numPr>
          <w:ilvl w:val="0"/>
          <w:numId w:val="5"/>
        </w:numPr>
      </w:pPr>
      <w:r>
        <w:rPr>
          <w:b/>
          <w:bCs/>
        </w:rPr>
        <w:t>Character style</w:t>
      </w:r>
      <w:r>
        <w:t xml:space="preserve">  —  then direct formatting on the run, last and strongest</w:t>
      </w:r>
    </w:p>
    <w:p w14:paraId="0D86AA8B" w14:textId="77777777" w:rsidR="0097527B" w:rsidRDefault="00317CDB">
      <w:pPr>
        <w:pStyle w:val="Heading2"/>
      </w:pPr>
      <w:bookmarkStart w:id="8" w:name="_Toc244164932"/>
      <w:r>
        <w:t>The style gallery</w:t>
      </w:r>
      <w:bookmarkEnd w:id="8"/>
    </w:p>
    <w:p w14:paraId="024954B1" w14:textId="77777777" w:rsidR="0097527B" w:rsidRDefault="00317CDB">
      <w:r>
        <w:t>Every element in this document is a named style. These are the paragraph and character styles it defines, each shown in itself.</w:t>
      </w:r>
    </w:p>
    <w:tbl>
      <w:tblPr>
        <w:tblW w:w="9360" w:type="dxa"/>
        <w:tblBorders>
          <w:top w:val="none" w:sz="0" w:space="0" w:color="FFFFFF"/>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1900"/>
        <w:gridCol w:w="4460"/>
        <w:gridCol w:w="3000"/>
      </w:tblGrid>
      <w:tr w:rsidR="0097527B" w14:paraId="45D7A80C" w14:textId="77777777">
        <w:trPr>
          <w:tblHeader/>
        </w:trPr>
        <w:tc>
          <w:tcPr>
            <w:tcW w:w="1900" w:type="dxa"/>
            <w:shd w:val="clear" w:color="auto" w:fill="000000"/>
            <w:tcMar>
              <w:top w:w="80" w:type="dxa"/>
              <w:left w:w="120" w:type="dxa"/>
              <w:bottom w:w="80" w:type="dxa"/>
              <w:right w:w="120" w:type="dxa"/>
            </w:tcMar>
            <w:vAlign w:val="center"/>
          </w:tcPr>
          <w:p w14:paraId="5242B4A2" w14:textId="77777777" w:rsidR="0097527B" w:rsidRDefault="00317CDB">
            <w:pPr>
              <w:pStyle w:val="TableHead"/>
            </w:pPr>
            <w:r>
              <w:t>Style</w:t>
            </w:r>
          </w:p>
        </w:tc>
        <w:tc>
          <w:tcPr>
            <w:tcW w:w="4460" w:type="dxa"/>
            <w:shd w:val="clear" w:color="auto" w:fill="000000"/>
            <w:tcMar>
              <w:top w:w="80" w:type="dxa"/>
              <w:left w:w="120" w:type="dxa"/>
              <w:bottom w:w="80" w:type="dxa"/>
              <w:right w:w="120" w:type="dxa"/>
            </w:tcMar>
            <w:vAlign w:val="center"/>
          </w:tcPr>
          <w:p w14:paraId="64189CBE" w14:textId="77777777" w:rsidR="0097527B" w:rsidRDefault="00317CDB">
            <w:pPr>
              <w:pStyle w:val="TableHead"/>
            </w:pPr>
            <w:r>
              <w:t>Sample</w:t>
            </w:r>
          </w:p>
        </w:tc>
        <w:tc>
          <w:tcPr>
            <w:tcW w:w="3000" w:type="dxa"/>
            <w:shd w:val="clear" w:color="auto" w:fill="000000"/>
            <w:tcMar>
              <w:top w:w="80" w:type="dxa"/>
              <w:left w:w="120" w:type="dxa"/>
              <w:bottom w:w="80" w:type="dxa"/>
              <w:right w:w="120" w:type="dxa"/>
            </w:tcMar>
            <w:vAlign w:val="center"/>
          </w:tcPr>
          <w:p w14:paraId="1F421977" w14:textId="77777777" w:rsidR="0097527B" w:rsidRDefault="00317CDB">
            <w:pPr>
              <w:pStyle w:val="TableHead"/>
            </w:pPr>
            <w:r>
              <w:t>Built from</w:t>
            </w:r>
          </w:p>
        </w:tc>
      </w:tr>
      <w:tr w:rsidR="0097527B" w14:paraId="01A6DB44" w14:textId="77777777">
        <w:trPr>
          <w:cantSplit/>
        </w:trPr>
        <w:tc>
          <w:tcPr>
            <w:tcW w:w="1900" w:type="dxa"/>
            <w:tcMar>
              <w:top w:w="80" w:type="dxa"/>
              <w:left w:w="120" w:type="dxa"/>
              <w:bottom w:w="80" w:type="dxa"/>
              <w:right w:w="120" w:type="dxa"/>
            </w:tcMar>
            <w:vAlign w:val="center"/>
          </w:tcPr>
          <w:p w14:paraId="7D56A893" w14:textId="77777777" w:rsidR="0097527B" w:rsidRDefault="00317CDB">
            <w:pPr>
              <w:pStyle w:val="TableText"/>
            </w:pPr>
            <w:r>
              <w:rPr>
                <w:rFonts w:ascii="Consolas" w:eastAsia="Consolas" w:hAnsi="Consolas" w:cs="Consolas"/>
                <w:sz w:val="16"/>
                <w:szCs w:val="16"/>
              </w:rPr>
              <w:t>Title</w:t>
            </w:r>
          </w:p>
        </w:tc>
        <w:tc>
          <w:tcPr>
            <w:tcW w:w="4460" w:type="dxa"/>
            <w:tcMar>
              <w:top w:w="80" w:type="dxa"/>
              <w:left w:w="120" w:type="dxa"/>
              <w:bottom w:w="80" w:type="dxa"/>
              <w:right w:w="120" w:type="dxa"/>
            </w:tcMar>
            <w:vAlign w:val="center"/>
          </w:tcPr>
          <w:p w14:paraId="008E15E7" w14:textId="77777777" w:rsidR="0097527B" w:rsidRDefault="00317CDB">
            <w:pPr>
              <w:pStyle w:val="Title"/>
              <w:spacing w:after="0"/>
            </w:pPr>
            <w:r>
              <w:rPr>
                <w:sz w:val="44"/>
                <w:szCs w:val="44"/>
              </w:rPr>
              <w:t>Twip</w:t>
            </w:r>
          </w:p>
        </w:tc>
        <w:tc>
          <w:tcPr>
            <w:tcW w:w="3000" w:type="dxa"/>
            <w:tcMar>
              <w:top w:w="80" w:type="dxa"/>
              <w:left w:w="120" w:type="dxa"/>
              <w:bottom w:w="80" w:type="dxa"/>
              <w:right w:w="120" w:type="dxa"/>
            </w:tcMar>
            <w:vAlign w:val="center"/>
          </w:tcPr>
          <w:p w14:paraId="65EAF431" w14:textId="77777777" w:rsidR="0097527B" w:rsidRDefault="00317CDB">
            <w:pPr>
              <w:pStyle w:val="TableText"/>
            </w:pPr>
            <w:r>
              <w:rPr>
                <w:color w:val="6B6B6B"/>
                <w:sz w:val="16"/>
                <w:szCs w:val="16"/>
              </w:rPr>
              <w:t>Source Serif 4, 32 pt bold (shown at 22)</w:t>
            </w:r>
          </w:p>
        </w:tc>
      </w:tr>
      <w:tr w:rsidR="0097527B" w14:paraId="6B76493D" w14:textId="77777777">
        <w:trPr>
          <w:cantSplit/>
        </w:trPr>
        <w:tc>
          <w:tcPr>
            <w:tcW w:w="1900" w:type="dxa"/>
            <w:tcMar>
              <w:top w:w="80" w:type="dxa"/>
              <w:left w:w="120" w:type="dxa"/>
              <w:bottom w:w="80" w:type="dxa"/>
              <w:right w:w="120" w:type="dxa"/>
            </w:tcMar>
            <w:vAlign w:val="center"/>
          </w:tcPr>
          <w:p w14:paraId="79366803" w14:textId="77777777" w:rsidR="0097527B" w:rsidRDefault="00317CDB">
            <w:pPr>
              <w:pStyle w:val="TableText"/>
            </w:pPr>
            <w:r>
              <w:rPr>
                <w:rFonts w:ascii="Consolas" w:eastAsia="Consolas" w:hAnsi="Consolas" w:cs="Consolas"/>
                <w:sz w:val="16"/>
                <w:szCs w:val="16"/>
              </w:rPr>
              <w:t>Heading 1</w:t>
            </w:r>
          </w:p>
        </w:tc>
        <w:tc>
          <w:tcPr>
            <w:tcW w:w="4460" w:type="dxa"/>
            <w:tcMar>
              <w:top w:w="80" w:type="dxa"/>
              <w:left w:w="120" w:type="dxa"/>
              <w:bottom w:w="80" w:type="dxa"/>
              <w:right w:w="120" w:type="dxa"/>
            </w:tcMar>
            <w:vAlign w:val="center"/>
          </w:tcPr>
          <w:p w14:paraId="374130A8" w14:textId="77777777" w:rsidR="0097527B" w:rsidRDefault="00317CDB">
            <w:pPr>
              <w:pStyle w:val="TableSerif"/>
            </w:pPr>
            <w:r>
              <w:rPr>
                <w:b/>
                <w:bCs/>
                <w:color w:val="8C8C8C"/>
                <w:sz w:val="30"/>
                <w:szCs w:val="30"/>
              </w:rPr>
              <w:t>01</w:t>
            </w:r>
            <w:r>
              <w:rPr>
                <w:b/>
                <w:bCs/>
                <w:sz w:val="30"/>
                <w:szCs w:val="30"/>
              </w:rPr>
              <w:t xml:space="preserve">   Chapter</w:t>
            </w:r>
          </w:p>
        </w:tc>
        <w:tc>
          <w:tcPr>
            <w:tcW w:w="3000" w:type="dxa"/>
            <w:tcMar>
              <w:top w:w="80" w:type="dxa"/>
              <w:left w:w="120" w:type="dxa"/>
              <w:bottom w:w="80" w:type="dxa"/>
              <w:right w:w="120" w:type="dxa"/>
            </w:tcMar>
            <w:vAlign w:val="center"/>
          </w:tcPr>
          <w:p w14:paraId="5AF45BE5" w14:textId="77777777" w:rsidR="0097527B" w:rsidRDefault="00317CDB">
            <w:pPr>
              <w:pStyle w:val="TableText"/>
            </w:pPr>
            <w:r>
              <w:rPr>
                <w:color w:val="6B6B6B"/>
                <w:sz w:val="16"/>
                <w:szCs w:val="16"/>
              </w:rPr>
              <w:t>Numbered by a list definition; ink rule below</w:t>
            </w:r>
          </w:p>
        </w:tc>
      </w:tr>
      <w:tr w:rsidR="0097527B" w14:paraId="22041907" w14:textId="77777777">
        <w:trPr>
          <w:cantSplit/>
        </w:trPr>
        <w:tc>
          <w:tcPr>
            <w:tcW w:w="1900" w:type="dxa"/>
            <w:tcMar>
              <w:top w:w="80" w:type="dxa"/>
              <w:left w:w="120" w:type="dxa"/>
              <w:bottom w:w="80" w:type="dxa"/>
              <w:right w:w="120" w:type="dxa"/>
            </w:tcMar>
            <w:vAlign w:val="center"/>
          </w:tcPr>
          <w:p w14:paraId="33E49C53" w14:textId="77777777" w:rsidR="0097527B" w:rsidRDefault="00317CDB">
            <w:pPr>
              <w:pStyle w:val="TableText"/>
            </w:pPr>
            <w:r>
              <w:rPr>
                <w:rFonts w:ascii="Consolas" w:eastAsia="Consolas" w:hAnsi="Consolas" w:cs="Consolas"/>
                <w:sz w:val="16"/>
                <w:szCs w:val="16"/>
              </w:rPr>
              <w:t>Heading 2</w:t>
            </w:r>
          </w:p>
        </w:tc>
        <w:tc>
          <w:tcPr>
            <w:tcW w:w="4460" w:type="dxa"/>
            <w:tcMar>
              <w:top w:w="80" w:type="dxa"/>
              <w:left w:w="120" w:type="dxa"/>
              <w:bottom w:w="80" w:type="dxa"/>
              <w:right w:w="120" w:type="dxa"/>
            </w:tcMar>
            <w:vAlign w:val="center"/>
          </w:tcPr>
          <w:p w14:paraId="644DFD08" w14:textId="77777777" w:rsidR="0097527B" w:rsidRDefault="00317CDB">
            <w:pPr>
              <w:pStyle w:val="TableSerif"/>
            </w:pPr>
            <w:r>
              <w:rPr>
                <w:b/>
                <w:bCs/>
                <w:sz w:val="28"/>
                <w:szCs w:val="28"/>
              </w:rPr>
              <w:t>Section</w:t>
            </w:r>
          </w:p>
        </w:tc>
        <w:tc>
          <w:tcPr>
            <w:tcW w:w="3000" w:type="dxa"/>
            <w:tcMar>
              <w:top w:w="80" w:type="dxa"/>
              <w:left w:w="120" w:type="dxa"/>
              <w:bottom w:w="80" w:type="dxa"/>
              <w:right w:w="120" w:type="dxa"/>
            </w:tcMar>
            <w:vAlign w:val="center"/>
          </w:tcPr>
          <w:p w14:paraId="1EF116CA" w14:textId="77777777" w:rsidR="0097527B" w:rsidRDefault="00317CDB">
            <w:pPr>
              <w:pStyle w:val="TableText"/>
            </w:pPr>
            <w:r>
              <w:rPr>
                <w:color w:val="6B6B6B"/>
                <w:sz w:val="16"/>
                <w:szCs w:val="16"/>
              </w:rPr>
              <w:t>14 pt bold, keep with next</w:t>
            </w:r>
          </w:p>
        </w:tc>
      </w:tr>
      <w:tr w:rsidR="0097527B" w14:paraId="35E2FC92" w14:textId="77777777">
        <w:trPr>
          <w:cantSplit/>
        </w:trPr>
        <w:tc>
          <w:tcPr>
            <w:tcW w:w="1900" w:type="dxa"/>
            <w:tcMar>
              <w:top w:w="80" w:type="dxa"/>
              <w:left w:w="120" w:type="dxa"/>
              <w:bottom w:w="80" w:type="dxa"/>
              <w:right w:w="120" w:type="dxa"/>
            </w:tcMar>
            <w:vAlign w:val="center"/>
          </w:tcPr>
          <w:p w14:paraId="1240ECA0" w14:textId="77777777" w:rsidR="0097527B" w:rsidRDefault="00317CDB">
            <w:pPr>
              <w:pStyle w:val="TableText"/>
            </w:pPr>
            <w:r>
              <w:rPr>
                <w:rFonts w:ascii="Consolas" w:eastAsia="Consolas" w:hAnsi="Consolas" w:cs="Consolas"/>
                <w:sz w:val="16"/>
                <w:szCs w:val="16"/>
              </w:rPr>
              <w:t>Heading 3</w:t>
            </w:r>
          </w:p>
        </w:tc>
        <w:tc>
          <w:tcPr>
            <w:tcW w:w="4460" w:type="dxa"/>
            <w:tcMar>
              <w:top w:w="80" w:type="dxa"/>
              <w:left w:w="120" w:type="dxa"/>
              <w:bottom w:w="80" w:type="dxa"/>
              <w:right w:w="120" w:type="dxa"/>
            </w:tcMar>
            <w:vAlign w:val="center"/>
          </w:tcPr>
          <w:p w14:paraId="5FC269C0" w14:textId="77777777" w:rsidR="0097527B" w:rsidRDefault="00317CDB">
            <w:pPr>
              <w:pStyle w:val="TableSerif"/>
            </w:pPr>
            <w:r>
              <w:rPr>
                <w:b/>
                <w:bCs/>
                <w:smallCaps/>
                <w:spacing w:val="10"/>
              </w:rPr>
              <w:t>Subsection</w:t>
            </w:r>
          </w:p>
        </w:tc>
        <w:tc>
          <w:tcPr>
            <w:tcW w:w="3000" w:type="dxa"/>
            <w:tcMar>
              <w:top w:w="80" w:type="dxa"/>
              <w:left w:w="120" w:type="dxa"/>
              <w:bottom w:w="80" w:type="dxa"/>
              <w:right w:w="120" w:type="dxa"/>
            </w:tcMar>
            <w:vAlign w:val="center"/>
          </w:tcPr>
          <w:p w14:paraId="405FCA5C" w14:textId="77777777" w:rsidR="0097527B" w:rsidRDefault="00317CDB">
            <w:pPr>
              <w:pStyle w:val="TableText"/>
            </w:pPr>
            <w:r>
              <w:rPr>
                <w:color w:val="6B6B6B"/>
                <w:sz w:val="16"/>
                <w:szCs w:val="16"/>
              </w:rPr>
              <w:t>Small caps, expanded 0.5 pt</w:t>
            </w:r>
          </w:p>
        </w:tc>
      </w:tr>
      <w:tr w:rsidR="0097527B" w14:paraId="06C7F899" w14:textId="77777777">
        <w:trPr>
          <w:cantSplit/>
        </w:trPr>
        <w:tc>
          <w:tcPr>
            <w:tcW w:w="1900" w:type="dxa"/>
            <w:tcMar>
              <w:top w:w="80" w:type="dxa"/>
              <w:left w:w="120" w:type="dxa"/>
              <w:bottom w:w="80" w:type="dxa"/>
              <w:right w:w="120" w:type="dxa"/>
            </w:tcMar>
            <w:vAlign w:val="center"/>
          </w:tcPr>
          <w:p w14:paraId="60003C03" w14:textId="77777777" w:rsidR="0097527B" w:rsidRDefault="00317CDB">
            <w:pPr>
              <w:pStyle w:val="TableText"/>
            </w:pPr>
            <w:r>
              <w:rPr>
                <w:rFonts w:ascii="Consolas" w:eastAsia="Consolas" w:hAnsi="Consolas" w:cs="Consolas"/>
                <w:sz w:val="16"/>
                <w:szCs w:val="16"/>
              </w:rPr>
              <w:t>Eyebrow</w:t>
            </w:r>
          </w:p>
        </w:tc>
        <w:tc>
          <w:tcPr>
            <w:tcW w:w="4460" w:type="dxa"/>
            <w:tcMar>
              <w:top w:w="80" w:type="dxa"/>
              <w:left w:w="120" w:type="dxa"/>
              <w:bottom w:w="80" w:type="dxa"/>
              <w:right w:w="120" w:type="dxa"/>
            </w:tcMar>
            <w:vAlign w:val="center"/>
          </w:tcPr>
          <w:p w14:paraId="040B2A2B" w14:textId="77777777" w:rsidR="0097527B" w:rsidRDefault="00317CDB">
            <w:pPr>
              <w:pStyle w:val="Eyebrow"/>
              <w:spacing w:after="0"/>
            </w:pPr>
            <w:r>
              <w:t>Kicker label</w:t>
            </w:r>
          </w:p>
        </w:tc>
        <w:tc>
          <w:tcPr>
            <w:tcW w:w="3000" w:type="dxa"/>
            <w:tcMar>
              <w:top w:w="80" w:type="dxa"/>
              <w:left w:w="120" w:type="dxa"/>
              <w:bottom w:w="80" w:type="dxa"/>
              <w:right w:w="120" w:type="dxa"/>
            </w:tcMar>
            <w:vAlign w:val="center"/>
          </w:tcPr>
          <w:p w14:paraId="3B5D5663" w14:textId="77777777" w:rsidR="0097527B" w:rsidRDefault="00317CDB">
            <w:pPr>
              <w:pStyle w:val="TableText"/>
            </w:pPr>
            <w:r>
              <w:rPr>
                <w:color w:val="6B6B6B"/>
                <w:sz w:val="16"/>
                <w:szCs w:val="16"/>
              </w:rPr>
              <w:t>All caps, expanded 2 pt, muted</w:t>
            </w:r>
          </w:p>
        </w:tc>
      </w:tr>
      <w:tr w:rsidR="0097527B" w14:paraId="45747B03" w14:textId="77777777">
        <w:trPr>
          <w:cantSplit/>
        </w:trPr>
        <w:tc>
          <w:tcPr>
            <w:tcW w:w="1900" w:type="dxa"/>
            <w:tcMar>
              <w:top w:w="80" w:type="dxa"/>
              <w:left w:w="120" w:type="dxa"/>
              <w:bottom w:w="80" w:type="dxa"/>
              <w:right w:w="120" w:type="dxa"/>
            </w:tcMar>
            <w:vAlign w:val="center"/>
          </w:tcPr>
          <w:p w14:paraId="4098B6E3" w14:textId="77777777" w:rsidR="0097527B" w:rsidRDefault="00317CDB">
            <w:pPr>
              <w:pStyle w:val="TableText"/>
            </w:pPr>
            <w:r>
              <w:rPr>
                <w:rFonts w:ascii="Consolas" w:eastAsia="Consolas" w:hAnsi="Consolas" w:cs="Consolas"/>
                <w:sz w:val="16"/>
                <w:szCs w:val="16"/>
              </w:rPr>
              <w:t>Lead</w:t>
            </w:r>
          </w:p>
        </w:tc>
        <w:tc>
          <w:tcPr>
            <w:tcW w:w="4460" w:type="dxa"/>
            <w:tcMar>
              <w:top w:w="80" w:type="dxa"/>
              <w:left w:w="120" w:type="dxa"/>
              <w:bottom w:w="80" w:type="dxa"/>
              <w:right w:w="120" w:type="dxa"/>
            </w:tcMar>
            <w:vAlign w:val="center"/>
          </w:tcPr>
          <w:p w14:paraId="3DACE9DF" w14:textId="77777777" w:rsidR="0097527B" w:rsidRDefault="00317CDB">
            <w:pPr>
              <w:pStyle w:val="TableSerif"/>
            </w:pPr>
            <w:r>
              <w:rPr>
                <w:sz w:val="25"/>
                <w:szCs w:val="25"/>
              </w:rPr>
              <w:t>An opening paragraph.</w:t>
            </w:r>
          </w:p>
        </w:tc>
        <w:tc>
          <w:tcPr>
            <w:tcW w:w="3000" w:type="dxa"/>
            <w:tcMar>
              <w:top w:w="80" w:type="dxa"/>
              <w:left w:w="120" w:type="dxa"/>
              <w:bottom w:w="80" w:type="dxa"/>
              <w:right w:w="120" w:type="dxa"/>
            </w:tcMar>
            <w:vAlign w:val="center"/>
          </w:tcPr>
          <w:p w14:paraId="2D94EDD3" w14:textId="77777777" w:rsidR="0097527B" w:rsidRDefault="00317CDB">
            <w:pPr>
              <w:pStyle w:val="TableText"/>
            </w:pPr>
            <w:r>
              <w:rPr>
                <w:color w:val="6B6B6B"/>
                <w:sz w:val="16"/>
                <w:szCs w:val="16"/>
              </w:rPr>
              <w:t>12.5 pt for the first word in</w:t>
            </w:r>
          </w:p>
        </w:tc>
      </w:tr>
      <w:tr w:rsidR="0097527B" w14:paraId="354C65DE" w14:textId="77777777">
        <w:trPr>
          <w:cantSplit/>
        </w:trPr>
        <w:tc>
          <w:tcPr>
            <w:tcW w:w="1900" w:type="dxa"/>
            <w:tcMar>
              <w:top w:w="80" w:type="dxa"/>
              <w:left w:w="120" w:type="dxa"/>
              <w:bottom w:w="80" w:type="dxa"/>
              <w:right w:w="120" w:type="dxa"/>
            </w:tcMar>
            <w:vAlign w:val="center"/>
          </w:tcPr>
          <w:p w14:paraId="20A0073F" w14:textId="77777777" w:rsidR="0097527B" w:rsidRDefault="00317CDB">
            <w:pPr>
              <w:pStyle w:val="TableText"/>
            </w:pPr>
            <w:r>
              <w:rPr>
                <w:rFonts w:ascii="Consolas" w:eastAsia="Consolas" w:hAnsi="Consolas" w:cs="Consolas"/>
                <w:sz w:val="16"/>
                <w:szCs w:val="16"/>
              </w:rPr>
              <w:t>Pull Quote</w:t>
            </w:r>
          </w:p>
        </w:tc>
        <w:tc>
          <w:tcPr>
            <w:tcW w:w="4460" w:type="dxa"/>
            <w:tcMar>
              <w:top w:w="80" w:type="dxa"/>
              <w:left w:w="120" w:type="dxa"/>
              <w:bottom w:w="80" w:type="dxa"/>
              <w:right w:w="120" w:type="dxa"/>
            </w:tcMar>
            <w:vAlign w:val="center"/>
          </w:tcPr>
          <w:p w14:paraId="3642B79B" w14:textId="77777777" w:rsidR="0097527B" w:rsidRDefault="00317CDB">
            <w:pPr>
              <w:pStyle w:val="TableSerif"/>
              <w:pBdr>
                <w:left w:val="single" w:sz="36" w:space="8" w:color="8C8C8C"/>
              </w:pBdr>
              <w:ind w:left="200"/>
            </w:pPr>
            <w:r>
              <w:rPr>
                <w:i/>
                <w:iCs/>
                <w:sz w:val="26"/>
                <w:szCs w:val="26"/>
              </w:rPr>
              <w:t>Said beautifully.</w:t>
            </w:r>
          </w:p>
        </w:tc>
        <w:tc>
          <w:tcPr>
            <w:tcW w:w="3000" w:type="dxa"/>
            <w:tcMar>
              <w:top w:w="80" w:type="dxa"/>
              <w:left w:w="120" w:type="dxa"/>
              <w:bottom w:w="80" w:type="dxa"/>
              <w:right w:w="120" w:type="dxa"/>
            </w:tcMar>
            <w:vAlign w:val="center"/>
          </w:tcPr>
          <w:p w14:paraId="388A863B" w14:textId="77777777" w:rsidR="0097527B" w:rsidRDefault="00317CDB">
            <w:pPr>
              <w:pStyle w:val="TableText"/>
            </w:pPr>
            <w:r>
              <w:rPr>
                <w:color w:val="6B6B6B"/>
                <w:sz w:val="16"/>
                <w:szCs w:val="16"/>
              </w:rPr>
              <w:t>Caret-grey left rule, italic</w:t>
            </w:r>
          </w:p>
        </w:tc>
      </w:tr>
      <w:tr w:rsidR="0097527B" w14:paraId="410D4951" w14:textId="77777777">
        <w:trPr>
          <w:cantSplit/>
        </w:trPr>
        <w:tc>
          <w:tcPr>
            <w:tcW w:w="1900" w:type="dxa"/>
            <w:tcMar>
              <w:top w:w="80" w:type="dxa"/>
              <w:left w:w="120" w:type="dxa"/>
              <w:bottom w:w="80" w:type="dxa"/>
              <w:right w:w="120" w:type="dxa"/>
            </w:tcMar>
            <w:vAlign w:val="center"/>
          </w:tcPr>
          <w:p w14:paraId="4EECC6B8" w14:textId="77777777" w:rsidR="0097527B" w:rsidRDefault="00317CDB">
            <w:pPr>
              <w:pStyle w:val="TableText"/>
            </w:pPr>
            <w:r>
              <w:rPr>
                <w:rFonts w:ascii="Consolas" w:eastAsia="Consolas" w:hAnsi="Consolas" w:cs="Consolas"/>
                <w:sz w:val="16"/>
                <w:szCs w:val="16"/>
              </w:rPr>
              <w:t>Callout</w:t>
            </w:r>
          </w:p>
        </w:tc>
        <w:tc>
          <w:tcPr>
            <w:tcW w:w="4460" w:type="dxa"/>
            <w:tcMar>
              <w:top w:w="80" w:type="dxa"/>
              <w:left w:w="120" w:type="dxa"/>
              <w:bottom w:w="80" w:type="dxa"/>
              <w:right w:w="120" w:type="dxa"/>
            </w:tcMar>
            <w:vAlign w:val="center"/>
          </w:tcPr>
          <w:p w14:paraId="6C906F36" w14:textId="77777777" w:rsidR="0097527B" w:rsidRDefault="00317CDB">
            <w:pPr>
              <w:pStyle w:val="TableSerif"/>
              <w:pBdr>
                <w:left w:val="single" w:sz="30" w:space="6" w:color="000000"/>
              </w:pBdr>
              <w:shd w:val="clear" w:color="auto" w:fill="F5F5F5"/>
              <w:ind w:left="140"/>
            </w:pPr>
            <w:r>
              <w:t>Something to notice.</w:t>
            </w:r>
          </w:p>
        </w:tc>
        <w:tc>
          <w:tcPr>
            <w:tcW w:w="3000" w:type="dxa"/>
            <w:tcMar>
              <w:top w:w="80" w:type="dxa"/>
              <w:left w:w="120" w:type="dxa"/>
              <w:bottom w:w="80" w:type="dxa"/>
              <w:right w:w="120" w:type="dxa"/>
            </w:tcMar>
            <w:vAlign w:val="center"/>
          </w:tcPr>
          <w:p w14:paraId="7C0759CF" w14:textId="77777777" w:rsidR="0097527B" w:rsidRDefault="00317CDB">
            <w:pPr>
              <w:pStyle w:val="TableText"/>
            </w:pPr>
            <w:r>
              <w:rPr>
                <w:color w:val="6B6B6B"/>
                <w:sz w:val="16"/>
                <w:szCs w:val="16"/>
              </w:rPr>
              <w:t>Ink left rule on paper shading</w:t>
            </w:r>
          </w:p>
        </w:tc>
      </w:tr>
      <w:tr w:rsidR="0097527B" w14:paraId="60070DDC" w14:textId="77777777">
        <w:trPr>
          <w:cantSplit/>
        </w:trPr>
        <w:tc>
          <w:tcPr>
            <w:tcW w:w="1900" w:type="dxa"/>
            <w:tcMar>
              <w:top w:w="80" w:type="dxa"/>
              <w:left w:w="120" w:type="dxa"/>
              <w:bottom w:w="80" w:type="dxa"/>
              <w:right w:w="120" w:type="dxa"/>
            </w:tcMar>
            <w:vAlign w:val="center"/>
          </w:tcPr>
          <w:p w14:paraId="35C290A7" w14:textId="77777777" w:rsidR="0097527B" w:rsidRDefault="00317CDB">
            <w:pPr>
              <w:pStyle w:val="TableText"/>
            </w:pPr>
            <w:r>
              <w:rPr>
                <w:rFonts w:ascii="Consolas" w:eastAsia="Consolas" w:hAnsi="Consolas" w:cs="Consolas"/>
                <w:sz w:val="16"/>
                <w:szCs w:val="16"/>
              </w:rPr>
              <w:t>Code</w:t>
            </w:r>
          </w:p>
        </w:tc>
        <w:tc>
          <w:tcPr>
            <w:tcW w:w="4460" w:type="dxa"/>
            <w:tcMar>
              <w:top w:w="80" w:type="dxa"/>
              <w:left w:w="120" w:type="dxa"/>
              <w:bottom w:w="80" w:type="dxa"/>
              <w:right w:w="120" w:type="dxa"/>
            </w:tcMar>
            <w:vAlign w:val="center"/>
          </w:tcPr>
          <w:p w14:paraId="0434238C" w14:textId="77777777" w:rsidR="0097527B" w:rsidRDefault="00317CDB">
            <w:pPr>
              <w:pStyle w:val="TableSerif"/>
              <w:shd w:val="clear" w:color="auto" w:fill="F5F5F5"/>
            </w:pPr>
            <w:r>
              <w:rPr>
                <w:rFonts w:ascii="Consolas" w:eastAsia="Consolas" w:hAnsi="Consolas" w:cs="Consolas"/>
                <w:sz w:val="17"/>
                <w:szCs w:val="17"/>
              </w:rPr>
              <w:t>editor.commands.undo()</w:t>
            </w:r>
          </w:p>
        </w:tc>
        <w:tc>
          <w:tcPr>
            <w:tcW w:w="3000" w:type="dxa"/>
            <w:tcMar>
              <w:top w:w="80" w:type="dxa"/>
              <w:left w:w="120" w:type="dxa"/>
              <w:bottom w:w="80" w:type="dxa"/>
              <w:right w:w="120" w:type="dxa"/>
            </w:tcMar>
            <w:vAlign w:val="center"/>
          </w:tcPr>
          <w:p w14:paraId="5F447345" w14:textId="77777777" w:rsidR="0097527B" w:rsidRDefault="00317CDB">
            <w:pPr>
              <w:pStyle w:val="TableText"/>
            </w:pPr>
            <w:r>
              <w:rPr>
                <w:color w:val="6B6B6B"/>
                <w:sz w:val="16"/>
                <w:szCs w:val="16"/>
              </w:rPr>
              <w:t>Consolas 8.5 pt on #F5F5F5</w:t>
            </w:r>
          </w:p>
        </w:tc>
      </w:tr>
      <w:tr w:rsidR="0097527B" w14:paraId="1AD98A39" w14:textId="77777777">
        <w:trPr>
          <w:cantSplit/>
        </w:trPr>
        <w:tc>
          <w:tcPr>
            <w:tcW w:w="1900" w:type="dxa"/>
            <w:tcMar>
              <w:top w:w="80" w:type="dxa"/>
              <w:left w:w="120" w:type="dxa"/>
              <w:bottom w:w="80" w:type="dxa"/>
              <w:right w:w="120" w:type="dxa"/>
            </w:tcMar>
            <w:vAlign w:val="center"/>
          </w:tcPr>
          <w:p w14:paraId="09AB8B10" w14:textId="77777777" w:rsidR="0097527B" w:rsidRDefault="00317CDB">
            <w:pPr>
              <w:pStyle w:val="TableText"/>
            </w:pPr>
            <w:r>
              <w:rPr>
                <w:rFonts w:ascii="Consolas" w:eastAsia="Consolas" w:hAnsi="Consolas" w:cs="Consolas"/>
                <w:sz w:val="16"/>
                <w:szCs w:val="16"/>
              </w:rPr>
              <w:t>Inline Code</w:t>
            </w:r>
          </w:p>
        </w:tc>
        <w:tc>
          <w:tcPr>
            <w:tcW w:w="4460" w:type="dxa"/>
            <w:tcMar>
              <w:top w:w="80" w:type="dxa"/>
              <w:left w:w="120" w:type="dxa"/>
              <w:bottom w:w="80" w:type="dxa"/>
              <w:right w:w="120" w:type="dxa"/>
            </w:tcMar>
            <w:vAlign w:val="center"/>
          </w:tcPr>
          <w:p w14:paraId="1502ABFF" w14:textId="77777777" w:rsidR="0097527B" w:rsidRDefault="00317CDB">
            <w:pPr>
              <w:pStyle w:val="TableSerif"/>
            </w:pPr>
            <w:r>
              <w:t xml:space="preserve">Run </w:t>
            </w:r>
            <w:r>
              <w:rPr>
                <w:rStyle w:val="InlineCode"/>
              </w:rPr>
              <w:t>setZoom</w:t>
            </w:r>
            <w:r>
              <w:t xml:space="preserve"> inline.</w:t>
            </w:r>
          </w:p>
        </w:tc>
        <w:tc>
          <w:tcPr>
            <w:tcW w:w="3000" w:type="dxa"/>
            <w:tcMar>
              <w:top w:w="80" w:type="dxa"/>
              <w:left w:w="120" w:type="dxa"/>
              <w:bottom w:w="80" w:type="dxa"/>
              <w:right w:w="120" w:type="dxa"/>
            </w:tcMar>
            <w:vAlign w:val="center"/>
          </w:tcPr>
          <w:p w14:paraId="228D1E8B" w14:textId="77777777" w:rsidR="0097527B" w:rsidRDefault="00317CDB">
            <w:pPr>
              <w:pStyle w:val="TableText"/>
            </w:pPr>
            <w:r>
              <w:rPr>
                <w:color w:val="6B6B6B"/>
                <w:sz w:val="16"/>
                <w:szCs w:val="16"/>
              </w:rPr>
              <w:t>Character style</w:t>
            </w:r>
          </w:p>
        </w:tc>
      </w:tr>
      <w:tr w:rsidR="0097527B" w14:paraId="5D937018" w14:textId="77777777">
        <w:trPr>
          <w:cantSplit/>
        </w:trPr>
        <w:tc>
          <w:tcPr>
            <w:tcW w:w="1900" w:type="dxa"/>
            <w:tcMar>
              <w:top w:w="80" w:type="dxa"/>
              <w:left w:w="120" w:type="dxa"/>
              <w:bottom w:w="80" w:type="dxa"/>
              <w:right w:w="120" w:type="dxa"/>
            </w:tcMar>
            <w:vAlign w:val="center"/>
          </w:tcPr>
          <w:p w14:paraId="26986A60" w14:textId="77777777" w:rsidR="0097527B" w:rsidRDefault="00317CDB">
            <w:pPr>
              <w:pStyle w:val="TableText"/>
            </w:pPr>
            <w:r>
              <w:rPr>
                <w:rFonts w:ascii="Consolas" w:eastAsia="Consolas" w:hAnsi="Consolas" w:cs="Consolas"/>
                <w:sz w:val="16"/>
                <w:szCs w:val="16"/>
              </w:rPr>
              <w:t>Keyboard</w:t>
            </w:r>
          </w:p>
        </w:tc>
        <w:tc>
          <w:tcPr>
            <w:tcW w:w="4460" w:type="dxa"/>
            <w:tcMar>
              <w:top w:w="80" w:type="dxa"/>
              <w:left w:w="120" w:type="dxa"/>
              <w:bottom w:w="80" w:type="dxa"/>
              <w:right w:w="120" w:type="dxa"/>
            </w:tcMar>
            <w:vAlign w:val="center"/>
          </w:tcPr>
          <w:p w14:paraId="4035AB28" w14:textId="77777777" w:rsidR="0097527B" w:rsidRDefault="00317CDB">
            <w:pPr>
              <w:pStyle w:val="TableSerif"/>
            </w:pPr>
            <w:r>
              <w:rPr>
                <w:rStyle w:val="Keyboard"/>
              </w:rPr>
              <w:t xml:space="preserve"> Ctrl </w:t>
            </w:r>
            <w:r>
              <w:t xml:space="preserve"> + </w:t>
            </w:r>
            <w:r>
              <w:rPr>
                <w:rStyle w:val="Keyboard"/>
              </w:rPr>
              <w:t xml:space="preserve"> Shift </w:t>
            </w:r>
            <w:r>
              <w:t xml:space="preserve"> + </w:t>
            </w:r>
            <w:r>
              <w:rPr>
                <w:rStyle w:val="Keyboard"/>
              </w:rPr>
              <w:t xml:space="preserve"> V </w:t>
            </w:r>
          </w:p>
        </w:tc>
        <w:tc>
          <w:tcPr>
            <w:tcW w:w="3000" w:type="dxa"/>
            <w:tcMar>
              <w:top w:w="80" w:type="dxa"/>
              <w:left w:w="120" w:type="dxa"/>
              <w:bottom w:w="80" w:type="dxa"/>
              <w:right w:w="120" w:type="dxa"/>
            </w:tcMar>
            <w:vAlign w:val="center"/>
          </w:tcPr>
          <w:p w14:paraId="65F405E8" w14:textId="77777777" w:rsidR="0097527B" w:rsidRDefault="00317CDB">
            <w:pPr>
              <w:pStyle w:val="TableText"/>
            </w:pPr>
            <w:r>
              <w:rPr>
                <w:color w:val="6B6B6B"/>
                <w:sz w:val="16"/>
                <w:szCs w:val="16"/>
              </w:rPr>
              <w:t>Public Sans labels elsewhere; run border here</w:t>
            </w:r>
          </w:p>
        </w:tc>
      </w:tr>
      <w:tr w:rsidR="0097527B" w14:paraId="08F82F8C" w14:textId="77777777">
        <w:trPr>
          <w:cantSplit/>
        </w:trPr>
        <w:tc>
          <w:tcPr>
            <w:tcW w:w="1900" w:type="dxa"/>
            <w:tcMar>
              <w:top w:w="80" w:type="dxa"/>
              <w:left w:w="120" w:type="dxa"/>
              <w:bottom w:w="80" w:type="dxa"/>
              <w:right w:w="120" w:type="dxa"/>
            </w:tcMar>
            <w:vAlign w:val="center"/>
          </w:tcPr>
          <w:p w14:paraId="7C402840" w14:textId="77777777" w:rsidR="0097527B" w:rsidRDefault="00317CDB">
            <w:pPr>
              <w:pStyle w:val="TableText"/>
            </w:pPr>
            <w:r>
              <w:rPr>
                <w:rFonts w:ascii="Consolas" w:eastAsia="Consolas" w:hAnsi="Consolas" w:cs="Consolas"/>
                <w:sz w:val="16"/>
                <w:szCs w:val="16"/>
              </w:rPr>
              <w:t>Accent</w:t>
            </w:r>
          </w:p>
        </w:tc>
        <w:tc>
          <w:tcPr>
            <w:tcW w:w="4460" w:type="dxa"/>
            <w:tcMar>
              <w:top w:w="80" w:type="dxa"/>
              <w:left w:w="120" w:type="dxa"/>
              <w:bottom w:w="80" w:type="dxa"/>
              <w:right w:w="120" w:type="dxa"/>
            </w:tcMar>
            <w:vAlign w:val="center"/>
          </w:tcPr>
          <w:p w14:paraId="44550FCB" w14:textId="77777777" w:rsidR="0097527B" w:rsidRDefault="00317CDB">
            <w:pPr>
              <w:pStyle w:val="TableSerif"/>
            </w:pPr>
            <w:r>
              <w:rPr>
                <w:rStyle w:val="Accent"/>
              </w:rPr>
              <w:t>Caret grey, bold</w:t>
            </w:r>
          </w:p>
        </w:tc>
        <w:tc>
          <w:tcPr>
            <w:tcW w:w="3000" w:type="dxa"/>
            <w:tcMar>
              <w:top w:w="80" w:type="dxa"/>
              <w:left w:w="120" w:type="dxa"/>
              <w:bottom w:w="80" w:type="dxa"/>
              <w:right w:w="120" w:type="dxa"/>
            </w:tcMar>
            <w:vAlign w:val="center"/>
          </w:tcPr>
          <w:p w14:paraId="0E4BB1FF" w14:textId="77777777" w:rsidR="0097527B" w:rsidRDefault="00317CDB">
            <w:pPr>
              <w:pStyle w:val="TableText"/>
            </w:pPr>
            <w:r>
              <w:rPr>
                <w:color w:val="6B6B6B"/>
                <w:sz w:val="16"/>
                <w:szCs w:val="16"/>
              </w:rPr>
              <w:t>The one accent colour: #8C8C8C</w:t>
            </w:r>
          </w:p>
        </w:tc>
      </w:tr>
    </w:tbl>
    <w:p w14:paraId="3444D245" w14:textId="77777777" w:rsidR="0097527B" w:rsidRDefault="00317CDB">
      <w:pPr>
        <w:pStyle w:val="Caption"/>
      </w:pPr>
      <w:r>
        <w:t xml:space="preserve">Table 3 — The style gallery. </w:t>
      </w:r>
      <w:r>
        <w:rPr>
          <w:rStyle w:val="InlineCode"/>
        </w:rPr>
        <w:t>styles.list()</w:t>
      </w:r>
      <w:r>
        <w:t xml:space="preserve"> gives an application what it needs to draw one: name, type, priority and a preview.</w:t>
      </w:r>
    </w:p>
    <w:p w14:paraId="4F4374B0" w14:textId="77777777" w:rsidR="0097527B" w:rsidRDefault="00317CDB">
      <w:pPr>
        <w:pStyle w:val="Heading2"/>
      </w:pPr>
      <w:bookmarkStart w:id="9" w:name="_Toc244164933"/>
      <w:r>
        <w:t>Character formatting</w:t>
      </w:r>
      <w:bookmarkEnd w:id="9"/>
    </w:p>
    <w:p w14:paraId="69E052AF" w14:textId="77777777" w:rsidR="0097527B" w:rsidRDefault="00317CDB">
      <w:r>
        <w:t>Run properties applied directly. Each row of this borderless specimen isolates one family.</w:t>
      </w:r>
    </w:p>
    <w:tbl>
      <w:tblPr>
        <w:tblW w:w="9360" w:type="dxa"/>
        <w:tblBorders>
          <w:top w:val="single" w:sz="8" w:space="0" w:color="000000"/>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2200"/>
        <w:gridCol w:w="7160"/>
      </w:tblGrid>
      <w:tr w:rsidR="0097527B" w14:paraId="67B92A7A" w14:textId="77777777">
        <w:trPr>
          <w:cantSplit/>
        </w:trPr>
        <w:tc>
          <w:tcPr>
            <w:tcW w:w="2200" w:type="dxa"/>
            <w:tcMar>
              <w:top w:w="80" w:type="dxa"/>
              <w:left w:w="120" w:type="dxa"/>
              <w:bottom w:w="80" w:type="dxa"/>
              <w:right w:w="120" w:type="dxa"/>
            </w:tcMar>
            <w:vAlign w:val="center"/>
          </w:tcPr>
          <w:p w14:paraId="5DD1001B" w14:textId="77777777" w:rsidR="0097527B" w:rsidRDefault="00317CDB">
            <w:pPr>
              <w:pStyle w:val="TableText"/>
            </w:pPr>
            <w:r>
              <w:rPr>
                <w:color w:val="6B6B6B"/>
              </w:rPr>
              <w:t>Weight &amp; slant</w:t>
            </w:r>
          </w:p>
        </w:tc>
        <w:tc>
          <w:tcPr>
            <w:tcW w:w="7160" w:type="dxa"/>
            <w:tcMar>
              <w:top w:w="80" w:type="dxa"/>
              <w:left w:w="120" w:type="dxa"/>
              <w:bottom w:w="80" w:type="dxa"/>
              <w:right w:w="120" w:type="dxa"/>
            </w:tcMar>
            <w:vAlign w:val="center"/>
          </w:tcPr>
          <w:p w14:paraId="35FDE14D" w14:textId="77777777" w:rsidR="0097527B" w:rsidRDefault="00317CDB">
            <w:pPr>
              <w:pStyle w:val="TableSerif"/>
            </w:pPr>
            <w:r>
              <w:rPr>
                <w:b/>
                <w:bCs/>
              </w:rPr>
              <w:t>Bold</w:t>
            </w:r>
            <w:r>
              <w:rPr>
                <w:color w:val="D9D9D9"/>
              </w:rPr>
              <w:t xml:space="preserve">   ·   </w:t>
            </w:r>
            <w:r>
              <w:rPr>
                <w:i/>
                <w:iCs/>
              </w:rPr>
              <w:t>Italic</w:t>
            </w:r>
            <w:r>
              <w:rPr>
                <w:color w:val="D9D9D9"/>
              </w:rPr>
              <w:t xml:space="preserve">   ·   </w:t>
            </w:r>
            <w:r>
              <w:rPr>
                <w:b/>
                <w:bCs/>
                <w:i/>
                <w:iCs/>
              </w:rPr>
              <w:t>Bold italic</w:t>
            </w:r>
          </w:p>
        </w:tc>
      </w:tr>
      <w:tr w:rsidR="0097527B" w14:paraId="7351C9D1" w14:textId="77777777">
        <w:trPr>
          <w:cantSplit/>
        </w:trPr>
        <w:tc>
          <w:tcPr>
            <w:tcW w:w="2200" w:type="dxa"/>
            <w:tcMar>
              <w:top w:w="80" w:type="dxa"/>
              <w:left w:w="120" w:type="dxa"/>
              <w:bottom w:w="80" w:type="dxa"/>
              <w:right w:w="120" w:type="dxa"/>
            </w:tcMar>
            <w:vAlign w:val="center"/>
          </w:tcPr>
          <w:p w14:paraId="459F6C8D" w14:textId="77777777" w:rsidR="0097527B" w:rsidRDefault="00317CDB">
            <w:pPr>
              <w:pStyle w:val="TableText"/>
            </w:pPr>
            <w:r>
              <w:rPr>
                <w:color w:val="6B6B6B"/>
              </w:rPr>
              <w:t>Underlines</w:t>
            </w:r>
          </w:p>
        </w:tc>
        <w:tc>
          <w:tcPr>
            <w:tcW w:w="7160" w:type="dxa"/>
            <w:tcMar>
              <w:top w:w="80" w:type="dxa"/>
              <w:left w:w="120" w:type="dxa"/>
              <w:bottom w:w="80" w:type="dxa"/>
              <w:right w:w="120" w:type="dxa"/>
            </w:tcMar>
            <w:vAlign w:val="center"/>
          </w:tcPr>
          <w:p w14:paraId="10143C16" w14:textId="77777777" w:rsidR="0097527B" w:rsidRDefault="00317CDB">
            <w:pPr>
              <w:pStyle w:val="TableSerif"/>
            </w:pPr>
            <w:r>
              <w:rPr>
                <w:u w:val="single"/>
              </w:rPr>
              <w:t>single</w:t>
            </w:r>
            <w:r>
              <w:t xml:space="preserve">  </w:t>
            </w:r>
            <w:r>
              <w:rPr>
                <w:u w:val="double"/>
              </w:rPr>
              <w:t>double</w:t>
            </w:r>
            <w:r>
              <w:t xml:space="preserve">  </w:t>
            </w:r>
            <w:r>
              <w:rPr>
                <w:u w:val="thick"/>
              </w:rPr>
              <w:t>thick</w:t>
            </w:r>
            <w:r>
              <w:t xml:space="preserve">  </w:t>
            </w:r>
            <w:r>
              <w:rPr>
                <w:u w:val="dotted"/>
              </w:rPr>
              <w:t>dotted</w:t>
            </w:r>
            <w:r>
              <w:t xml:space="preserve">  </w:t>
            </w:r>
            <w:r>
              <w:rPr>
                <w:u w:val="dash"/>
              </w:rPr>
              <w:t>dash</w:t>
            </w:r>
            <w:r>
              <w:t xml:space="preserve">  </w:t>
            </w:r>
            <w:r>
              <w:rPr>
                <w:u w:val="wave"/>
              </w:rPr>
              <w:t>wave</w:t>
            </w:r>
            <w:r>
              <w:t xml:space="preserve">  </w:t>
            </w:r>
            <w:r>
              <w:rPr>
                <w:u w:val="words"/>
              </w:rPr>
              <w:t>words only</w:t>
            </w:r>
          </w:p>
        </w:tc>
      </w:tr>
      <w:tr w:rsidR="0097527B" w14:paraId="0915107D" w14:textId="77777777">
        <w:trPr>
          <w:cantSplit/>
        </w:trPr>
        <w:tc>
          <w:tcPr>
            <w:tcW w:w="2200" w:type="dxa"/>
            <w:tcMar>
              <w:top w:w="80" w:type="dxa"/>
              <w:left w:w="120" w:type="dxa"/>
              <w:bottom w:w="80" w:type="dxa"/>
              <w:right w:w="120" w:type="dxa"/>
            </w:tcMar>
            <w:vAlign w:val="center"/>
          </w:tcPr>
          <w:p w14:paraId="23B84F1D" w14:textId="77777777" w:rsidR="0097527B" w:rsidRDefault="00317CDB">
            <w:pPr>
              <w:pStyle w:val="TableText"/>
            </w:pPr>
            <w:r>
              <w:rPr>
                <w:color w:val="6B6B6B"/>
              </w:rPr>
              <w:t>Strike</w:t>
            </w:r>
          </w:p>
        </w:tc>
        <w:tc>
          <w:tcPr>
            <w:tcW w:w="7160" w:type="dxa"/>
            <w:tcMar>
              <w:top w:w="80" w:type="dxa"/>
              <w:left w:w="120" w:type="dxa"/>
              <w:bottom w:w="80" w:type="dxa"/>
              <w:right w:w="120" w:type="dxa"/>
            </w:tcMar>
            <w:vAlign w:val="center"/>
          </w:tcPr>
          <w:p w14:paraId="70BFCC7F" w14:textId="77777777" w:rsidR="0097527B" w:rsidRDefault="00317CDB">
            <w:pPr>
              <w:pStyle w:val="TableSerif"/>
            </w:pPr>
            <w:r>
              <w:rPr>
                <w:strike/>
              </w:rPr>
              <w:t>Strikethrough</w:t>
            </w:r>
            <w:r>
              <w:rPr>
                <w:color w:val="D9D9D9"/>
              </w:rPr>
              <w:t xml:space="preserve">   ·   </w:t>
            </w:r>
            <w:r>
              <w:rPr>
                <w:dstrike/>
              </w:rPr>
              <w:t>Double strikethrough</w:t>
            </w:r>
          </w:p>
        </w:tc>
      </w:tr>
      <w:tr w:rsidR="0097527B" w14:paraId="023DB75A" w14:textId="77777777">
        <w:trPr>
          <w:cantSplit/>
        </w:trPr>
        <w:tc>
          <w:tcPr>
            <w:tcW w:w="2200" w:type="dxa"/>
            <w:tcMar>
              <w:top w:w="80" w:type="dxa"/>
              <w:left w:w="120" w:type="dxa"/>
              <w:bottom w:w="80" w:type="dxa"/>
              <w:right w:w="120" w:type="dxa"/>
            </w:tcMar>
            <w:vAlign w:val="center"/>
          </w:tcPr>
          <w:p w14:paraId="082631B4" w14:textId="77777777" w:rsidR="0097527B" w:rsidRDefault="00317CDB">
            <w:pPr>
              <w:pStyle w:val="TableText"/>
            </w:pPr>
            <w:r>
              <w:rPr>
                <w:color w:val="6B6B6B"/>
              </w:rPr>
              <w:t>Baseline</w:t>
            </w:r>
          </w:p>
        </w:tc>
        <w:tc>
          <w:tcPr>
            <w:tcW w:w="7160" w:type="dxa"/>
            <w:tcMar>
              <w:top w:w="80" w:type="dxa"/>
              <w:left w:w="120" w:type="dxa"/>
              <w:bottom w:w="80" w:type="dxa"/>
              <w:right w:w="120" w:type="dxa"/>
            </w:tcMar>
            <w:vAlign w:val="center"/>
          </w:tcPr>
          <w:p w14:paraId="3C4D72E6" w14:textId="77777777" w:rsidR="0097527B" w:rsidRDefault="00317CDB">
            <w:pPr>
              <w:pStyle w:val="TableSerif"/>
            </w:pPr>
            <w:r>
              <w:t>E = mc</w:t>
            </w:r>
            <w:r>
              <w:rPr>
                <w:vertAlign w:val="superscript"/>
              </w:rPr>
              <w:t>2</w:t>
            </w:r>
            <w:r>
              <w:rPr>
                <w:color w:val="D9D9D9"/>
              </w:rPr>
              <w:t xml:space="preserve">   ·   </w:t>
            </w:r>
            <w:r>
              <w:t>H</w:t>
            </w:r>
            <w:r>
              <w:rPr>
                <w:vertAlign w:val="subscript"/>
              </w:rPr>
              <w:t>2</w:t>
            </w:r>
            <w:r>
              <w:t>O</w:t>
            </w:r>
            <w:r>
              <w:rPr>
                <w:color w:val="D9D9D9"/>
              </w:rPr>
              <w:t xml:space="preserve">   ·   </w:t>
            </w:r>
            <w:r>
              <w:t>1440 twips = 1 inch</w:t>
            </w:r>
            <w:r>
              <w:rPr>
                <w:vertAlign w:val="superscript"/>
              </w:rPr>
              <w:t>*</w:t>
            </w:r>
          </w:p>
        </w:tc>
      </w:tr>
      <w:tr w:rsidR="0097527B" w14:paraId="19EEF8A1" w14:textId="77777777">
        <w:trPr>
          <w:cantSplit/>
        </w:trPr>
        <w:tc>
          <w:tcPr>
            <w:tcW w:w="2200" w:type="dxa"/>
            <w:tcMar>
              <w:top w:w="80" w:type="dxa"/>
              <w:left w:w="120" w:type="dxa"/>
              <w:bottom w:w="80" w:type="dxa"/>
              <w:right w:w="120" w:type="dxa"/>
            </w:tcMar>
            <w:vAlign w:val="center"/>
          </w:tcPr>
          <w:p w14:paraId="14AFAA5A" w14:textId="77777777" w:rsidR="0097527B" w:rsidRDefault="00317CDB">
            <w:pPr>
              <w:pStyle w:val="TableText"/>
            </w:pPr>
            <w:r>
              <w:rPr>
                <w:color w:val="6B6B6B"/>
              </w:rPr>
              <w:t>Case</w:t>
            </w:r>
          </w:p>
        </w:tc>
        <w:tc>
          <w:tcPr>
            <w:tcW w:w="7160" w:type="dxa"/>
            <w:tcMar>
              <w:top w:w="80" w:type="dxa"/>
              <w:left w:w="120" w:type="dxa"/>
              <w:bottom w:w="80" w:type="dxa"/>
              <w:right w:w="120" w:type="dxa"/>
            </w:tcMar>
            <w:vAlign w:val="center"/>
          </w:tcPr>
          <w:p w14:paraId="3226EA15" w14:textId="77777777" w:rsidR="0097527B" w:rsidRDefault="00317CDB">
            <w:pPr>
              <w:pStyle w:val="TableSerif"/>
            </w:pPr>
            <w:r>
              <w:rPr>
                <w:smallCaps/>
              </w:rPr>
              <w:t>Small Caps</w:t>
            </w:r>
            <w:r>
              <w:rPr>
                <w:color w:val="D9D9D9"/>
              </w:rPr>
              <w:t xml:space="preserve">   ·   </w:t>
            </w:r>
            <w:r>
              <w:rPr>
                <w:caps/>
              </w:rPr>
              <w:t>all caps</w:t>
            </w:r>
            <w:r>
              <w:rPr>
                <w:color w:val="D9D9D9"/>
              </w:rPr>
              <w:t xml:space="preserve">   ·   </w:t>
            </w:r>
            <w:r>
              <w:t xml:space="preserve">Hidden follows: </w:t>
            </w:r>
            <w:r>
              <w:rPr>
                <w:vanish/>
              </w:rPr>
              <w:t>(invisible)</w:t>
            </w:r>
            <w:r>
              <w:t>✓</w:t>
            </w:r>
          </w:p>
        </w:tc>
      </w:tr>
      <w:tr w:rsidR="0097527B" w14:paraId="61B90B17" w14:textId="77777777">
        <w:trPr>
          <w:cantSplit/>
        </w:trPr>
        <w:tc>
          <w:tcPr>
            <w:tcW w:w="2200" w:type="dxa"/>
            <w:tcMar>
              <w:top w:w="80" w:type="dxa"/>
              <w:left w:w="120" w:type="dxa"/>
              <w:bottom w:w="80" w:type="dxa"/>
              <w:right w:w="120" w:type="dxa"/>
            </w:tcMar>
            <w:vAlign w:val="center"/>
          </w:tcPr>
          <w:p w14:paraId="7FC4F986" w14:textId="77777777" w:rsidR="0097527B" w:rsidRDefault="00317CDB">
            <w:pPr>
              <w:pStyle w:val="TableText"/>
            </w:pPr>
            <w:r>
              <w:rPr>
                <w:color w:val="6B6B6B"/>
              </w:rPr>
              <w:t>Shading</w:t>
            </w:r>
          </w:p>
        </w:tc>
        <w:tc>
          <w:tcPr>
            <w:tcW w:w="7160" w:type="dxa"/>
            <w:tcMar>
              <w:top w:w="80" w:type="dxa"/>
              <w:left w:w="120" w:type="dxa"/>
              <w:bottom w:w="80" w:type="dxa"/>
              <w:right w:w="120" w:type="dxa"/>
            </w:tcMar>
            <w:vAlign w:val="center"/>
          </w:tcPr>
          <w:p w14:paraId="42A57CFF" w14:textId="77777777" w:rsidR="0097527B" w:rsidRDefault="00317CDB">
            <w:pPr>
              <w:pStyle w:val="TableSerif"/>
            </w:pPr>
            <w:r>
              <w:rPr>
                <w:shd w:val="clear" w:color="auto" w:fill="F5F5F5"/>
              </w:rPr>
              <w:t xml:space="preserve"> 5% </w:t>
            </w:r>
            <w:r>
              <w:t xml:space="preserve"> </w:t>
            </w:r>
            <w:r>
              <w:rPr>
                <w:shd w:val="clear" w:color="auto" w:fill="E6E6E6"/>
              </w:rPr>
              <w:t xml:space="preserve"> 10% </w:t>
            </w:r>
            <w:r>
              <w:t xml:space="preserve"> </w:t>
            </w:r>
            <w:r>
              <w:rPr>
                <w:shd w:val="clear" w:color="auto" w:fill="D9D9D9"/>
              </w:rPr>
              <w:t xml:space="preserve"> 15% </w:t>
            </w:r>
            <w:r>
              <w:t xml:space="preserve"> </w:t>
            </w:r>
            <w:r>
              <w:rPr>
                <w:color w:val="FFFFFF"/>
                <w:shd w:val="clear" w:color="auto" w:fill="8C8C8C"/>
              </w:rPr>
              <w:t xml:space="preserve"> caret </w:t>
            </w:r>
            <w:r>
              <w:t xml:space="preserve"> </w:t>
            </w:r>
            <w:r>
              <w:rPr>
                <w:color w:val="FFFFFF"/>
                <w:shd w:val="clear" w:color="auto" w:fill="000000"/>
              </w:rPr>
              <w:t xml:space="preserve"> ink </w:t>
            </w:r>
          </w:p>
        </w:tc>
      </w:tr>
      <w:tr w:rsidR="0097527B" w14:paraId="106F6AF2" w14:textId="77777777">
        <w:trPr>
          <w:cantSplit/>
        </w:trPr>
        <w:tc>
          <w:tcPr>
            <w:tcW w:w="2200" w:type="dxa"/>
            <w:tcMar>
              <w:top w:w="80" w:type="dxa"/>
              <w:left w:w="120" w:type="dxa"/>
              <w:bottom w:w="80" w:type="dxa"/>
              <w:right w:w="120" w:type="dxa"/>
            </w:tcMar>
            <w:vAlign w:val="center"/>
          </w:tcPr>
          <w:p w14:paraId="12EB6400" w14:textId="77777777" w:rsidR="0097527B" w:rsidRDefault="00317CDB">
            <w:pPr>
              <w:pStyle w:val="TableText"/>
            </w:pPr>
            <w:r>
              <w:rPr>
                <w:color w:val="6B6B6B"/>
              </w:rPr>
              <w:t>Spacing &amp; scale</w:t>
            </w:r>
          </w:p>
        </w:tc>
        <w:tc>
          <w:tcPr>
            <w:tcW w:w="7160" w:type="dxa"/>
            <w:tcMar>
              <w:top w:w="80" w:type="dxa"/>
              <w:left w:w="120" w:type="dxa"/>
              <w:bottom w:w="80" w:type="dxa"/>
              <w:right w:w="120" w:type="dxa"/>
            </w:tcMar>
            <w:vAlign w:val="center"/>
          </w:tcPr>
          <w:p w14:paraId="6B680407" w14:textId="77777777" w:rsidR="0097527B" w:rsidRDefault="00317CDB">
            <w:pPr>
              <w:pStyle w:val="TableSerif"/>
            </w:pPr>
            <w:r>
              <w:rPr>
                <w:spacing w:val="60"/>
              </w:rPr>
              <w:t>Expanded</w:t>
            </w:r>
            <w:r>
              <w:rPr>
                <w:color w:val="D9D9D9"/>
              </w:rPr>
              <w:t xml:space="preserve">   ·   </w:t>
            </w:r>
            <w:r>
              <w:rPr>
                <w:spacing w:val="-20"/>
              </w:rPr>
              <w:t>Condensed</w:t>
            </w:r>
            <w:r>
              <w:rPr>
                <w:color w:val="D9D9D9"/>
              </w:rPr>
              <w:t xml:space="preserve">   ·   </w:t>
            </w:r>
            <w:r>
              <w:rPr>
                <w:w w:val="150"/>
              </w:rPr>
              <w:t>Scaled 150%</w:t>
            </w:r>
            <w:r>
              <w:rPr>
                <w:color w:val="D9D9D9"/>
              </w:rPr>
              <w:t xml:space="preserve">   ·   </w:t>
            </w:r>
            <w:r>
              <w:rPr>
                <w:kern w:val="16"/>
              </w:rPr>
              <w:t>Kerned AVATAR</w:t>
            </w:r>
          </w:p>
        </w:tc>
      </w:tr>
      <w:tr w:rsidR="0097527B" w14:paraId="169DCC54" w14:textId="77777777">
        <w:trPr>
          <w:cantSplit/>
        </w:trPr>
        <w:tc>
          <w:tcPr>
            <w:tcW w:w="2200" w:type="dxa"/>
            <w:tcMar>
              <w:top w:w="80" w:type="dxa"/>
              <w:left w:w="120" w:type="dxa"/>
              <w:bottom w:w="80" w:type="dxa"/>
              <w:right w:w="120" w:type="dxa"/>
            </w:tcMar>
            <w:vAlign w:val="center"/>
          </w:tcPr>
          <w:p w14:paraId="1D6676B2" w14:textId="77777777" w:rsidR="0097527B" w:rsidRDefault="00317CDB">
            <w:pPr>
              <w:pStyle w:val="TableText"/>
            </w:pPr>
            <w:r>
              <w:rPr>
                <w:color w:val="6B6B6B"/>
              </w:rPr>
              <w:t>Effects</w:t>
            </w:r>
          </w:p>
        </w:tc>
        <w:tc>
          <w:tcPr>
            <w:tcW w:w="7160" w:type="dxa"/>
            <w:tcMar>
              <w:top w:w="80" w:type="dxa"/>
              <w:left w:w="120" w:type="dxa"/>
              <w:bottom w:w="80" w:type="dxa"/>
              <w:right w:w="120" w:type="dxa"/>
            </w:tcMar>
            <w:vAlign w:val="center"/>
          </w:tcPr>
          <w:p w14:paraId="7EE447A7" w14:textId="77777777" w:rsidR="0097527B" w:rsidRDefault="00317CDB">
            <w:pPr>
              <w:pStyle w:val="TableSerif"/>
            </w:pPr>
            <w:r>
              <w:rPr>
                <w:emboss/>
                <w:color w:val="6B6B6B"/>
              </w:rPr>
              <w:t>Emboss</w:t>
            </w:r>
            <w:r>
              <w:rPr>
                <w:color w:val="D9D9D9"/>
              </w:rPr>
              <w:t xml:space="preserve">   ·   </w:t>
            </w:r>
            <w:r>
              <w:rPr>
                <w:imprint/>
                <w:color w:val="6B6B6B"/>
              </w:rPr>
              <w:t>Imprint</w:t>
            </w:r>
            <w:r>
              <w:rPr>
                <w:color w:val="D9D9D9"/>
              </w:rPr>
              <w:t xml:space="preserve">   ·   </w:t>
            </w:r>
            <w:r>
              <w:rPr>
                <w:em w:val="dot"/>
              </w:rPr>
              <w:t>Emphasis dots</w:t>
            </w:r>
          </w:p>
        </w:tc>
      </w:tr>
      <w:tr w:rsidR="0097527B" w14:paraId="7C3CC7D7" w14:textId="77777777">
        <w:trPr>
          <w:cantSplit/>
        </w:trPr>
        <w:tc>
          <w:tcPr>
            <w:tcW w:w="2200" w:type="dxa"/>
            <w:tcMar>
              <w:top w:w="80" w:type="dxa"/>
              <w:left w:w="120" w:type="dxa"/>
              <w:bottom w:w="80" w:type="dxa"/>
              <w:right w:w="120" w:type="dxa"/>
            </w:tcMar>
            <w:vAlign w:val="center"/>
          </w:tcPr>
          <w:p w14:paraId="3EB47354" w14:textId="77777777" w:rsidR="0097527B" w:rsidRDefault="00317CDB">
            <w:pPr>
              <w:pStyle w:val="TableText"/>
            </w:pPr>
            <w:r>
              <w:rPr>
                <w:color w:val="6B6B6B"/>
              </w:rPr>
              <w:t>Corpus fonts</w:t>
            </w:r>
          </w:p>
        </w:tc>
        <w:tc>
          <w:tcPr>
            <w:tcW w:w="7160" w:type="dxa"/>
            <w:tcMar>
              <w:top w:w="80" w:type="dxa"/>
              <w:left w:w="120" w:type="dxa"/>
              <w:bottom w:w="80" w:type="dxa"/>
              <w:right w:w="120" w:type="dxa"/>
            </w:tcMar>
            <w:vAlign w:val="center"/>
          </w:tcPr>
          <w:p w14:paraId="2BB93BED" w14:textId="77777777" w:rsidR="0097527B" w:rsidRDefault="00317CDB">
            <w:pPr>
              <w:pStyle w:val="TableSerif"/>
            </w:pPr>
            <w:r>
              <w:rPr>
                <w:rFonts w:ascii="Arial" w:eastAsia="Arial" w:hAnsi="Arial" w:cs="Arial"/>
              </w:rPr>
              <w:t>Arial</w:t>
            </w:r>
            <w:r>
              <w:rPr>
                <w:color w:val="D9D9D9"/>
              </w:rPr>
              <w:t xml:space="preserve">   ·   </w:t>
            </w:r>
            <w:r>
              <w:rPr>
                <w:rFonts w:ascii="Calibri" w:eastAsia="Calibri" w:hAnsi="Calibri" w:cs="Calibri"/>
              </w:rPr>
              <w:t>Calibri</w:t>
            </w:r>
            <w:r>
              <w:rPr>
                <w:color w:val="D9D9D9"/>
              </w:rPr>
              <w:t xml:space="preserve">   ·   </w:t>
            </w:r>
            <w:r>
              <w:rPr>
                <w:rFonts w:ascii="Times New Roman" w:eastAsia="Times New Roman" w:hAnsi="Times New Roman" w:cs="Times New Roman"/>
              </w:rPr>
              <w:t>Times New Roman</w:t>
            </w:r>
            <w:r>
              <w:rPr>
                <w:color w:val="D9D9D9"/>
              </w:rPr>
              <w:t xml:space="preserve">   ·   </w:t>
            </w:r>
            <w:r>
              <w:rPr>
                <w:rFonts w:ascii="Courier New" w:eastAsia="Courier New" w:hAnsi="Courier New" w:cs="Courier New"/>
              </w:rPr>
              <w:t>Courier New</w:t>
            </w:r>
          </w:p>
        </w:tc>
      </w:tr>
      <w:tr w:rsidR="0097527B" w14:paraId="0D092E3F" w14:textId="77777777">
        <w:trPr>
          <w:cantSplit/>
        </w:trPr>
        <w:tc>
          <w:tcPr>
            <w:tcW w:w="2200" w:type="dxa"/>
            <w:tcMar>
              <w:top w:w="80" w:type="dxa"/>
              <w:left w:w="120" w:type="dxa"/>
              <w:bottom w:w="80" w:type="dxa"/>
              <w:right w:w="120" w:type="dxa"/>
            </w:tcMar>
            <w:vAlign w:val="center"/>
          </w:tcPr>
          <w:p w14:paraId="42CB6DA7" w14:textId="77777777" w:rsidR="0097527B" w:rsidRDefault="00317CDB">
            <w:pPr>
              <w:pStyle w:val="TableText"/>
            </w:pPr>
            <w:r>
              <w:rPr>
                <w:color w:val="6B6B6B"/>
              </w:rPr>
              <w:t>Sizes</w:t>
            </w:r>
          </w:p>
        </w:tc>
        <w:tc>
          <w:tcPr>
            <w:tcW w:w="7160" w:type="dxa"/>
            <w:tcMar>
              <w:top w:w="80" w:type="dxa"/>
              <w:left w:w="120" w:type="dxa"/>
              <w:bottom w:w="80" w:type="dxa"/>
              <w:right w:w="120" w:type="dxa"/>
            </w:tcMar>
            <w:vAlign w:val="center"/>
          </w:tcPr>
          <w:p w14:paraId="113A84E6" w14:textId="77777777" w:rsidR="0097527B" w:rsidRDefault="00317CDB">
            <w:pPr>
              <w:pStyle w:val="TableSerif"/>
            </w:pPr>
            <w:r>
              <w:rPr>
                <w:sz w:val="16"/>
                <w:szCs w:val="16"/>
              </w:rPr>
              <w:t xml:space="preserve">8 </w:t>
            </w:r>
            <w:r>
              <w:rPr>
                <w:sz w:val="20"/>
                <w:szCs w:val="20"/>
              </w:rPr>
              <w:t xml:space="preserve">10 </w:t>
            </w:r>
            <w:r>
              <w:rPr>
                <w:sz w:val="28"/>
                <w:szCs w:val="28"/>
              </w:rPr>
              <w:t xml:space="preserve">14 </w:t>
            </w:r>
            <w:r>
              <w:rPr>
                <w:sz w:val="40"/>
                <w:szCs w:val="40"/>
              </w:rPr>
              <w:t xml:space="preserve">20 </w:t>
            </w:r>
            <w:r>
              <w:rPr>
                <w:b/>
                <w:bCs/>
                <w:sz w:val="56"/>
                <w:szCs w:val="56"/>
              </w:rPr>
              <w:t>28</w:t>
            </w:r>
          </w:p>
        </w:tc>
      </w:tr>
      <w:tr w:rsidR="0097527B" w14:paraId="48B4AFEB" w14:textId="77777777">
        <w:trPr>
          <w:cantSplit/>
        </w:trPr>
        <w:tc>
          <w:tcPr>
            <w:tcW w:w="2200" w:type="dxa"/>
            <w:tcMar>
              <w:top w:w="80" w:type="dxa"/>
              <w:left w:w="120" w:type="dxa"/>
              <w:bottom w:w="80" w:type="dxa"/>
              <w:right w:w="120" w:type="dxa"/>
            </w:tcMar>
            <w:vAlign w:val="center"/>
          </w:tcPr>
          <w:p w14:paraId="343FCD53" w14:textId="77777777" w:rsidR="0097527B" w:rsidRDefault="00317CDB">
            <w:pPr>
              <w:pStyle w:val="TableText"/>
            </w:pPr>
            <w:r>
              <w:rPr>
                <w:color w:val="6B6B6B"/>
              </w:rPr>
              <w:t>Symbols</w:t>
            </w:r>
          </w:p>
        </w:tc>
        <w:tc>
          <w:tcPr>
            <w:tcW w:w="7160" w:type="dxa"/>
            <w:tcMar>
              <w:top w:w="80" w:type="dxa"/>
              <w:left w:w="120" w:type="dxa"/>
              <w:bottom w:w="80" w:type="dxa"/>
              <w:right w:w="120" w:type="dxa"/>
            </w:tcMar>
            <w:vAlign w:val="center"/>
          </w:tcPr>
          <w:p w14:paraId="0EB4C9F7" w14:textId="77777777" w:rsidR="0097527B" w:rsidRDefault="00317CDB">
            <w:pPr>
              <w:pStyle w:val="TableSerif"/>
            </w:pPr>
            <w:r>
              <w:t>✓</w:t>
            </w:r>
            <w:r>
              <w:t xml:space="preserve"> → © ™ ½ π ∞ § ¶ † ‡</w:t>
            </w:r>
          </w:p>
        </w:tc>
      </w:tr>
    </w:tbl>
    <w:p w14:paraId="56CDA422" w14:textId="77777777" w:rsidR="0097527B" w:rsidRDefault="00317CDB">
      <w:pPr>
        <w:pStyle w:val="Caption"/>
      </w:pPr>
      <w:r>
        <w:t xml:space="preserve">Table 4 — Typography specimen. *The hidden run above is </w:t>
      </w:r>
      <w:r>
        <w:rPr>
          <w:rStyle w:val="InlineCode"/>
        </w:rPr>
        <w:t>w:vanish</w:t>
      </w:r>
      <w:r>
        <w:t>: present in the file, never laid out.</w:t>
      </w:r>
    </w:p>
    <w:p w14:paraId="2A1E9D6C" w14:textId="77777777" w:rsidR="0097527B" w:rsidRDefault="00317CDB">
      <w:pPr>
        <w:pStyle w:val="Heading1"/>
        <w:numPr>
          <w:ilvl w:val="0"/>
          <w:numId w:val="2"/>
        </w:numPr>
      </w:pPr>
      <w:bookmarkStart w:id="10" w:name="_Toc244164934"/>
      <w:r>
        <w:t>Paragraph layout</w:t>
      </w:r>
      <w:bookmarkEnd w:id="10"/>
    </w:p>
    <w:p w14:paraId="7389EF61" w14:textId="77777777" w:rsidR="0097527B" w:rsidRDefault="00317CDB">
      <w:pPr>
        <w:pStyle w:val="Heading2"/>
      </w:pPr>
      <w:bookmarkStart w:id="11" w:name="_Toc244164935"/>
      <w:r>
        <w:t>Alignment</w:t>
      </w:r>
      <w:bookmarkEnd w:id="11"/>
    </w:p>
    <w:p w14:paraId="0DB15075" w14:textId="77777777" w:rsidR="0097527B" w:rsidRDefault="00317CDB">
      <w:r>
        <w:rPr>
          <w:b/>
          <w:bCs/>
        </w:rPr>
        <w:t>Left aligned.</w:t>
      </w:r>
      <w:r>
        <w:t xml:space="preserve"> The default for body text, with a ragged right edge.</w:t>
      </w:r>
    </w:p>
    <w:p w14:paraId="6668417D" w14:textId="77777777" w:rsidR="0097527B" w:rsidRDefault="00317CDB">
      <w:pPr>
        <w:jc w:val="center"/>
      </w:pPr>
      <w:r>
        <w:rPr>
          <w:b/>
          <w:bCs/>
        </w:rPr>
        <w:t>Centred.</w:t>
      </w:r>
      <w:r>
        <w:t xml:space="preserve"> For titles, captions and pull quotes.</w:t>
      </w:r>
    </w:p>
    <w:p w14:paraId="48A53FF6" w14:textId="77777777" w:rsidR="0097527B" w:rsidRDefault="00317CDB">
      <w:pPr>
        <w:jc w:val="right"/>
      </w:pPr>
      <w:r>
        <w:rPr>
          <w:b/>
          <w:bCs/>
        </w:rPr>
        <w:t>Right aligned.</w:t>
      </w:r>
      <w:r>
        <w:t xml:space="preserve"> For dates, signatures and numbers.</w:t>
      </w:r>
    </w:p>
    <w:p w14:paraId="06939B42" w14:textId="77777777" w:rsidR="0097527B" w:rsidRDefault="00317CDB">
      <w:pPr>
        <w:jc w:val="both"/>
      </w:pPr>
      <w:r>
        <w:rPr>
          <w:b/>
          <w:bCs/>
        </w:rPr>
        <w:t>Justified.</w:t>
      </w:r>
      <w:r>
        <w:t xml:space="preserve"> Justification stretches the spaces between words so both edges of the column line up. Where Word puts the extra space, which spaces it stretches and how a line ending in a tab or a break behaves are all rules, and Twip follows each of them so a justified paragraph breaks on the same words Word breaks it on.</w:t>
      </w:r>
    </w:p>
    <w:p w14:paraId="67B7F31D" w14:textId="77777777" w:rsidR="0097527B" w:rsidRDefault="00317CDB">
      <w:pPr>
        <w:pStyle w:val="Heading2"/>
      </w:pPr>
      <w:bookmarkStart w:id="12" w:name="_Toc244164936"/>
      <w:r>
        <w:t>Indentation &amp; spacing</w:t>
      </w:r>
      <w:bookmarkEnd w:id="12"/>
    </w:p>
    <w:p w14:paraId="16F68BF6" w14:textId="77777777" w:rsidR="0097527B" w:rsidRDefault="00317CDB">
      <w:pPr>
        <w:ind w:firstLine="480"/>
        <w:jc w:val="both"/>
      </w:pPr>
      <w:r>
        <w:rPr>
          <w:b/>
          <w:bCs/>
        </w:rPr>
        <w:t>First-line indent.</w:t>
      </w:r>
      <w:r>
        <w:t xml:space="preserve"> Justification stretches the spaces between words so both edges of the column line up. Where Word puts the extra space, which spaces it stretches and how a line ending in a tab or a break behaves are all rules, and Twip follows each of them so a justified paragraph breaks on the same words Word breaks it on.</w:t>
      </w:r>
    </w:p>
    <w:p w14:paraId="0B64097A" w14:textId="77777777" w:rsidR="0097527B" w:rsidRDefault="00317CDB">
      <w:pPr>
        <w:ind w:left="720" w:hanging="720"/>
      </w:pPr>
      <w:r>
        <w:rPr>
          <w:b/>
          <w:bCs/>
        </w:rPr>
        <w:t>Hanging indent.</w:t>
      </w:r>
      <w:r>
        <w:t xml:space="preserve"> Lupton, E. (2010). </w:t>
      </w:r>
      <w:r>
        <w:rPr>
          <w:i/>
          <w:iCs/>
        </w:rPr>
        <w:t>Thinking with Type: A Critical Guide for Designers, Writers, Editors, &amp; Students</w:t>
      </w:r>
      <w:r>
        <w:t xml:space="preserve"> (2nd ed.). Princeton Architectural Press. Bibliographies use this pattern.</w:t>
      </w:r>
    </w:p>
    <w:p w14:paraId="17CC4E23" w14:textId="77777777" w:rsidR="0097527B" w:rsidRDefault="00317CDB">
      <w:pPr>
        <w:spacing w:after="200" w:line="360" w:lineRule="auto"/>
        <w:ind w:left="1080" w:right="1080"/>
      </w:pPr>
      <w:r>
        <w:rPr>
          <w:b/>
          <w:bCs/>
        </w:rPr>
        <w:t>Left and right indent, 1.5 line spacing.</w:t>
      </w:r>
      <w:r>
        <w:t xml:space="preserve"> Line height is a rule too: exact, at least, or a multiple of the font’s own line height, which Twip reads from the font file itself rather than estimating.</w:t>
      </w:r>
    </w:p>
    <w:p w14:paraId="13DE4CC4" w14:textId="77777777" w:rsidR="0097527B" w:rsidRDefault="00317CDB">
      <w:pPr>
        <w:pStyle w:val="Heading2"/>
      </w:pPr>
      <w:bookmarkStart w:id="13" w:name="_Toc244164937"/>
      <w:r>
        <w:t>Borders &amp; shading</w:t>
      </w:r>
      <w:bookmarkEnd w:id="13"/>
    </w:p>
    <w:p w14:paraId="5233A995" w14:textId="77777777" w:rsidR="0097527B" w:rsidRDefault="00317CDB">
      <w:pPr>
        <w:pStyle w:val="Callout"/>
      </w:pPr>
      <w:r>
        <w:rPr>
          <w:b/>
          <w:bCs/>
        </w:rPr>
        <w:t>A callout</w:t>
      </w:r>
      <w:r>
        <w:t xml:space="preserve"> is a paragraph style: a heavy left border, paper shading and inset indents. No table required.</w:t>
      </w:r>
    </w:p>
    <w:p w14:paraId="22FDA3AE" w14:textId="77777777" w:rsidR="0097527B" w:rsidRDefault="00317CDB">
      <w:pPr>
        <w:pBdr>
          <w:top w:val="double" w:sz="4" w:space="6" w:color="000000"/>
          <w:left w:val="double" w:sz="4" w:space="6" w:color="000000"/>
          <w:bottom w:val="double" w:sz="4" w:space="6" w:color="000000"/>
          <w:right w:val="double" w:sz="4" w:space="6" w:color="000000"/>
        </w:pBdr>
        <w:shd w:val="clear" w:color="auto" w:fill="FFFFFF"/>
        <w:spacing w:before="120" w:after="200"/>
        <w:ind w:left="120" w:right="120"/>
      </w:pPr>
      <w:r>
        <w:rPr>
          <w:b/>
          <w:bCs/>
        </w:rPr>
        <w:t>A boxed paragraph</w:t>
      </w:r>
      <w:r>
        <w:t xml:space="preserve"> with a double border on all four sides. Adjacent paragraphs with the same border join into one box.</w:t>
      </w:r>
    </w:p>
    <w:p w14:paraId="777D08EC" w14:textId="77777777" w:rsidR="0097527B" w:rsidRDefault="00317CDB">
      <w:pPr>
        <w:pStyle w:val="Heading2"/>
      </w:pPr>
      <w:bookmarkStart w:id="14" w:name="_Toc244164938"/>
      <w:r>
        <w:t>Tab stops &amp; leaders</w:t>
      </w:r>
      <w:bookmarkEnd w:id="14"/>
    </w:p>
    <w:p w14:paraId="12CC4737" w14:textId="77777777" w:rsidR="0097527B" w:rsidRDefault="00317CDB">
      <w:r>
        <w:t>Right tabs with leaders, the way a menu or a table of contents is set. These are the rulebook’s chapters, each the contract for one part of layout.</w:t>
      </w:r>
    </w:p>
    <w:p w14:paraId="41D4B7A9" w14:textId="77777777" w:rsidR="0097527B" w:rsidRDefault="00317CDB">
      <w:pPr>
        <w:tabs>
          <w:tab w:val="right" w:leader="dot" w:pos="9360"/>
        </w:tabs>
        <w:spacing w:after="40"/>
      </w:pPr>
      <w:r>
        <w:t>Line breaking</w:t>
      </w:r>
      <w:r>
        <w:rPr>
          <w:b/>
          <w:bCs/>
        </w:rPr>
        <w:tab/>
        <w:t>BREAK</w:t>
      </w:r>
    </w:p>
    <w:p w14:paraId="1896AE75" w14:textId="77777777" w:rsidR="0097527B" w:rsidRDefault="00317CDB">
      <w:pPr>
        <w:tabs>
          <w:tab w:val="right" w:leader="dot" w:pos="9360"/>
        </w:tabs>
        <w:spacing w:after="40"/>
      </w:pPr>
      <w:r>
        <w:t>Columns</w:t>
      </w:r>
      <w:r>
        <w:rPr>
          <w:b/>
          <w:bCs/>
        </w:rPr>
        <w:tab/>
        <w:t>COL</w:t>
      </w:r>
    </w:p>
    <w:p w14:paraId="67AF6CBC" w14:textId="77777777" w:rsidR="0097527B" w:rsidRDefault="00317CDB">
      <w:pPr>
        <w:tabs>
          <w:tab w:val="right" w:leader="dot" w:pos="9360"/>
        </w:tabs>
        <w:spacing w:after="40"/>
      </w:pPr>
      <w:r>
        <w:t>Compatibility modes</w:t>
      </w:r>
      <w:r>
        <w:rPr>
          <w:b/>
          <w:bCs/>
        </w:rPr>
        <w:tab/>
        <w:t>COMPAT</w:t>
      </w:r>
    </w:p>
    <w:p w14:paraId="4FEB44E8" w14:textId="77777777" w:rsidR="0097527B" w:rsidRDefault="00317CDB">
      <w:pPr>
        <w:tabs>
          <w:tab w:val="right" w:leader="dot" w:pos="9360"/>
        </w:tabs>
        <w:spacing w:after="40"/>
      </w:pPr>
      <w:r>
        <w:t>Fields</w:t>
      </w:r>
      <w:r>
        <w:rPr>
          <w:b/>
          <w:bCs/>
        </w:rPr>
        <w:tab/>
        <w:t>FIELD</w:t>
      </w:r>
    </w:p>
    <w:p w14:paraId="0FBF659B" w14:textId="77777777" w:rsidR="0097527B" w:rsidRDefault="00317CDB">
      <w:pPr>
        <w:tabs>
          <w:tab w:val="right" w:leader="dot" w:pos="9360"/>
        </w:tabs>
        <w:spacing w:after="40"/>
      </w:pPr>
      <w:r>
        <w:t>Floating objects</w:t>
      </w:r>
      <w:r>
        <w:rPr>
          <w:b/>
          <w:bCs/>
        </w:rPr>
        <w:tab/>
        <w:t>FLOAT</w:t>
      </w:r>
    </w:p>
    <w:p w14:paraId="3CA99F4F" w14:textId="77777777" w:rsidR="0097527B" w:rsidRDefault="00317CDB">
      <w:pPr>
        <w:tabs>
          <w:tab w:val="right" w:leader="dot" w:pos="9360"/>
        </w:tabs>
        <w:spacing w:after="40"/>
      </w:pPr>
      <w:r>
        <w:t>Fonts and text widths</w:t>
      </w:r>
      <w:r>
        <w:rPr>
          <w:b/>
          <w:bCs/>
        </w:rPr>
        <w:tab/>
        <w:t>FONT</w:t>
      </w:r>
    </w:p>
    <w:p w14:paraId="525175C9" w14:textId="77777777" w:rsidR="0097527B" w:rsidRDefault="00317CDB">
      <w:pPr>
        <w:tabs>
          <w:tab w:val="right" w:leader="hyphen" w:pos="9360"/>
        </w:tabs>
        <w:spacing w:after="40"/>
      </w:pPr>
      <w:r>
        <w:t>Tables</w:t>
      </w:r>
      <w:r>
        <w:rPr>
          <w:b/>
          <w:bCs/>
        </w:rPr>
        <w:tab/>
        <w:t>TABLE</w:t>
      </w:r>
    </w:p>
    <w:p w14:paraId="1A2082ED" w14:textId="77777777" w:rsidR="0097527B" w:rsidRDefault="00317CDB">
      <w:pPr>
        <w:tabs>
          <w:tab w:val="right" w:leader="hyphen" w:pos="9360"/>
        </w:tabs>
        <w:spacing w:after="40"/>
      </w:pPr>
      <w:r>
        <w:t>Tab stops</w:t>
      </w:r>
      <w:r>
        <w:rPr>
          <w:b/>
          <w:bCs/>
        </w:rPr>
        <w:tab/>
        <w:t>TAB</w:t>
      </w:r>
    </w:p>
    <w:p w14:paraId="6C4B8EF1" w14:textId="77777777" w:rsidR="0097527B" w:rsidRDefault="00317CDB">
      <w:pPr>
        <w:tabs>
          <w:tab w:val="right" w:leader="underscore" w:pos="9360"/>
        </w:tabs>
        <w:spacing w:after="40"/>
      </w:pPr>
      <w:r>
        <w:t>Units, precision and conventions</w:t>
      </w:r>
      <w:r>
        <w:rPr>
          <w:b/>
          <w:bCs/>
        </w:rPr>
        <w:tab/>
        <w:t>UNIT</w:t>
      </w:r>
    </w:p>
    <w:p w14:paraId="29B7B361" w14:textId="77777777" w:rsidR="0097527B" w:rsidRDefault="0097527B">
      <w:pPr>
        <w:spacing w:after="0" w:line="160" w:lineRule="exact"/>
      </w:pPr>
    </w:p>
    <w:p w14:paraId="07696596" w14:textId="77777777" w:rsidR="0097527B" w:rsidRDefault="00317CDB">
      <w:pPr>
        <w:tabs>
          <w:tab w:val="center" w:pos="4680"/>
          <w:tab w:val="decimal" w:leader="middleDot" w:pos="8000"/>
        </w:tabs>
        <w:spacing w:after="20"/>
      </w:pPr>
      <w:r>
        <w:t>Left</w:t>
      </w:r>
      <w:r>
        <w:tab/>
        <w:t>Centre</w:t>
      </w:r>
      <w:r>
        <w:rPr>
          <w:rFonts w:ascii="Consolas" w:eastAsia="Consolas" w:hAnsi="Consolas" w:cs="Consolas"/>
        </w:rPr>
        <w:tab/>
        <w:t>1,234.56</w:t>
      </w:r>
    </w:p>
    <w:p w14:paraId="716ADAB2" w14:textId="77777777" w:rsidR="0097527B" w:rsidRDefault="00317CDB">
      <w:pPr>
        <w:tabs>
          <w:tab w:val="center" w:pos="4680"/>
          <w:tab w:val="decimal" w:leader="middleDot" w:pos="8000"/>
        </w:tabs>
        <w:spacing w:after="20"/>
      </w:pPr>
      <w:r>
        <w:t>Alpha</w:t>
      </w:r>
      <w:r>
        <w:tab/>
        <w:t>Middle</w:t>
      </w:r>
      <w:r>
        <w:rPr>
          <w:rFonts w:ascii="Consolas" w:eastAsia="Consolas" w:hAnsi="Consolas" w:cs="Consolas"/>
        </w:rPr>
        <w:tab/>
        <w:t>7.5</w:t>
      </w:r>
    </w:p>
    <w:p w14:paraId="2B54C924" w14:textId="77777777" w:rsidR="0097527B" w:rsidRDefault="00317CDB">
      <w:pPr>
        <w:tabs>
          <w:tab w:val="center" w:pos="4680"/>
          <w:tab w:val="decimal" w:leader="middleDot" w:pos="8000"/>
        </w:tabs>
        <w:spacing w:after="20"/>
      </w:pPr>
      <w:r>
        <w:t>Omega</w:t>
      </w:r>
      <w:r>
        <w:tab/>
        <w:t>Mid</w:t>
      </w:r>
      <w:r>
        <w:rPr>
          <w:rFonts w:ascii="Consolas" w:eastAsia="Consolas" w:hAnsi="Consolas" w:cs="Consolas"/>
        </w:rPr>
        <w:tab/>
        <w:t>-42.125</w:t>
      </w:r>
    </w:p>
    <w:p w14:paraId="6EB521E6" w14:textId="77777777" w:rsidR="0097527B" w:rsidRDefault="00317CDB">
      <w:pPr>
        <w:pStyle w:val="Caption"/>
      </w:pPr>
      <w:r>
        <w:t>Above: dot, hyphen and underscore leaders on right tabs; then a centre tab and a decimal tab, so numbers align on the point.</w:t>
      </w:r>
    </w:p>
    <w:p w14:paraId="35E25AC2" w14:textId="77777777" w:rsidR="0097527B" w:rsidRDefault="00317CDB">
      <w:pPr>
        <w:pStyle w:val="Heading1"/>
        <w:numPr>
          <w:ilvl w:val="0"/>
          <w:numId w:val="2"/>
        </w:numPr>
      </w:pPr>
      <w:bookmarkStart w:id="15" w:name="_Toc244164939"/>
      <w:r>
        <w:t>Lists &amp; numbering</w:t>
      </w:r>
      <w:bookmarkEnd w:id="15"/>
    </w:p>
    <w:p w14:paraId="47C09506" w14:textId="77777777" w:rsidR="0097527B" w:rsidRDefault="00317CDB">
      <w:r>
        <w:t>Lists are numbering definitions, not typed characters. Twip computes each label from its level’s format, restarts and overrides, so a list reads the same after an edit as it does in Word.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50"/>
        <w:gridCol w:w="260"/>
        <w:gridCol w:w="4550"/>
      </w:tblGrid>
      <w:tr w:rsidR="0097527B" w14:paraId="1052662C" w14:textId="77777777">
        <w:tc>
          <w:tcPr>
            <w:tcW w:w="4560" w:type="dxa"/>
            <w:tcMar>
              <w:top w:w="0" w:type="dxa"/>
              <w:left w:w="0" w:type="dxa"/>
              <w:bottom w:w="0" w:type="dxa"/>
              <w:right w:w="120" w:type="dxa"/>
            </w:tcMar>
          </w:tcPr>
          <w:p w14:paraId="4221EB22" w14:textId="77777777" w:rsidR="0097527B" w:rsidRDefault="00317CDB">
            <w:pPr>
              <w:pStyle w:val="Eyebrow"/>
            </w:pPr>
            <w:r>
              <w:t>Multi-level bullets</w:t>
            </w:r>
          </w:p>
          <w:p w14:paraId="2A465D08" w14:textId="77777777" w:rsidR="0097527B" w:rsidRDefault="00317CDB">
            <w:pPr>
              <w:pStyle w:val="ListText"/>
              <w:numPr>
                <w:ilvl w:val="0"/>
                <w:numId w:val="6"/>
              </w:numPr>
            </w:pPr>
            <w:r>
              <w:t>Level one is a small square</w:t>
            </w:r>
          </w:p>
          <w:p w14:paraId="686BC209" w14:textId="77777777" w:rsidR="0097527B" w:rsidRDefault="00317CDB">
            <w:pPr>
              <w:pStyle w:val="ListText"/>
              <w:numPr>
                <w:ilvl w:val="1"/>
                <w:numId w:val="6"/>
              </w:numPr>
            </w:pPr>
            <w:r>
              <w:t>Level two is an en dash</w:t>
            </w:r>
          </w:p>
          <w:p w14:paraId="08FFD413" w14:textId="77777777" w:rsidR="0097527B" w:rsidRDefault="00317CDB">
            <w:pPr>
              <w:pStyle w:val="ListText"/>
              <w:numPr>
                <w:ilvl w:val="2"/>
                <w:numId w:val="6"/>
              </w:numPr>
            </w:pPr>
            <w:r>
              <w:t>Level three is a ring</w:t>
            </w:r>
          </w:p>
          <w:p w14:paraId="59779998" w14:textId="77777777" w:rsidR="0097527B" w:rsidRDefault="00317CDB">
            <w:pPr>
              <w:pStyle w:val="ListText"/>
              <w:numPr>
                <w:ilvl w:val="1"/>
                <w:numId w:val="6"/>
              </w:numPr>
            </w:pPr>
            <w:r>
              <w:t>Back to level two</w:t>
            </w:r>
          </w:p>
          <w:p w14:paraId="5C4C3B00" w14:textId="77777777" w:rsidR="0097527B" w:rsidRDefault="00317CDB">
            <w:pPr>
              <w:pStyle w:val="ListText"/>
              <w:numPr>
                <w:ilvl w:val="0"/>
                <w:numId w:val="6"/>
              </w:numPr>
            </w:pPr>
            <w:r>
              <w:t>And back to level one</w:t>
            </w:r>
          </w:p>
          <w:p w14:paraId="73806695" w14:textId="77777777" w:rsidR="0097527B" w:rsidRDefault="0097527B">
            <w:pPr>
              <w:spacing w:after="0" w:line="160" w:lineRule="exact"/>
            </w:pPr>
          </w:p>
          <w:p w14:paraId="1FEC5E70" w14:textId="77777777" w:rsidR="0097527B" w:rsidRDefault="00317CDB">
            <w:pPr>
              <w:pStyle w:val="Eyebrow"/>
            </w:pPr>
            <w:r>
              <w:t>Custom glyphs</w:t>
            </w:r>
          </w:p>
          <w:p w14:paraId="49EFAF5A" w14:textId="77777777" w:rsidR="0097527B" w:rsidRDefault="00317CDB">
            <w:pPr>
              <w:pStyle w:val="ListText"/>
              <w:numPr>
                <w:ilvl w:val="0"/>
                <w:numId w:val="4"/>
              </w:numPr>
            </w:pPr>
            <w:r>
              <w:t>Arrows for next steps</w:t>
            </w:r>
          </w:p>
          <w:p w14:paraId="0B26E02C" w14:textId="77777777" w:rsidR="0097527B" w:rsidRDefault="00317CDB">
            <w:pPr>
              <w:pStyle w:val="ListText"/>
              <w:numPr>
                <w:ilvl w:val="0"/>
                <w:numId w:val="3"/>
              </w:numPr>
            </w:pPr>
            <w:r>
              <w:t>Checks for what is done</w:t>
            </w:r>
          </w:p>
          <w:p w14:paraId="6D72AE9B" w14:textId="77777777" w:rsidR="0097527B" w:rsidRDefault="00317CDB">
            <w:pPr>
              <w:pStyle w:val="ListText"/>
              <w:numPr>
                <w:ilvl w:val="0"/>
                <w:numId w:val="7"/>
              </w:numPr>
            </w:pPr>
            <w:r>
              <w:t>Dashes for the quiet ones</w:t>
            </w:r>
          </w:p>
        </w:tc>
        <w:tc>
          <w:tcPr>
            <w:tcW w:w="240" w:type="dxa"/>
            <w:tcMar>
              <w:top w:w="80" w:type="dxa"/>
              <w:left w:w="120" w:type="dxa"/>
              <w:bottom w:w="80" w:type="dxa"/>
              <w:right w:w="120" w:type="dxa"/>
            </w:tcMar>
            <w:vAlign w:val="center"/>
          </w:tcPr>
          <w:p w14:paraId="63A15A1B" w14:textId="77777777" w:rsidR="0097527B" w:rsidRDefault="0097527B">
            <w:pPr>
              <w:pStyle w:val="TableText"/>
            </w:pPr>
          </w:p>
        </w:tc>
        <w:tc>
          <w:tcPr>
            <w:tcW w:w="4560" w:type="dxa"/>
            <w:tcMar>
              <w:top w:w="0" w:type="dxa"/>
              <w:left w:w="0" w:type="dxa"/>
              <w:bottom w:w="0" w:type="dxa"/>
              <w:right w:w="0" w:type="dxa"/>
            </w:tcMar>
          </w:tcPr>
          <w:p w14:paraId="400AA9EE" w14:textId="77777777" w:rsidR="0097527B" w:rsidRDefault="00317CDB">
            <w:pPr>
              <w:pStyle w:val="Eyebrow"/>
            </w:pPr>
            <w:r>
              <w:t>Legal outline: the pipeline</w:t>
            </w:r>
          </w:p>
          <w:p w14:paraId="7425ED6B" w14:textId="77777777" w:rsidR="0097527B" w:rsidRDefault="00317CDB">
            <w:pPr>
              <w:pStyle w:val="ListText"/>
              <w:numPr>
                <w:ilvl w:val="0"/>
                <w:numId w:val="8"/>
              </w:numPr>
            </w:pPr>
            <w:r>
              <w:rPr>
                <w:b/>
                <w:bCs/>
              </w:rPr>
              <w:t>Open</w:t>
            </w:r>
            <w:r>
              <w:t xml:space="preserve">  the package</w:t>
            </w:r>
          </w:p>
          <w:p w14:paraId="6E121987" w14:textId="77777777" w:rsidR="0097527B" w:rsidRDefault="00317CDB">
            <w:pPr>
              <w:pStyle w:val="ListText"/>
              <w:numPr>
                <w:ilvl w:val="1"/>
                <w:numId w:val="8"/>
              </w:numPr>
            </w:pPr>
            <w:r>
              <w:t>Read the parts and relationships</w:t>
            </w:r>
          </w:p>
          <w:p w14:paraId="476A5364" w14:textId="77777777" w:rsidR="0097527B" w:rsidRDefault="00317CDB">
            <w:pPr>
              <w:pStyle w:val="ListText"/>
              <w:numPr>
                <w:ilvl w:val="1"/>
                <w:numId w:val="8"/>
              </w:numPr>
            </w:pPr>
            <w:r>
              <w:t>Resolve styles and numbering</w:t>
            </w:r>
          </w:p>
          <w:p w14:paraId="550E0D33" w14:textId="77777777" w:rsidR="0097527B" w:rsidRDefault="00317CDB">
            <w:pPr>
              <w:pStyle w:val="ListText"/>
              <w:numPr>
                <w:ilvl w:val="0"/>
                <w:numId w:val="8"/>
              </w:numPr>
            </w:pPr>
            <w:r>
              <w:rPr>
                <w:b/>
                <w:bCs/>
              </w:rPr>
              <w:t>Lay out</w:t>
            </w:r>
            <w:r>
              <w:t xml:space="preserve">  the document</w:t>
            </w:r>
          </w:p>
          <w:p w14:paraId="171D509F" w14:textId="77777777" w:rsidR="0097527B" w:rsidRDefault="00317CDB">
            <w:pPr>
              <w:pStyle w:val="ListText"/>
              <w:numPr>
                <w:ilvl w:val="1"/>
                <w:numId w:val="8"/>
              </w:numPr>
            </w:pPr>
            <w:r>
              <w:t>Shape text with real fonts</w:t>
            </w:r>
          </w:p>
          <w:p w14:paraId="5AAA973C" w14:textId="77777777" w:rsidR="0097527B" w:rsidRDefault="00317CDB">
            <w:pPr>
              <w:pStyle w:val="ListText"/>
              <w:numPr>
                <w:ilvl w:val="1"/>
                <w:numId w:val="8"/>
              </w:numPr>
            </w:pPr>
            <w:r>
              <w:t>Break lines and justify</w:t>
            </w:r>
          </w:p>
          <w:p w14:paraId="5D78D0D5" w14:textId="77777777" w:rsidR="0097527B" w:rsidRDefault="00317CDB">
            <w:pPr>
              <w:pStyle w:val="ListText"/>
              <w:numPr>
                <w:ilvl w:val="2"/>
                <w:numId w:val="8"/>
              </w:numPr>
            </w:pPr>
            <w:r>
              <w:t>Tab stops, then line height</w:t>
            </w:r>
          </w:p>
          <w:p w14:paraId="7EF054C4" w14:textId="77777777" w:rsidR="0097527B" w:rsidRDefault="00317CDB">
            <w:pPr>
              <w:pStyle w:val="ListText"/>
              <w:numPr>
                <w:ilvl w:val="1"/>
                <w:numId w:val="8"/>
              </w:numPr>
            </w:pPr>
            <w:r>
              <w:t>Paginate, with keeps and widows</w:t>
            </w:r>
          </w:p>
          <w:p w14:paraId="64F0D7CA" w14:textId="77777777" w:rsidR="0097527B" w:rsidRDefault="00317CDB">
            <w:pPr>
              <w:pStyle w:val="ListText"/>
              <w:numPr>
                <w:ilvl w:val="0"/>
                <w:numId w:val="8"/>
              </w:numPr>
            </w:pPr>
            <w:r>
              <w:rPr>
                <w:b/>
                <w:bCs/>
              </w:rPr>
              <w:t>Draw</w:t>
            </w:r>
            <w:r>
              <w:t xml:space="preserve">  it with Skia</w:t>
            </w:r>
          </w:p>
          <w:p w14:paraId="06935281" w14:textId="77777777" w:rsidR="0097527B" w:rsidRDefault="0097527B">
            <w:pPr>
              <w:spacing w:after="0" w:line="160" w:lineRule="exact"/>
            </w:pPr>
          </w:p>
          <w:p w14:paraId="5CD0C47A" w14:textId="77777777" w:rsidR="0097527B" w:rsidRDefault="00317CDB">
            <w:pPr>
              <w:pStyle w:val="Eyebrow"/>
            </w:pPr>
            <w:r>
              <w:t>Roman and letters</w:t>
            </w:r>
          </w:p>
          <w:p w14:paraId="500E5D34" w14:textId="77777777" w:rsidR="0097527B" w:rsidRDefault="00317CDB">
            <w:pPr>
              <w:pStyle w:val="ListText"/>
              <w:numPr>
                <w:ilvl w:val="0"/>
                <w:numId w:val="9"/>
              </w:numPr>
            </w:pPr>
            <w:r>
              <w:t>Parse</w:t>
            </w:r>
          </w:p>
          <w:p w14:paraId="521A6869" w14:textId="77777777" w:rsidR="0097527B" w:rsidRDefault="00317CDB">
            <w:pPr>
              <w:pStyle w:val="ListText"/>
              <w:numPr>
                <w:ilvl w:val="0"/>
                <w:numId w:val="9"/>
              </w:numPr>
            </w:pPr>
            <w:r>
              <w:t>Lay out</w:t>
            </w:r>
          </w:p>
          <w:p w14:paraId="5A2459C9" w14:textId="77777777" w:rsidR="0097527B" w:rsidRDefault="00317CDB">
            <w:pPr>
              <w:pStyle w:val="ListText"/>
              <w:numPr>
                <w:ilvl w:val="0"/>
                <w:numId w:val="9"/>
              </w:numPr>
            </w:pPr>
            <w:r>
              <w:t>Render</w:t>
            </w:r>
          </w:p>
          <w:p w14:paraId="3F956576" w14:textId="77777777" w:rsidR="0097527B" w:rsidRDefault="00317CDB">
            <w:pPr>
              <w:pStyle w:val="ListText"/>
              <w:numPr>
                <w:ilvl w:val="0"/>
                <w:numId w:val="10"/>
              </w:numPr>
            </w:pPr>
            <w:r>
              <w:t>on the GPU</w:t>
            </w:r>
          </w:p>
          <w:p w14:paraId="616239DB" w14:textId="77777777" w:rsidR="0097527B" w:rsidRDefault="00317CDB">
            <w:pPr>
              <w:pStyle w:val="ListText"/>
              <w:numPr>
                <w:ilvl w:val="0"/>
                <w:numId w:val="10"/>
              </w:numPr>
            </w:pPr>
            <w:r>
              <w:t>or headless, to PDF</w:t>
            </w:r>
          </w:p>
        </w:tc>
      </w:tr>
    </w:tbl>
    <w:p w14:paraId="442650C5" w14:textId="77777777" w:rsidR="0097527B" w:rsidRDefault="00317CDB">
      <w:pPr>
        <w:pStyle w:val="Heading1"/>
        <w:numPr>
          <w:ilvl w:val="0"/>
          <w:numId w:val="2"/>
        </w:numPr>
      </w:pPr>
      <w:bookmarkStart w:id="16" w:name="_Toc244164940"/>
      <w:r>
        <w:t>Tables</w:t>
      </w:r>
      <w:bookmarkEnd w:id="16"/>
    </w:p>
    <w:p w14:paraId="0CF5648B" w14:textId="77777777" w:rsidR="0097527B" w:rsidRDefault="00317CDB">
      <w:r>
        <w:t>Tables are most of the corpus: 83% of documents, 5,502 tables, and 22% of documents nest one table inside another. Twip implements Word’s autofit, fixed layout, merged cells, repeated header rows, rows that can’t split, cell margins and conflicting borders.</w:t>
      </w:r>
    </w:p>
    <w:p w14:paraId="3D1EED35" w14:textId="77777777" w:rsidR="0097527B" w:rsidRDefault="00317CDB">
      <w:pPr>
        <w:pStyle w:val="Heading2"/>
      </w:pPr>
      <w:bookmarkStart w:id="17" w:name="_Toc244164941"/>
      <w:r>
        <w:t>Font substitution</w:t>
      </w:r>
      <w:bookmarkEnd w:id="17"/>
    </w:p>
    <w:p w14:paraId="667ED362" w14:textId="77777777" w:rsidR="0097527B" w:rsidRDefault="00317CDB">
      <w:r>
        <w:t>Layout measures text with real font files, so the fonts available decide where lines break and pages end. Where you can’t ship a document’s fonts, use their metric-compatible stand-ins: the same widths, so the same line breaks.</w:t>
      </w:r>
    </w:p>
    <w:tbl>
      <w:tblPr>
        <w:tblW w:w="9360" w:type="dxa"/>
        <w:tblBorders>
          <w:top w:val="none" w:sz="0" w:space="0" w:color="FFFFFF"/>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2600"/>
        <w:gridCol w:w="3000"/>
        <w:gridCol w:w="3760"/>
      </w:tblGrid>
      <w:tr w:rsidR="0097527B" w14:paraId="64969301" w14:textId="77777777">
        <w:trPr>
          <w:cantSplit/>
          <w:tblHeader/>
        </w:trPr>
        <w:tc>
          <w:tcPr>
            <w:tcW w:w="2600" w:type="dxa"/>
            <w:shd w:val="clear" w:color="auto" w:fill="000000"/>
            <w:tcMar>
              <w:top w:w="80" w:type="dxa"/>
              <w:left w:w="120" w:type="dxa"/>
              <w:bottom w:w="80" w:type="dxa"/>
              <w:right w:w="120" w:type="dxa"/>
            </w:tcMar>
            <w:vAlign w:val="center"/>
          </w:tcPr>
          <w:p w14:paraId="2A803B3B" w14:textId="77777777" w:rsidR="0097527B" w:rsidRDefault="00317CDB">
            <w:pPr>
              <w:pStyle w:val="TableHead"/>
            </w:pPr>
            <w:r>
              <w:t>Document asks for</w:t>
            </w:r>
          </w:p>
        </w:tc>
        <w:tc>
          <w:tcPr>
            <w:tcW w:w="3000" w:type="dxa"/>
            <w:shd w:val="clear" w:color="auto" w:fill="000000"/>
            <w:tcMar>
              <w:top w:w="80" w:type="dxa"/>
              <w:left w:w="120" w:type="dxa"/>
              <w:bottom w:w="80" w:type="dxa"/>
              <w:right w:w="120" w:type="dxa"/>
            </w:tcMar>
            <w:vAlign w:val="center"/>
          </w:tcPr>
          <w:p w14:paraId="146D1E1A" w14:textId="77777777" w:rsidR="0097527B" w:rsidRDefault="00317CDB">
            <w:pPr>
              <w:pStyle w:val="TableHead"/>
            </w:pPr>
            <w:r>
              <w:t>Metric-compatible stand-in</w:t>
            </w:r>
          </w:p>
        </w:tc>
        <w:tc>
          <w:tcPr>
            <w:tcW w:w="3760" w:type="dxa"/>
            <w:shd w:val="clear" w:color="auto" w:fill="000000"/>
            <w:tcMar>
              <w:top w:w="80" w:type="dxa"/>
              <w:left w:w="120" w:type="dxa"/>
              <w:bottom w:w="80" w:type="dxa"/>
              <w:right w:w="120" w:type="dxa"/>
            </w:tcMar>
            <w:vAlign w:val="center"/>
          </w:tcPr>
          <w:p w14:paraId="392892DA" w14:textId="77777777" w:rsidR="0097527B" w:rsidRDefault="00317CDB">
            <w:pPr>
              <w:pStyle w:val="TableHead"/>
            </w:pPr>
            <w:r>
              <w:t>Notes</w:t>
            </w:r>
          </w:p>
        </w:tc>
      </w:tr>
      <w:tr w:rsidR="0097527B" w14:paraId="6FBE0A57" w14:textId="77777777">
        <w:trPr>
          <w:cantSplit/>
        </w:trPr>
        <w:tc>
          <w:tcPr>
            <w:tcW w:w="2600" w:type="dxa"/>
            <w:tcMar>
              <w:top w:w="80" w:type="dxa"/>
              <w:left w:w="120" w:type="dxa"/>
              <w:bottom w:w="80" w:type="dxa"/>
              <w:right w:w="120" w:type="dxa"/>
            </w:tcMar>
            <w:vAlign w:val="center"/>
          </w:tcPr>
          <w:p w14:paraId="7F927715" w14:textId="77777777" w:rsidR="0097527B" w:rsidRDefault="00317CDB">
            <w:pPr>
              <w:pStyle w:val="TableText"/>
            </w:pPr>
            <w:r>
              <w:rPr>
                <w:b/>
                <w:bCs/>
              </w:rPr>
              <w:t>Calibri</w:t>
            </w:r>
          </w:p>
        </w:tc>
        <w:tc>
          <w:tcPr>
            <w:tcW w:w="3000" w:type="dxa"/>
            <w:tcMar>
              <w:top w:w="80" w:type="dxa"/>
              <w:left w:w="120" w:type="dxa"/>
              <w:bottom w:w="80" w:type="dxa"/>
              <w:right w:w="120" w:type="dxa"/>
            </w:tcMar>
            <w:vAlign w:val="center"/>
          </w:tcPr>
          <w:p w14:paraId="30EF6C26" w14:textId="77777777" w:rsidR="0097527B" w:rsidRDefault="00317CDB">
            <w:pPr>
              <w:pStyle w:val="TableText"/>
            </w:pPr>
            <w:r>
              <w:t>Carlito</w:t>
            </w:r>
          </w:p>
        </w:tc>
        <w:tc>
          <w:tcPr>
            <w:tcW w:w="3760" w:type="dxa"/>
            <w:tcMar>
              <w:top w:w="80" w:type="dxa"/>
              <w:left w:w="120" w:type="dxa"/>
              <w:bottom w:w="80" w:type="dxa"/>
              <w:right w:w="120" w:type="dxa"/>
            </w:tcMar>
            <w:vAlign w:val="center"/>
          </w:tcPr>
          <w:p w14:paraId="6C14A9AC" w14:textId="77777777" w:rsidR="0097527B" w:rsidRDefault="00317CDB">
            <w:pPr>
              <w:pStyle w:val="TableText"/>
            </w:pPr>
            <w:r>
              <w:t>The default body font since Word 2007</w:t>
            </w:r>
          </w:p>
        </w:tc>
      </w:tr>
      <w:tr w:rsidR="0097527B" w14:paraId="1B72747B" w14:textId="77777777">
        <w:trPr>
          <w:cantSplit/>
        </w:trPr>
        <w:tc>
          <w:tcPr>
            <w:tcW w:w="2600" w:type="dxa"/>
            <w:shd w:val="clear" w:color="auto" w:fill="F5F5F5"/>
            <w:tcMar>
              <w:top w:w="80" w:type="dxa"/>
              <w:left w:w="120" w:type="dxa"/>
              <w:bottom w:w="80" w:type="dxa"/>
              <w:right w:w="120" w:type="dxa"/>
            </w:tcMar>
            <w:vAlign w:val="center"/>
          </w:tcPr>
          <w:p w14:paraId="689FAA4F" w14:textId="77777777" w:rsidR="0097527B" w:rsidRDefault="00317CDB">
            <w:pPr>
              <w:pStyle w:val="TableText"/>
            </w:pPr>
            <w:r>
              <w:rPr>
                <w:b/>
                <w:bCs/>
              </w:rPr>
              <w:t>Cambria</w:t>
            </w:r>
          </w:p>
        </w:tc>
        <w:tc>
          <w:tcPr>
            <w:tcW w:w="3000" w:type="dxa"/>
            <w:shd w:val="clear" w:color="auto" w:fill="F5F5F5"/>
            <w:tcMar>
              <w:top w:w="80" w:type="dxa"/>
              <w:left w:w="120" w:type="dxa"/>
              <w:bottom w:w="80" w:type="dxa"/>
              <w:right w:w="120" w:type="dxa"/>
            </w:tcMar>
            <w:vAlign w:val="center"/>
          </w:tcPr>
          <w:p w14:paraId="50557888" w14:textId="77777777" w:rsidR="0097527B" w:rsidRDefault="00317CDB">
            <w:pPr>
              <w:pStyle w:val="TableText"/>
            </w:pPr>
            <w:r>
              <w:t>Caladea</w:t>
            </w:r>
          </w:p>
        </w:tc>
        <w:tc>
          <w:tcPr>
            <w:tcW w:w="3760" w:type="dxa"/>
            <w:shd w:val="clear" w:color="auto" w:fill="F5F5F5"/>
            <w:tcMar>
              <w:top w:w="80" w:type="dxa"/>
              <w:left w:w="120" w:type="dxa"/>
              <w:bottom w:w="80" w:type="dxa"/>
              <w:right w:w="120" w:type="dxa"/>
            </w:tcMar>
            <w:vAlign w:val="center"/>
          </w:tcPr>
          <w:p w14:paraId="79FDDF75" w14:textId="77777777" w:rsidR="0097527B" w:rsidRDefault="00317CDB">
            <w:pPr>
              <w:pStyle w:val="TableText"/>
            </w:pPr>
            <w:r>
              <w:t>Headings in the same era of templates</w:t>
            </w:r>
          </w:p>
        </w:tc>
      </w:tr>
      <w:tr w:rsidR="0097527B" w14:paraId="64B5B448" w14:textId="77777777">
        <w:trPr>
          <w:cantSplit/>
        </w:trPr>
        <w:tc>
          <w:tcPr>
            <w:tcW w:w="2600" w:type="dxa"/>
            <w:tcMar>
              <w:top w:w="80" w:type="dxa"/>
              <w:left w:w="120" w:type="dxa"/>
              <w:bottom w:w="80" w:type="dxa"/>
              <w:right w:w="120" w:type="dxa"/>
            </w:tcMar>
            <w:vAlign w:val="center"/>
          </w:tcPr>
          <w:p w14:paraId="10EB5898" w14:textId="77777777" w:rsidR="0097527B" w:rsidRDefault="00317CDB">
            <w:pPr>
              <w:pStyle w:val="TableText"/>
            </w:pPr>
            <w:r>
              <w:rPr>
                <w:b/>
                <w:bCs/>
              </w:rPr>
              <w:t>Arial</w:t>
            </w:r>
          </w:p>
        </w:tc>
        <w:tc>
          <w:tcPr>
            <w:tcW w:w="3000" w:type="dxa"/>
            <w:tcMar>
              <w:top w:w="80" w:type="dxa"/>
              <w:left w:w="120" w:type="dxa"/>
              <w:bottom w:w="80" w:type="dxa"/>
              <w:right w:w="120" w:type="dxa"/>
            </w:tcMar>
            <w:vAlign w:val="center"/>
          </w:tcPr>
          <w:p w14:paraId="2FB284C1" w14:textId="77777777" w:rsidR="0097527B" w:rsidRDefault="00317CDB">
            <w:pPr>
              <w:pStyle w:val="TableText"/>
            </w:pPr>
            <w:r>
              <w:t>Liberation Sans or Arimo</w:t>
            </w:r>
          </w:p>
        </w:tc>
        <w:tc>
          <w:tcPr>
            <w:tcW w:w="3760" w:type="dxa"/>
            <w:tcMar>
              <w:top w:w="80" w:type="dxa"/>
              <w:left w:w="120" w:type="dxa"/>
              <w:bottom w:w="80" w:type="dxa"/>
              <w:right w:w="120" w:type="dxa"/>
            </w:tcMar>
            <w:vAlign w:val="center"/>
          </w:tcPr>
          <w:p w14:paraId="6E9BA92A" w14:textId="77777777" w:rsidR="0097527B" w:rsidRDefault="00317CDB">
            <w:pPr>
              <w:pStyle w:val="TableText"/>
            </w:pPr>
            <w:r>
              <w:t>The most common font in the corpus</w:t>
            </w:r>
          </w:p>
        </w:tc>
      </w:tr>
      <w:tr w:rsidR="0097527B" w14:paraId="250C6156" w14:textId="77777777">
        <w:trPr>
          <w:cantSplit/>
        </w:trPr>
        <w:tc>
          <w:tcPr>
            <w:tcW w:w="2600" w:type="dxa"/>
            <w:shd w:val="clear" w:color="auto" w:fill="F5F5F5"/>
            <w:tcMar>
              <w:top w:w="80" w:type="dxa"/>
              <w:left w:w="120" w:type="dxa"/>
              <w:bottom w:w="80" w:type="dxa"/>
              <w:right w:w="120" w:type="dxa"/>
            </w:tcMar>
            <w:vAlign w:val="center"/>
          </w:tcPr>
          <w:p w14:paraId="29D20A18" w14:textId="77777777" w:rsidR="0097527B" w:rsidRDefault="00317CDB">
            <w:pPr>
              <w:pStyle w:val="TableText"/>
            </w:pPr>
            <w:r>
              <w:rPr>
                <w:b/>
                <w:bCs/>
              </w:rPr>
              <w:t>Times New Roman</w:t>
            </w:r>
          </w:p>
        </w:tc>
        <w:tc>
          <w:tcPr>
            <w:tcW w:w="3000" w:type="dxa"/>
            <w:shd w:val="clear" w:color="auto" w:fill="F5F5F5"/>
            <w:tcMar>
              <w:top w:w="80" w:type="dxa"/>
              <w:left w:w="120" w:type="dxa"/>
              <w:bottom w:w="80" w:type="dxa"/>
              <w:right w:w="120" w:type="dxa"/>
            </w:tcMar>
            <w:vAlign w:val="center"/>
          </w:tcPr>
          <w:p w14:paraId="79DA0FAF" w14:textId="77777777" w:rsidR="0097527B" w:rsidRDefault="00317CDB">
            <w:pPr>
              <w:pStyle w:val="TableText"/>
            </w:pPr>
            <w:r>
              <w:t>Liberation Serif or Tinos</w:t>
            </w:r>
          </w:p>
        </w:tc>
        <w:tc>
          <w:tcPr>
            <w:tcW w:w="3760" w:type="dxa"/>
            <w:shd w:val="clear" w:color="auto" w:fill="F5F5F5"/>
            <w:tcMar>
              <w:top w:w="80" w:type="dxa"/>
              <w:left w:w="120" w:type="dxa"/>
              <w:bottom w:w="80" w:type="dxa"/>
              <w:right w:w="120" w:type="dxa"/>
            </w:tcMar>
            <w:vAlign w:val="center"/>
          </w:tcPr>
          <w:p w14:paraId="3D98AC07" w14:textId="77777777" w:rsidR="0097527B" w:rsidRDefault="00317CDB">
            <w:pPr>
              <w:pStyle w:val="TableText"/>
            </w:pPr>
            <w:r>
              <w:t>Legal forms and older templates</w:t>
            </w:r>
          </w:p>
        </w:tc>
      </w:tr>
      <w:tr w:rsidR="0097527B" w14:paraId="2B7A478B" w14:textId="77777777">
        <w:trPr>
          <w:cantSplit/>
        </w:trPr>
        <w:tc>
          <w:tcPr>
            <w:tcW w:w="2600" w:type="dxa"/>
            <w:tcMar>
              <w:top w:w="80" w:type="dxa"/>
              <w:left w:w="120" w:type="dxa"/>
              <w:bottom w:w="80" w:type="dxa"/>
              <w:right w:w="120" w:type="dxa"/>
            </w:tcMar>
            <w:vAlign w:val="center"/>
          </w:tcPr>
          <w:p w14:paraId="66FEDD15" w14:textId="77777777" w:rsidR="0097527B" w:rsidRDefault="00317CDB">
            <w:pPr>
              <w:pStyle w:val="TableText"/>
            </w:pPr>
            <w:r>
              <w:rPr>
                <w:b/>
                <w:bCs/>
              </w:rPr>
              <w:t>Courier New</w:t>
            </w:r>
          </w:p>
        </w:tc>
        <w:tc>
          <w:tcPr>
            <w:tcW w:w="3000" w:type="dxa"/>
            <w:tcMar>
              <w:top w:w="80" w:type="dxa"/>
              <w:left w:w="120" w:type="dxa"/>
              <w:bottom w:w="80" w:type="dxa"/>
              <w:right w:w="120" w:type="dxa"/>
            </w:tcMar>
            <w:vAlign w:val="center"/>
          </w:tcPr>
          <w:p w14:paraId="5A745B59" w14:textId="77777777" w:rsidR="0097527B" w:rsidRDefault="00317CDB">
            <w:pPr>
              <w:pStyle w:val="TableText"/>
            </w:pPr>
            <w:r>
              <w:t>Liberation Mono or Cousine</w:t>
            </w:r>
          </w:p>
        </w:tc>
        <w:tc>
          <w:tcPr>
            <w:tcW w:w="3760" w:type="dxa"/>
            <w:tcMar>
              <w:top w:w="80" w:type="dxa"/>
              <w:left w:w="120" w:type="dxa"/>
              <w:bottom w:w="80" w:type="dxa"/>
              <w:right w:w="120" w:type="dxa"/>
            </w:tcMar>
            <w:vAlign w:val="center"/>
          </w:tcPr>
          <w:p w14:paraId="3CE154AD" w14:textId="77777777" w:rsidR="0097527B" w:rsidRDefault="00317CDB">
            <w:pPr>
              <w:pStyle w:val="TableText"/>
            </w:pPr>
            <w:r>
              <w:t>Form fields and fixed-width blanks</w:t>
            </w:r>
          </w:p>
        </w:tc>
      </w:tr>
    </w:tbl>
    <w:p w14:paraId="0D17590B" w14:textId="77777777" w:rsidR="0097527B" w:rsidRDefault="00317CDB">
      <w:pPr>
        <w:pStyle w:val="Caption"/>
      </w:pPr>
      <w:r>
        <w:t>Table 5 — Banded rows. The state still shows the family the document names, never the substitute, so a font box shows what the document asks for.</w:t>
      </w:r>
    </w:p>
    <w:p w14:paraId="53BFC1A7" w14:textId="77777777" w:rsidR="0097527B" w:rsidRDefault="00317CDB">
      <w:pPr>
        <w:pStyle w:val="Heading2"/>
      </w:pPr>
      <w:bookmarkStart w:id="18" w:name="_Toc244164942"/>
      <w:r>
        <w:t>A table with merged cells</w:t>
      </w:r>
      <w:bookmarkEnd w:id="18"/>
    </w:p>
    <w:p w14:paraId="7E750885" w14:textId="77777777" w:rsidR="0097527B" w:rsidRDefault="00317CDB">
      <w:r>
        <w:t>A header that spans columns, a body that spans rows, and a closing summary row: the shapes that break naive table layout.</w:t>
      </w:r>
    </w:p>
    <w:tbl>
      <w:tblPr>
        <w:tblW w:w="9360" w:type="dxa"/>
        <w:tblBorders>
          <w:top w:val="single" w:sz="8" w:space="0" w:color="000000"/>
          <w:left w:val="none" w:sz="0" w:space="0" w:color="FFFFFF"/>
          <w:bottom w:val="single" w:sz="8" w:space="0" w:color="000000"/>
          <w:right w:val="none" w:sz="0" w:space="0" w:color="FFFFFF"/>
          <w:insideH w:val="single" w:sz="4" w:space="0" w:color="E6E6E6"/>
          <w:insideV w:val="single" w:sz="4" w:space="0" w:color="E6E6E6"/>
        </w:tblBorders>
        <w:tblLayout w:type="fixed"/>
        <w:tblLook w:val="04A0" w:firstRow="1" w:lastRow="0" w:firstColumn="1" w:lastColumn="0" w:noHBand="0" w:noVBand="1"/>
      </w:tblPr>
      <w:tblGrid>
        <w:gridCol w:w="1700"/>
        <w:gridCol w:w="1900"/>
        <w:gridCol w:w="1900"/>
        <w:gridCol w:w="1930"/>
        <w:gridCol w:w="1930"/>
      </w:tblGrid>
      <w:tr w:rsidR="0097527B" w14:paraId="2E802392" w14:textId="77777777">
        <w:trPr>
          <w:tblHeader/>
        </w:trPr>
        <w:tc>
          <w:tcPr>
            <w:tcW w:w="1700" w:type="dxa"/>
            <w:vMerge w:val="restart"/>
            <w:shd w:val="clear" w:color="auto" w:fill="000000"/>
            <w:tcMar>
              <w:top w:w="80" w:type="dxa"/>
              <w:left w:w="120" w:type="dxa"/>
              <w:bottom w:w="80" w:type="dxa"/>
              <w:right w:w="120" w:type="dxa"/>
            </w:tcMar>
            <w:vAlign w:val="center"/>
          </w:tcPr>
          <w:p w14:paraId="6AD4C2E3" w14:textId="77777777" w:rsidR="0097527B" w:rsidRDefault="00317CDB">
            <w:pPr>
              <w:pStyle w:val="TableHead"/>
            </w:pPr>
            <w:r>
              <w:t>Area</w:t>
            </w:r>
          </w:p>
        </w:tc>
        <w:tc>
          <w:tcPr>
            <w:tcW w:w="1900" w:type="dxa"/>
            <w:vMerge w:val="restart"/>
            <w:shd w:val="clear" w:color="auto" w:fill="000000"/>
            <w:tcMar>
              <w:top w:w="80" w:type="dxa"/>
              <w:left w:w="120" w:type="dxa"/>
              <w:bottom w:w="80" w:type="dxa"/>
              <w:right w:w="120" w:type="dxa"/>
            </w:tcMar>
            <w:vAlign w:val="center"/>
          </w:tcPr>
          <w:p w14:paraId="7F455FF1" w14:textId="77777777" w:rsidR="0097527B" w:rsidRDefault="00317CDB">
            <w:pPr>
              <w:pStyle w:val="TableHead"/>
            </w:pPr>
            <w:r>
              <w:t>Service</w:t>
            </w:r>
          </w:p>
        </w:tc>
        <w:tc>
          <w:tcPr>
            <w:tcW w:w="1900" w:type="dxa"/>
            <w:shd w:val="clear" w:color="auto" w:fill="000000"/>
            <w:tcMar>
              <w:top w:w="80" w:type="dxa"/>
              <w:left w:w="120" w:type="dxa"/>
              <w:bottom w:w="80" w:type="dxa"/>
              <w:right w:w="120" w:type="dxa"/>
            </w:tcMar>
            <w:vAlign w:val="center"/>
          </w:tcPr>
          <w:p w14:paraId="237EACE5" w14:textId="77777777" w:rsidR="0097527B" w:rsidRDefault="00317CDB">
            <w:pPr>
              <w:pStyle w:val="TableHead"/>
              <w:jc w:val="center"/>
            </w:pPr>
            <w:r>
              <w:t>Web</w:t>
            </w:r>
          </w:p>
        </w:tc>
        <w:tc>
          <w:tcPr>
            <w:tcW w:w="3860" w:type="dxa"/>
            <w:gridSpan w:val="2"/>
            <w:shd w:val="clear" w:color="auto" w:fill="000000"/>
            <w:tcMar>
              <w:top w:w="80" w:type="dxa"/>
              <w:left w:w="120" w:type="dxa"/>
              <w:bottom w:w="80" w:type="dxa"/>
              <w:right w:w="120" w:type="dxa"/>
            </w:tcMar>
            <w:vAlign w:val="center"/>
          </w:tcPr>
          <w:p w14:paraId="4DBB88E9" w14:textId="77777777" w:rsidR="0097527B" w:rsidRDefault="00317CDB">
            <w:pPr>
              <w:pStyle w:val="TableHead"/>
              <w:jc w:val="center"/>
            </w:pPr>
            <w:r>
              <w:t>.NET</w:t>
            </w:r>
          </w:p>
        </w:tc>
      </w:tr>
      <w:tr w:rsidR="0097527B" w14:paraId="1042CDFB" w14:textId="77777777">
        <w:trPr>
          <w:tblHeader/>
        </w:trPr>
        <w:tc>
          <w:tcPr>
            <w:tcW w:w="1700" w:type="dxa"/>
            <w:vMerge/>
            <w:shd w:val="clear" w:color="auto" w:fill="000000"/>
            <w:tcMar>
              <w:top w:w="80" w:type="dxa"/>
              <w:left w:w="120" w:type="dxa"/>
              <w:bottom w:w="80" w:type="dxa"/>
              <w:right w:w="120" w:type="dxa"/>
            </w:tcMar>
            <w:vAlign w:val="center"/>
          </w:tcPr>
          <w:p w14:paraId="04E1521D" w14:textId="77777777" w:rsidR="0097527B" w:rsidRDefault="0097527B"/>
        </w:tc>
        <w:tc>
          <w:tcPr>
            <w:tcW w:w="1900" w:type="dxa"/>
            <w:vMerge/>
            <w:shd w:val="clear" w:color="auto" w:fill="000000"/>
            <w:tcMar>
              <w:top w:w="80" w:type="dxa"/>
              <w:left w:w="120" w:type="dxa"/>
              <w:bottom w:w="80" w:type="dxa"/>
              <w:right w:w="120" w:type="dxa"/>
            </w:tcMar>
            <w:vAlign w:val="center"/>
          </w:tcPr>
          <w:p w14:paraId="5317CD3E" w14:textId="77777777" w:rsidR="0097527B" w:rsidRDefault="0097527B"/>
        </w:tc>
        <w:tc>
          <w:tcPr>
            <w:tcW w:w="1900" w:type="dxa"/>
            <w:shd w:val="clear" w:color="auto" w:fill="000000"/>
            <w:tcMar>
              <w:top w:w="80" w:type="dxa"/>
              <w:left w:w="120" w:type="dxa"/>
              <w:bottom w:w="80" w:type="dxa"/>
              <w:right w:w="120" w:type="dxa"/>
            </w:tcMar>
            <w:vAlign w:val="center"/>
          </w:tcPr>
          <w:p w14:paraId="5329B1E4" w14:textId="77777777" w:rsidR="0097527B" w:rsidRDefault="00317CDB">
            <w:pPr>
              <w:pStyle w:val="TableHead"/>
              <w:jc w:val="center"/>
            </w:pPr>
            <w:r>
              <w:rPr>
                <w:caps w:val="0"/>
              </w:rPr>
              <w:t>@twip/web</w:t>
            </w:r>
          </w:p>
        </w:tc>
        <w:tc>
          <w:tcPr>
            <w:tcW w:w="1930" w:type="dxa"/>
            <w:shd w:val="clear" w:color="auto" w:fill="000000"/>
            <w:tcMar>
              <w:top w:w="80" w:type="dxa"/>
              <w:left w:w="120" w:type="dxa"/>
              <w:bottom w:w="80" w:type="dxa"/>
              <w:right w:w="120" w:type="dxa"/>
            </w:tcMar>
            <w:vAlign w:val="center"/>
          </w:tcPr>
          <w:p w14:paraId="019A6707" w14:textId="77777777" w:rsidR="0097527B" w:rsidRDefault="00317CDB">
            <w:pPr>
              <w:pStyle w:val="TableHead"/>
              <w:jc w:val="center"/>
            </w:pPr>
            <w:r>
              <w:rPr>
                <w:caps w:val="0"/>
              </w:rPr>
              <w:t>Twip.Core</w:t>
            </w:r>
          </w:p>
        </w:tc>
        <w:tc>
          <w:tcPr>
            <w:tcW w:w="1930" w:type="dxa"/>
            <w:shd w:val="clear" w:color="auto" w:fill="000000"/>
            <w:tcMar>
              <w:top w:w="80" w:type="dxa"/>
              <w:left w:w="120" w:type="dxa"/>
              <w:bottom w:w="80" w:type="dxa"/>
              <w:right w:w="120" w:type="dxa"/>
            </w:tcMar>
            <w:vAlign w:val="center"/>
          </w:tcPr>
          <w:p w14:paraId="1B6F19F0" w14:textId="77777777" w:rsidR="0097527B" w:rsidRDefault="00317CDB">
            <w:pPr>
              <w:pStyle w:val="TableHead"/>
              <w:jc w:val="center"/>
            </w:pPr>
            <w:r>
              <w:rPr>
                <w:caps w:val="0"/>
              </w:rPr>
              <w:t>Twip.WinForms</w:t>
            </w:r>
          </w:p>
        </w:tc>
      </w:tr>
      <w:tr w:rsidR="0097527B" w14:paraId="771CED7A" w14:textId="77777777">
        <w:trPr>
          <w:cantSplit/>
        </w:trPr>
        <w:tc>
          <w:tcPr>
            <w:tcW w:w="1700" w:type="dxa"/>
            <w:vMerge w:val="restart"/>
            <w:shd w:val="clear" w:color="auto" w:fill="F5F5F5"/>
            <w:tcMar>
              <w:top w:w="80" w:type="dxa"/>
              <w:left w:w="120" w:type="dxa"/>
              <w:bottom w:w="80" w:type="dxa"/>
              <w:right w:w="120" w:type="dxa"/>
            </w:tcMar>
            <w:vAlign w:val="center"/>
          </w:tcPr>
          <w:p w14:paraId="6DE4C13A" w14:textId="77777777" w:rsidR="0097527B" w:rsidRDefault="00317CDB">
            <w:pPr>
              <w:pStyle w:val="TableText"/>
            </w:pPr>
            <w:r>
              <w:rPr>
                <w:b/>
                <w:bCs/>
                <w:smallCaps/>
              </w:rPr>
              <w:t>Editing</w:t>
            </w:r>
          </w:p>
        </w:tc>
        <w:tc>
          <w:tcPr>
            <w:tcW w:w="1900" w:type="dxa"/>
            <w:tcMar>
              <w:top w:w="80" w:type="dxa"/>
              <w:left w:w="120" w:type="dxa"/>
              <w:bottom w:w="80" w:type="dxa"/>
              <w:right w:w="120" w:type="dxa"/>
            </w:tcMar>
            <w:vAlign w:val="center"/>
          </w:tcPr>
          <w:p w14:paraId="7BD5C89D" w14:textId="77777777" w:rsidR="0097527B" w:rsidRDefault="00317CDB">
            <w:pPr>
              <w:pStyle w:val="TableText"/>
              <w:jc w:val="center"/>
            </w:pPr>
            <w:r>
              <w:rPr>
                <w:i/>
                <w:iCs/>
                <w:color w:val="6B6B6B"/>
              </w:rPr>
              <w:t>Commands &amp; undo</w:t>
            </w:r>
          </w:p>
        </w:tc>
        <w:tc>
          <w:tcPr>
            <w:tcW w:w="1900" w:type="dxa"/>
            <w:tcMar>
              <w:top w:w="80" w:type="dxa"/>
              <w:left w:w="120" w:type="dxa"/>
              <w:bottom w:w="80" w:type="dxa"/>
              <w:right w:w="120" w:type="dxa"/>
            </w:tcMar>
            <w:vAlign w:val="center"/>
          </w:tcPr>
          <w:p w14:paraId="537E1EE7"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2874651A"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1457607A" w14:textId="77777777" w:rsidR="0097527B" w:rsidRDefault="00317CDB">
            <w:pPr>
              <w:pStyle w:val="TableText"/>
              <w:jc w:val="center"/>
            </w:pPr>
            <w:r>
              <w:rPr>
                <w:b/>
                <w:bCs/>
              </w:rPr>
              <w:t>✓</w:t>
            </w:r>
          </w:p>
        </w:tc>
      </w:tr>
      <w:tr w:rsidR="0097527B" w14:paraId="059BF24F" w14:textId="77777777">
        <w:trPr>
          <w:cantSplit/>
        </w:trPr>
        <w:tc>
          <w:tcPr>
            <w:tcW w:w="1700" w:type="dxa"/>
            <w:vMerge/>
            <w:shd w:val="clear" w:color="auto" w:fill="F5F5F5"/>
            <w:tcMar>
              <w:top w:w="80" w:type="dxa"/>
              <w:left w:w="120" w:type="dxa"/>
              <w:bottom w:w="80" w:type="dxa"/>
              <w:right w:w="120" w:type="dxa"/>
            </w:tcMar>
            <w:vAlign w:val="center"/>
          </w:tcPr>
          <w:p w14:paraId="2BCF5443" w14:textId="77777777" w:rsidR="0097527B" w:rsidRDefault="0097527B"/>
        </w:tc>
        <w:tc>
          <w:tcPr>
            <w:tcW w:w="1900" w:type="dxa"/>
            <w:tcMar>
              <w:top w:w="80" w:type="dxa"/>
              <w:left w:w="120" w:type="dxa"/>
              <w:bottom w:w="80" w:type="dxa"/>
              <w:right w:w="120" w:type="dxa"/>
            </w:tcMar>
            <w:vAlign w:val="center"/>
          </w:tcPr>
          <w:p w14:paraId="4BE05A64" w14:textId="77777777" w:rsidR="0097527B" w:rsidRDefault="00317CDB">
            <w:pPr>
              <w:pStyle w:val="TableText"/>
              <w:jc w:val="center"/>
            </w:pPr>
            <w:r>
              <w:rPr>
                <w:i/>
                <w:iCs/>
                <w:color w:val="6B6B6B"/>
              </w:rPr>
              <w:t>Clipboard</w:t>
            </w:r>
          </w:p>
        </w:tc>
        <w:tc>
          <w:tcPr>
            <w:tcW w:w="1900" w:type="dxa"/>
            <w:tcMar>
              <w:top w:w="80" w:type="dxa"/>
              <w:left w:w="120" w:type="dxa"/>
              <w:bottom w:w="80" w:type="dxa"/>
              <w:right w:w="120" w:type="dxa"/>
            </w:tcMar>
            <w:vAlign w:val="center"/>
          </w:tcPr>
          <w:p w14:paraId="78F8962D"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73A6331B" w14:textId="77777777" w:rsidR="0097527B" w:rsidRDefault="00317CDB">
            <w:pPr>
              <w:pStyle w:val="TableText"/>
              <w:jc w:val="center"/>
            </w:pPr>
            <w:r>
              <w:rPr>
                <w:i/>
                <w:iCs/>
                <w:color w:val="6B6B6B"/>
              </w:rPr>
              <w:t>host</w:t>
            </w:r>
          </w:p>
        </w:tc>
        <w:tc>
          <w:tcPr>
            <w:tcW w:w="1930" w:type="dxa"/>
            <w:tcMar>
              <w:top w:w="80" w:type="dxa"/>
              <w:left w:w="120" w:type="dxa"/>
              <w:bottom w:w="80" w:type="dxa"/>
              <w:right w:w="120" w:type="dxa"/>
            </w:tcMar>
            <w:vAlign w:val="center"/>
          </w:tcPr>
          <w:p w14:paraId="4A038F44" w14:textId="77777777" w:rsidR="0097527B" w:rsidRDefault="00317CDB">
            <w:pPr>
              <w:pStyle w:val="TableText"/>
              <w:jc w:val="center"/>
            </w:pPr>
            <w:r>
              <w:rPr>
                <w:b/>
                <w:bCs/>
              </w:rPr>
              <w:t>✓</w:t>
            </w:r>
          </w:p>
        </w:tc>
      </w:tr>
      <w:tr w:rsidR="0097527B" w14:paraId="551E23A6" w14:textId="77777777">
        <w:trPr>
          <w:cantSplit/>
        </w:trPr>
        <w:tc>
          <w:tcPr>
            <w:tcW w:w="1700" w:type="dxa"/>
            <w:vMerge w:val="restart"/>
            <w:shd w:val="clear" w:color="auto" w:fill="F5F5F5"/>
            <w:tcMar>
              <w:top w:w="80" w:type="dxa"/>
              <w:left w:w="120" w:type="dxa"/>
              <w:bottom w:w="80" w:type="dxa"/>
              <w:right w:w="120" w:type="dxa"/>
            </w:tcMar>
            <w:vAlign w:val="center"/>
          </w:tcPr>
          <w:p w14:paraId="4AAB6291" w14:textId="77777777" w:rsidR="0097527B" w:rsidRDefault="00317CDB">
            <w:pPr>
              <w:pStyle w:val="TableText"/>
            </w:pPr>
            <w:r>
              <w:rPr>
                <w:b/>
                <w:bCs/>
                <w:smallCaps/>
              </w:rPr>
              <w:t>Chrome models</w:t>
            </w:r>
          </w:p>
        </w:tc>
        <w:tc>
          <w:tcPr>
            <w:tcW w:w="1900" w:type="dxa"/>
            <w:tcMar>
              <w:top w:w="80" w:type="dxa"/>
              <w:left w:w="120" w:type="dxa"/>
              <w:bottom w:w="80" w:type="dxa"/>
              <w:right w:w="120" w:type="dxa"/>
            </w:tcMar>
            <w:vAlign w:val="center"/>
          </w:tcPr>
          <w:p w14:paraId="2BF1326A" w14:textId="77777777" w:rsidR="0097527B" w:rsidRDefault="00317CDB">
            <w:pPr>
              <w:pStyle w:val="TableText"/>
              <w:jc w:val="center"/>
            </w:pPr>
            <w:r>
              <w:rPr>
                <w:i/>
                <w:iCs/>
                <w:color w:val="6B6B6B"/>
              </w:rPr>
              <w:t>Menus &amp; dialogs</w:t>
            </w:r>
          </w:p>
        </w:tc>
        <w:tc>
          <w:tcPr>
            <w:tcW w:w="1900" w:type="dxa"/>
            <w:tcMar>
              <w:top w:w="80" w:type="dxa"/>
              <w:left w:w="120" w:type="dxa"/>
              <w:bottom w:w="80" w:type="dxa"/>
              <w:right w:w="120" w:type="dxa"/>
            </w:tcMar>
            <w:vAlign w:val="center"/>
          </w:tcPr>
          <w:p w14:paraId="5F27C8E6"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145308D5"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50868EB9" w14:textId="77777777" w:rsidR="0097527B" w:rsidRDefault="00317CDB">
            <w:pPr>
              <w:pStyle w:val="TableText"/>
              <w:jc w:val="center"/>
            </w:pPr>
            <w:r>
              <w:rPr>
                <w:b/>
                <w:bCs/>
              </w:rPr>
              <w:t>✓</w:t>
            </w:r>
          </w:p>
        </w:tc>
      </w:tr>
      <w:tr w:rsidR="0097527B" w14:paraId="77542A4D" w14:textId="77777777">
        <w:trPr>
          <w:cantSplit/>
        </w:trPr>
        <w:tc>
          <w:tcPr>
            <w:tcW w:w="1700" w:type="dxa"/>
            <w:vMerge/>
            <w:shd w:val="clear" w:color="auto" w:fill="F5F5F5"/>
            <w:tcMar>
              <w:top w:w="80" w:type="dxa"/>
              <w:left w:w="120" w:type="dxa"/>
              <w:bottom w:w="80" w:type="dxa"/>
              <w:right w:w="120" w:type="dxa"/>
            </w:tcMar>
            <w:vAlign w:val="center"/>
          </w:tcPr>
          <w:p w14:paraId="004A8C59" w14:textId="77777777" w:rsidR="0097527B" w:rsidRDefault="0097527B"/>
        </w:tc>
        <w:tc>
          <w:tcPr>
            <w:tcW w:w="1900" w:type="dxa"/>
            <w:tcMar>
              <w:top w:w="80" w:type="dxa"/>
              <w:left w:w="120" w:type="dxa"/>
              <w:bottom w:w="80" w:type="dxa"/>
              <w:right w:w="120" w:type="dxa"/>
            </w:tcMar>
            <w:vAlign w:val="center"/>
          </w:tcPr>
          <w:p w14:paraId="46F6DB2B" w14:textId="77777777" w:rsidR="0097527B" w:rsidRDefault="00317CDB">
            <w:pPr>
              <w:pStyle w:val="TableText"/>
              <w:jc w:val="center"/>
            </w:pPr>
            <w:r>
              <w:rPr>
                <w:i/>
                <w:iCs/>
                <w:color w:val="6B6B6B"/>
              </w:rPr>
              <w:t>Find &amp; spelling</w:t>
            </w:r>
          </w:p>
        </w:tc>
        <w:tc>
          <w:tcPr>
            <w:tcW w:w="1900" w:type="dxa"/>
            <w:tcMar>
              <w:top w:w="80" w:type="dxa"/>
              <w:left w:w="120" w:type="dxa"/>
              <w:bottom w:w="80" w:type="dxa"/>
              <w:right w:w="120" w:type="dxa"/>
            </w:tcMar>
            <w:vAlign w:val="center"/>
          </w:tcPr>
          <w:p w14:paraId="0742DA3E"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2ABB2151"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67F9DB05" w14:textId="77777777" w:rsidR="0097527B" w:rsidRDefault="00317CDB">
            <w:pPr>
              <w:pStyle w:val="TableText"/>
              <w:jc w:val="center"/>
            </w:pPr>
            <w:r>
              <w:rPr>
                <w:b/>
                <w:bCs/>
              </w:rPr>
              <w:t>✓</w:t>
            </w:r>
          </w:p>
        </w:tc>
      </w:tr>
      <w:tr w:rsidR="0097527B" w14:paraId="4A705441" w14:textId="77777777">
        <w:trPr>
          <w:cantSplit/>
        </w:trPr>
        <w:tc>
          <w:tcPr>
            <w:tcW w:w="1700" w:type="dxa"/>
            <w:vMerge/>
            <w:shd w:val="clear" w:color="auto" w:fill="F5F5F5"/>
            <w:tcMar>
              <w:top w:w="80" w:type="dxa"/>
              <w:left w:w="120" w:type="dxa"/>
              <w:bottom w:w="80" w:type="dxa"/>
              <w:right w:w="120" w:type="dxa"/>
            </w:tcMar>
            <w:vAlign w:val="center"/>
          </w:tcPr>
          <w:p w14:paraId="72E7C3DB" w14:textId="77777777" w:rsidR="0097527B" w:rsidRDefault="0097527B"/>
        </w:tc>
        <w:tc>
          <w:tcPr>
            <w:tcW w:w="1900" w:type="dxa"/>
            <w:tcMar>
              <w:top w:w="80" w:type="dxa"/>
              <w:left w:w="120" w:type="dxa"/>
              <w:bottom w:w="80" w:type="dxa"/>
              <w:right w:w="120" w:type="dxa"/>
            </w:tcMar>
            <w:vAlign w:val="center"/>
          </w:tcPr>
          <w:p w14:paraId="40519A60" w14:textId="77777777" w:rsidR="0097527B" w:rsidRDefault="00317CDB">
            <w:pPr>
              <w:pStyle w:val="TableText"/>
              <w:jc w:val="center"/>
            </w:pPr>
            <w:r>
              <w:rPr>
                <w:i/>
                <w:iCs/>
                <w:color w:val="6B6B6B"/>
              </w:rPr>
              <w:t>Rulers</w:t>
            </w:r>
          </w:p>
        </w:tc>
        <w:tc>
          <w:tcPr>
            <w:tcW w:w="1900" w:type="dxa"/>
            <w:tcMar>
              <w:top w:w="80" w:type="dxa"/>
              <w:left w:w="120" w:type="dxa"/>
              <w:bottom w:w="80" w:type="dxa"/>
              <w:right w:w="120" w:type="dxa"/>
            </w:tcMar>
            <w:vAlign w:val="center"/>
          </w:tcPr>
          <w:p w14:paraId="159C2B6C"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233A79D8" w14:textId="77777777" w:rsidR="0097527B" w:rsidRDefault="00317CDB">
            <w:pPr>
              <w:pStyle w:val="TableText"/>
              <w:jc w:val="center"/>
            </w:pPr>
            <w:r>
              <w:rPr>
                <w:i/>
                <w:iCs/>
                <w:color w:val="6B6B6B"/>
              </w:rPr>
              <w:t>model</w:t>
            </w:r>
          </w:p>
        </w:tc>
        <w:tc>
          <w:tcPr>
            <w:tcW w:w="1930" w:type="dxa"/>
            <w:tcMar>
              <w:top w:w="80" w:type="dxa"/>
              <w:left w:w="120" w:type="dxa"/>
              <w:bottom w:w="80" w:type="dxa"/>
              <w:right w:w="120" w:type="dxa"/>
            </w:tcMar>
            <w:vAlign w:val="center"/>
          </w:tcPr>
          <w:p w14:paraId="1561225F" w14:textId="77777777" w:rsidR="0097527B" w:rsidRDefault="00317CDB">
            <w:pPr>
              <w:pStyle w:val="TableText"/>
              <w:jc w:val="center"/>
            </w:pPr>
            <w:r>
              <w:rPr>
                <w:b/>
                <w:bCs/>
              </w:rPr>
              <w:t>✓</w:t>
            </w:r>
          </w:p>
        </w:tc>
      </w:tr>
      <w:tr w:rsidR="0097527B" w14:paraId="1773A71E" w14:textId="77777777">
        <w:trPr>
          <w:cantSplit/>
        </w:trPr>
        <w:tc>
          <w:tcPr>
            <w:tcW w:w="1700" w:type="dxa"/>
            <w:vMerge w:val="restart"/>
            <w:shd w:val="clear" w:color="auto" w:fill="F5F5F5"/>
            <w:tcMar>
              <w:top w:w="80" w:type="dxa"/>
              <w:left w:w="120" w:type="dxa"/>
              <w:bottom w:w="80" w:type="dxa"/>
              <w:right w:w="120" w:type="dxa"/>
            </w:tcMar>
            <w:vAlign w:val="center"/>
          </w:tcPr>
          <w:p w14:paraId="525D0EDD" w14:textId="77777777" w:rsidR="0097527B" w:rsidRDefault="00317CDB">
            <w:pPr>
              <w:pStyle w:val="TableText"/>
            </w:pPr>
            <w:r>
              <w:rPr>
                <w:b/>
                <w:bCs/>
                <w:smallCaps/>
              </w:rPr>
              <w:t>Review</w:t>
            </w:r>
          </w:p>
        </w:tc>
        <w:tc>
          <w:tcPr>
            <w:tcW w:w="1900" w:type="dxa"/>
            <w:tcMar>
              <w:top w:w="80" w:type="dxa"/>
              <w:left w:w="120" w:type="dxa"/>
              <w:bottom w:w="80" w:type="dxa"/>
              <w:right w:w="120" w:type="dxa"/>
            </w:tcMar>
            <w:vAlign w:val="center"/>
          </w:tcPr>
          <w:p w14:paraId="5710188A" w14:textId="77777777" w:rsidR="0097527B" w:rsidRDefault="00317CDB">
            <w:pPr>
              <w:pStyle w:val="TableText"/>
              <w:jc w:val="center"/>
            </w:pPr>
            <w:r>
              <w:rPr>
                <w:i/>
                <w:iCs/>
                <w:color w:val="6B6B6B"/>
              </w:rPr>
              <w:t>Tracked changes</w:t>
            </w:r>
          </w:p>
        </w:tc>
        <w:tc>
          <w:tcPr>
            <w:tcW w:w="1900" w:type="dxa"/>
            <w:tcMar>
              <w:top w:w="80" w:type="dxa"/>
              <w:left w:w="120" w:type="dxa"/>
              <w:bottom w:w="80" w:type="dxa"/>
              <w:right w:w="120" w:type="dxa"/>
            </w:tcMar>
            <w:vAlign w:val="center"/>
          </w:tcPr>
          <w:p w14:paraId="1F8A4153"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15F8C2CE"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03560E6A" w14:textId="77777777" w:rsidR="0097527B" w:rsidRDefault="00317CDB">
            <w:pPr>
              <w:pStyle w:val="TableText"/>
              <w:jc w:val="center"/>
            </w:pPr>
            <w:r>
              <w:rPr>
                <w:b/>
                <w:bCs/>
              </w:rPr>
              <w:t>✓</w:t>
            </w:r>
          </w:p>
        </w:tc>
      </w:tr>
      <w:tr w:rsidR="0097527B" w14:paraId="5B82C9D0" w14:textId="77777777">
        <w:trPr>
          <w:cantSplit/>
        </w:trPr>
        <w:tc>
          <w:tcPr>
            <w:tcW w:w="1700" w:type="dxa"/>
            <w:vMerge/>
            <w:shd w:val="clear" w:color="auto" w:fill="F5F5F5"/>
            <w:tcMar>
              <w:top w:w="80" w:type="dxa"/>
              <w:left w:w="120" w:type="dxa"/>
              <w:bottom w:w="80" w:type="dxa"/>
              <w:right w:w="120" w:type="dxa"/>
            </w:tcMar>
            <w:vAlign w:val="center"/>
          </w:tcPr>
          <w:p w14:paraId="4ADEDCA0" w14:textId="77777777" w:rsidR="0097527B" w:rsidRDefault="0097527B"/>
        </w:tc>
        <w:tc>
          <w:tcPr>
            <w:tcW w:w="1900" w:type="dxa"/>
            <w:tcMar>
              <w:top w:w="80" w:type="dxa"/>
              <w:left w:w="120" w:type="dxa"/>
              <w:bottom w:w="80" w:type="dxa"/>
              <w:right w:w="120" w:type="dxa"/>
            </w:tcMar>
            <w:vAlign w:val="center"/>
          </w:tcPr>
          <w:p w14:paraId="62C2BED7" w14:textId="77777777" w:rsidR="0097527B" w:rsidRDefault="00317CDB">
            <w:pPr>
              <w:pStyle w:val="TableText"/>
              <w:jc w:val="center"/>
            </w:pPr>
            <w:r>
              <w:rPr>
                <w:i/>
                <w:iCs/>
                <w:color w:val="6B6B6B"/>
              </w:rPr>
              <w:t>Comment balloons</w:t>
            </w:r>
          </w:p>
        </w:tc>
        <w:tc>
          <w:tcPr>
            <w:tcW w:w="1900" w:type="dxa"/>
            <w:tcMar>
              <w:top w:w="80" w:type="dxa"/>
              <w:left w:w="120" w:type="dxa"/>
              <w:bottom w:w="80" w:type="dxa"/>
              <w:right w:w="120" w:type="dxa"/>
            </w:tcMar>
            <w:vAlign w:val="center"/>
          </w:tcPr>
          <w:p w14:paraId="64201A57" w14:textId="77777777" w:rsidR="0097527B" w:rsidRDefault="00317CDB">
            <w:pPr>
              <w:pStyle w:val="TableText"/>
              <w:jc w:val="center"/>
            </w:pPr>
            <w:r>
              <w:rPr>
                <w:b/>
                <w:bCs/>
              </w:rPr>
              <w:t>✓</w:t>
            </w:r>
          </w:p>
        </w:tc>
        <w:tc>
          <w:tcPr>
            <w:tcW w:w="1930" w:type="dxa"/>
            <w:tcMar>
              <w:top w:w="80" w:type="dxa"/>
              <w:left w:w="120" w:type="dxa"/>
              <w:bottom w:w="80" w:type="dxa"/>
              <w:right w:w="120" w:type="dxa"/>
            </w:tcMar>
            <w:vAlign w:val="center"/>
          </w:tcPr>
          <w:p w14:paraId="3E9F6C73" w14:textId="77777777" w:rsidR="0097527B" w:rsidRDefault="00317CDB">
            <w:pPr>
              <w:pStyle w:val="TableText"/>
              <w:jc w:val="center"/>
            </w:pPr>
            <w:r>
              <w:rPr>
                <w:i/>
                <w:iCs/>
                <w:color w:val="6B6B6B"/>
              </w:rPr>
              <w:t>anchors</w:t>
            </w:r>
          </w:p>
        </w:tc>
        <w:tc>
          <w:tcPr>
            <w:tcW w:w="1930" w:type="dxa"/>
            <w:tcMar>
              <w:top w:w="80" w:type="dxa"/>
              <w:left w:w="120" w:type="dxa"/>
              <w:bottom w:w="80" w:type="dxa"/>
              <w:right w:w="120" w:type="dxa"/>
            </w:tcMar>
            <w:vAlign w:val="center"/>
          </w:tcPr>
          <w:p w14:paraId="05104063" w14:textId="77777777" w:rsidR="0097527B" w:rsidRDefault="00317CDB">
            <w:pPr>
              <w:pStyle w:val="TableText"/>
              <w:jc w:val="center"/>
            </w:pPr>
            <w:r>
              <w:rPr>
                <w:b/>
                <w:bCs/>
              </w:rPr>
              <w:t>✓</w:t>
            </w:r>
          </w:p>
        </w:tc>
      </w:tr>
      <w:tr w:rsidR="0097527B" w14:paraId="31BC03D2" w14:textId="77777777">
        <w:tc>
          <w:tcPr>
            <w:tcW w:w="1700" w:type="dxa"/>
            <w:shd w:val="clear" w:color="auto" w:fill="000000"/>
            <w:tcMar>
              <w:top w:w="80" w:type="dxa"/>
              <w:left w:w="120" w:type="dxa"/>
              <w:bottom w:w="80" w:type="dxa"/>
              <w:right w:w="120" w:type="dxa"/>
            </w:tcMar>
            <w:vAlign w:val="center"/>
          </w:tcPr>
          <w:p w14:paraId="43852513" w14:textId="77777777" w:rsidR="0097527B" w:rsidRDefault="00317CDB">
            <w:pPr>
              <w:pStyle w:val="TableText"/>
            </w:pPr>
            <w:r>
              <w:rPr>
                <w:b/>
                <w:bCs/>
                <w:smallCaps/>
                <w:color w:val="FFFFFF"/>
              </w:rPr>
              <w:t>All SDKs</w:t>
            </w:r>
          </w:p>
        </w:tc>
        <w:tc>
          <w:tcPr>
            <w:tcW w:w="7660" w:type="dxa"/>
            <w:gridSpan w:val="4"/>
            <w:shd w:val="clear" w:color="auto" w:fill="E6E6E6"/>
            <w:tcMar>
              <w:top w:w="80" w:type="dxa"/>
              <w:left w:w="120" w:type="dxa"/>
              <w:bottom w:w="80" w:type="dxa"/>
              <w:right w:w="120" w:type="dxa"/>
            </w:tcMar>
            <w:vAlign w:val="center"/>
          </w:tcPr>
          <w:p w14:paraId="65EC350C" w14:textId="77777777" w:rsidR="0097527B" w:rsidRDefault="00317CDB">
            <w:pPr>
              <w:pStyle w:val="TableText"/>
            </w:pPr>
            <w:r>
              <w:t xml:space="preserve">One contract, </w:t>
            </w:r>
            <w:r>
              <w:rPr>
                <w:rStyle w:val="InlineCode"/>
              </w:rPr>
              <w:t>twip::api</w:t>
            </w:r>
            <w:r>
              <w:t>, checked by a shared suite of contract scripts</w:t>
            </w:r>
          </w:p>
        </w:tc>
      </w:tr>
    </w:tbl>
    <w:p w14:paraId="14EB6FCD" w14:textId="77777777" w:rsidR="0097527B" w:rsidRDefault="00317CDB">
      <w:pPr>
        <w:pStyle w:val="Caption"/>
      </w:pPr>
      <w:r>
        <w:t>Table 6 — Two header rows (one merged across columns, two merged down), area cells merged down their group, and a summary row spanning four columns. "host" and "anchors" mean a headless session supplies the platform piece.</w:t>
      </w:r>
    </w:p>
    <w:p w14:paraId="272CBD27" w14:textId="77777777" w:rsidR="0097527B" w:rsidRDefault="00317CDB">
      <w:pPr>
        <w:pStyle w:val="Heading1"/>
        <w:pageBreakBefore/>
        <w:numPr>
          <w:ilvl w:val="0"/>
          <w:numId w:val="2"/>
        </w:numPr>
      </w:pPr>
      <w:bookmarkStart w:id="19" w:name="_Toc244164943"/>
      <w:r>
        <w:t>Columns</w:t>
      </w:r>
      <w:bookmarkEnd w:id="19"/>
    </w:p>
    <w:p w14:paraId="7A61450D" w14:textId="77777777" w:rsidR="0097527B" w:rsidRDefault="00317CDB">
      <w:pPr>
        <w:sectPr w:rsidR="0097527B">
          <w:headerReference w:type="default" r:id="rId8"/>
          <w:footerReference w:type="default" r:id="rId9"/>
          <w:headerReference w:type="first" r:id="rId10"/>
          <w:footerReference w:type="first" r:id="rId11"/>
          <w:pgSz w:w="12240" w:h="15840"/>
          <w:pgMar w:top="1300" w:right="1440" w:bottom="1200" w:left="1440" w:header="600" w:footer="560" w:gutter="0"/>
          <w:cols w:space="720"/>
          <w:titlePg/>
          <w:docGrid w:linePitch="360"/>
        </w:sectPr>
      </w:pPr>
      <w:r>
        <w:t xml:space="preserve">A section’s </w:t>
      </w:r>
      <w:r>
        <w:rPr>
          <w:rStyle w:val="InlineCode"/>
        </w:rPr>
        <w:t>w:cols</w:t>
      </w:r>
      <w:r>
        <w:t xml:space="preserve"> splits its text area into columns. Each column fills like a page, then the flow moves to the next column, then to the next page. The next two sections of this document are two and three columns, with separator lines, balanced at the continuous section break that ends them.</w:t>
      </w:r>
    </w:p>
    <w:p w14:paraId="00A2F34C" w14:textId="77777777" w:rsidR="0097527B" w:rsidRDefault="00317CDB">
      <w:pPr>
        <w:pStyle w:val="Eyebrow"/>
      </w:pPr>
      <w:r>
        <w:t>Two columns, separator on</w:t>
      </w:r>
    </w:p>
    <w:p w14:paraId="065C498F" w14:textId="77777777" w:rsidR="0097527B" w:rsidRDefault="00317CDB">
      <w:pPr>
        <w:pStyle w:val="Heading2"/>
      </w:pPr>
      <w:bookmarkStart w:id="20" w:name="_Toc244164944"/>
      <w:r>
        <w:t>Column geometry</w:t>
      </w:r>
      <w:bookmarkEnd w:id="20"/>
    </w:p>
    <w:p w14:paraId="1D7EA71A" w14:textId="77777777" w:rsidR="0097527B" w:rsidRDefault="00317CDB">
      <w:pPr>
        <w:jc w:val="both"/>
      </w:pPr>
      <w:r>
        <w:t>Work from the body area: its left edge and its width. For equal columns, every column is the same width and every gap the same space, 36 pt unless the section says otherwise.</w:t>
      </w:r>
    </w:p>
    <w:p w14:paraId="1EDD5F9B" w14:textId="77777777" w:rsidR="0097527B" w:rsidRDefault="00317CDB">
      <w:pPr>
        <w:pStyle w:val="Code"/>
      </w:pPr>
      <w:r>
        <w:t>width = (textW − (n − 1)·space) / n</w:t>
      </w:r>
    </w:p>
    <w:p w14:paraId="2DA9789E" w14:textId="77777777" w:rsidR="0097527B" w:rsidRDefault="00317CDB">
      <w:pPr>
        <w:pStyle w:val="Code"/>
      </w:pPr>
      <w:r>
        <w:t>x(k)  = left + k·(width + space)</w:t>
      </w:r>
    </w:p>
    <w:p w14:paraId="5985032D" w14:textId="77777777" w:rsidR="0097527B" w:rsidRDefault="0097527B">
      <w:pPr>
        <w:spacing w:after="0" w:line="160" w:lineRule="exact"/>
      </w:pPr>
    </w:p>
    <w:p w14:paraId="5ED7B943" w14:textId="77777777" w:rsidR="0097527B" w:rsidRDefault="00317CDB">
      <w:pPr>
        <w:jc w:val="both"/>
      </w:pPr>
      <w:r>
        <w:t xml:space="preserve">On Letter with one-inch margins and two columns 27 pt apart, as here, each column is 220.5 pt wide. Unequal columns use each </w:t>
      </w:r>
      <w:r>
        <w:rPr>
          <w:rStyle w:val="InlineCode"/>
        </w:rPr>
        <w:t>w:col</w:t>
      </w:r>
      <w:r>
        <w:t xml:space="preserve"> width exactly as written, and may run past the right margin.</w:t>
      </w:r>
    </w:p>
    <w:p w14:paraId="14EB34AE" w14:textId="77777777" w:rsidR="0097527B" w:rsidRDefault="00317CDB">
      <w:pPr>
        <w:pStyle w:val="PullQuote"/>
        <w:spacing w:before="160" w:after="160" w:line="300" w:lineRule="auto"/>
      </w:pPr>
      <w:r>
        <w:rPr>
          <w:sz w:val="24"/>
          <w:szCs w:val="24"/>
        </w:rPr>
        <w:t>Columns, sections and page geometry all live in the section properties.</w:t>
      </w:r>
    </w:p>
    <w:p w14:paraId="1E50BBEC" w14:textId="77777777" w:rsidR="0097527B" w:rsidRDefault="00317CDB">
      <w:pPr>
        <w:pStyle w:val="Heading2"/>
      </w:pPr>
      <w:bookmarkStart w:id="21" w:name="_Toc244164945"/>
      <w:r>
        <w:t>Column flow</w:t>
      </w:r>
      <w:bookmarkEnd w:id="21"/>
    </w:p>
    <w:p w14:paraId="1A4615DE" w14:textId="77777777" w:rsidR="0097527B" w:rsidRDefault="00317CDB">
      <w:pPr>
        <w:jc w:val="both"/>
      </w:pPr>
      <w:r>
        <w:t>A column that is full continues in the next column; after the last column, on the next page. A column break ends the column, and the text after it starts the next. Space before a paragraph at the top of a column is dropped after natural flow.</w:t>
      </w:r>
    </w:p>
    <w:p w14:paraId="0DC1A3EB" w14:textId="77777777" w:rsidR="0097527B" w:rsidRDefault="00317CDB">
      <w:pPr>
        <w:jc w:val="both"/>
      </w:pPr>
      <w:r>
        <w:t>Widow and orphan control and keeps apply at every column bottom, not only at page bottoms. Tables lay out against the column width; a fixed table wider than its column overflows it, unclipped.</w:t>
      </w:r>
    </w:p>
    <w:p w14:paraId="58BA1FAC" w14:textId="77777777" w:rsidR="0097527B" w:rsidRDefault="00317CDB">
      <w:pPr>
        <w:jc w:val="both"/>
        <w:sectPr w:rsidR="0097527B">
          <w:headerReference w:type="default" r:id="rId12"/>
          <w:footerReference w:type="default" r:id="rId13"/>
          <w:type w:val="continuous"/>
          <w:pgSz w:w="12240" w:h="15840"/>
          <w:pgMar w:top="1300" w:right="1440" w:bottom="1200" w:left="1440" w:header="600" w:footer="560" w:gutter="0"/>
          <w:cols w:num="2" w:sep="1" w:space="540"/>
          <w:docGrid w:linePitch="360"/>
        </w:sectPr>
      </w:pPr>
      <w:r>
        <w:t>The separator is drawn 0.72 pt wide, centred in the gap, only beside a column that holds text on that page.</w:t>
      </w:r>
      <w:r>
        <w:rPr>
          <w:rStyle w:val="FootnoteReference"/>
        </w:rPr>
        <w:footnoteReference w:id="3"/>
      </w:r>
    </w:p>
    <w:p w14:paraId="775DF740" w14:textId="77777777" w:rsidR="0097527B" w:rsidRDefault="0097527B">
      <w:pPr>
        <w:spacing w:after="0" w:line="120" w:lineRule="exact"/>
        <w:sectPr w:rsidR="0097527B">
          <w:headerReference w:type="default" r:id="rId14"/>
          <w:footerReference w:type="default" r:id="rId15"/>
          <w:type w:val="continuous"/>
          <w:pgSz w:w="12240" w:h="15840"/>
          <w:pgMar w:top="1300" w:right="1440" w:bottom="1200" w:left="1440" w:header="600" w:footer="560" w:gutter="0"/>
          <w:cols w:space="720"/>
          <w:docGrid w:linePitch="360"/>
        </w:sectPr>
      </w:pPr>
    </w:p>
    <w:p w14:paraId="6AE3566C" w14:textId="77777777" w:rsidR="0097527B" w:rsidRDefault="00317CDB">
      <w:pPr>
        <w:pStyle w:val="Eyebrow"/>
      </w:pPr>
      <w:r>
        <w:t>Three columns: the editing services</w:t>
      </w:r>
    </w:p>
    <w:p w14:paraId="2E7756F6" w14:textId="77777777" w:rsidR="0097527B" w:rsidRDefault="00317CDB">
      <w:pPr>
        <w:pStyle w:val="Heading3"/>
      </w:pPr>
      <w:r>
        <w:t>Context menu</w:t>
      </w:r>
    </w:p>
    <w:p w14:paraId="334FDA3C" w14:textId="77777777" w:rsidR="0097527B" w:rsidRDefault="00317CDB">
      <w:pPr>
        <w:spacing w:after="160" w:line="264" w:lineRule="auto"/>
        <w:rPr>
          <w:sz w:val="18"/>
          <w:szCs w:val="18"/>
        </w:rPr>
      </w:pPr>
      <w:r>
        <w:rPr>
          <w:sz w:val="18"/>
          <w:szCs w:val="18"/>
        </w:rPr>
        <w:t>Right-click, the context-menu key or Shift+F10 carries the menu for what was clicked and where to show it. Pass an item’s action back to run it as one transaction.</w:t>
      </w:r>
    </w:p>
    <w:p w14:paraId="1973F27C" w14:textId="77777777" w:rsidR="0097527B" w:rsidRDefault="00317CDB">
      <w:pPr>
        <w:pStyle w:val="Heading3"/>
      </w:pPr>
      <w:r>
        <w:t>Dialogs</w:t>
      </w:r>
    </w:p>
    <w:p w14:paraId="102A4BDA" w14:textId="77777777" w:rsidR="0097527B" w:rsidRDefault="00317CDB">
      <w:pPr>
        <w:spacing w:after="160" w:line="264" w:lineRule="auto"/>
        <w:rPr>
          <w:sz w:val="18"/>
          <w:szCs w:val="18"/>
        </w:rPr>
      </w:pPr>
      <w:r>
        <w:rPr>
          <w:sz w:val="18"/>
          <w:szCs w:val="18"/>
        </w:rPr>
        <w:t xml:space="preserve">Font, paragraph, page setup, tables, picture size, alt text, hyperlinks, tabs and accessibility: each a session with current values, </w:t>
      </w:r>
      <w:r>
        <w:rPr>
          <w:rStyle w:val="InlineCode"/>
          <w:sz w:val="18"/>
          <w:szCs w:val="18"/>
        </w:rPr>
        <w:t>update</w:t>
      </w:r>
      <w:r>
        <w:rPr>
          <w:sz w:val="18"/>
          <w:szCs w:val="18"/>
        </w:rPr>
        <w:t xml:space="preserve">, </w:t>
      </w:r>
      <w:r>
        <w:rPr>
          <w:rStyle w:val="InlineCode"/>
          <w:sz w:val="18"/>
          <w:szCs w:val="18"/>
        </w:rPr>
        <w:t>apply</w:t>
      </w:r>
      <w:r>
        <w:rPr>
          <w:sz w:val="18"/>
          <w:szCs w:val="18"/>
        </w:rPr>
        <w:t xml:space="preserve"> and </w:t>
      </w:r>
      <w:r>
        <w:rPr>
          <w:rStyle w:val="InlineCode"/>
          <w:sz w:val="18"/>
          <w:szCs w:val="18"/>
        </w:rPr>
        <w:t>cancel</w:t>
      </w:r>
      <w:r>
        <w:rPr>
          <w:sz w:val="18"/>
          <w:szCs w:val="18"/>
        </w:rPr>
        <w:t>.</w:t>
      </w:r>
    </w:p>
    <w:p w14:paraId="41ACA4A4" w14:textId="77777777" w:rsidR="0097527B" w:rsidRDefault="00317CDB">
      <w:pPr>
        <w:pStyle w:val="Heading3"/>
      </w:pPr>
      <w:r>
        <w:t>Find &amp; replace</w:t>
      </w:r>
    </w:p>
    <w:p w14:paraId="1734F522" w14:textId="77777777" w:rsidR="0097527B" w:rsidRDefault="00317CDB">
      <w:pPr>
        <w:spacing w:after="160" w:line="264" w:lineRule="auto"/>
        <w:rPr>
          <w:sz w:val="18"/>
          <w:szCs w:val="18"/>
        </w:rPr>
      </w:pPr>
      <w:r>
        <w:rPr>
          <w:rStyle w:val="InlineCode"/>
          <w:sz w:val="18"/>
          <w:szCs w:val="18"/>
        </w:rPr>
        <w:t>find.next</w:t>
      </w:r>
      <w:r>
        <w:rPr>
          <w:sz w:val="18"/>
          <w:szCs w:val="18"/>
        </w:rPr>
        <w:t xml:space="preserve"> selects and reveals a match; </w:t>
      </w:r>
      <w:r>
        <w:rPr>
          <w:rStyle w:val="InlineCode"/>
          <w:sz w:val="18"/>
          <w:szCs w:val="18"/>
        </w:rPr>
        <w:t>find.all</w:t>
      </w:r>
      <w:r>
        <w:rPr>
          <w:sz w:val="18"/>
          <w:szCs w:val="18"/>
        </w:rPr>
        <w:t xml:space="preserve"> lists every match with its context and page for a results pane; </w:t>
      </w:r>
      <w:r>
        <w:rPr>
          <w:rStyle w:val="InlineCode"/>
          <w:sz w:val="18"/>
          <w:szCs w:val="18"/>
        </w:rPr>
        <w:t>replaceAll</w:t>
      </w:r>
      <w:r>
        <w:rPr>
          <w:sz w:val="18"/>
          <w:szCs w:val="18"/>
        </w:rPr>
        <w:t xml:space="preserve"> is one transaction.</w:t>
      </w:r>
    </w:p>
    <w:p w14:paraId="65ACCCC0" w14:textId="77777777" w:rsidR="0097527B" w:rsidRDefault="00317CDB">
      <w:pPr>
        <w:pStyle w:val="Heading3"/>
      </w:pPr>
      <w:r>
        <w:t>Spelling</w:t>
      </w:r>
    </w:p>
    <w:p w14:paraId="3137D2D1" w14:textId="77777777" w:rsidR="0097527B" w:rsidRDefault="00317CDB">
      <w:pPr>
        <w:spacing w:after="160" w:line="264" w:lineRule="auto"/>
        <w:rPr>
          <w:sz w:val="18"/>
          <w:szCs w:val="18"/>
        </w:rPr>
      </w:pPr>
      <w:r>
        <w:rPr>
          <w:sz w:val="18"/>
          <w:szCs w:val="18"/>
        </w:rPr>
        <w:t xml:space="preserve">Add a Hunspell dictionary per language. </w:t>
      </w:r>
      <w:r>
        <w:rPr>
          <w:rStyle w:val="InlineCode"/>
          <w:sz w:val="18"/>
          <w:szCs w:val="18"/>
        </w:rPr>
        <w:t>next()</w:t>
      </w:r>
      <w:r>
        <w:rPr>
          <w:sz w:val="18"/>
          <w:szCs w:val="18"/>
        </w:rPr>
        <w:t xml:space="preserve"> selects the next misspelling with suggestions; words the user adds are emitted so you can save them.</w:t>
      </w:r>
    </w:p>
    <w:p w14:paraId="459F7970" w14:textId="77777777" w:rsidR="0097527B" w:rsidRDefault="00317CDB">
      <w:pPr>
        <w:pStyle w:val="Heading3"/>
      </w:pPr>
      <w:r>
        <w:t>Clipboard</w:t>
      </w:r>
    </w:p>
    <w:p w14:paraId="12028B8B" w14:textId="77777777" w:rsidR="0097527B" w:rsidRDefault="00317CDB">
      <w:pPr>
        <w:spacing w:after="160" w:line="264" w:lineRule="auto"/>
        <w:rPr>
          <w:sz w:val="18"/>
          <w:szCs w:val="18"/>
        </w:rPr>
        <w:sectPr w:rsidR="0097527B">
          <w:headerReference w:type="default" r:id="rId16"/>
          <w:footerReference w:type="default" r:id="rId17"/>
          <w:type w:val="continuous"/>
          <w:pgSz w:w="12240" w:h="15840"/>
          <w:pgMar w:top="1300" w:right="1440" w:bottom="1200" w:left="1440" w:header="600" w:footer="560" w:gutter="0"/>
          <w:cols w:num="3" w:sep="1" w:space="360"/>
          <w:docGrid w:linePitch="360"/>
        </w:sectPr>
      </w:pPr>
      <w:r>
        <w:rPr>
          <w:sz w:val="18"/>
          <w:szCs w:val="18"/>
        </w:rPr>
        <w:t>Ctrl+C, Ctrl+X and Ctrl+V work with no code, keeping formatting between Twip editors and offering plain text and HTML to everything else.</w:t>
      </w:r>
    </w:p>
    <w:p w14:paraId="06AFFC69" w14:textId="77777777" w:rsidR="0097527B" w:rsidRDefault="00317CDB">
      <w:pPr>
        <w:pStyle w:val="Heading1"/>
        <w:pageBreakBefore/>
        <w:numPr>
          <w:ilvl w:val="0"/>
          <w:numId w:val="2"/>
        </w:numPr>
      </w:pPr>
      <w:bookmarkStart w:id="22" w:name="_Toc244164946"/>
      <w:r>
        <w:t>Review &amp; collaboration</w:t>
      </w:r>
      <w:bookmarkEnd w:id="22"/>
    </w:p>
    <w:p w14:paraId="2873025E" w14:textId="77777777" w:rsidR="0097527B" w:rsidRDefault="00317CDB">
      <w:r>
        <w:t>Revisions and comments are commands and state like everything else. The engine draws the marks in the document; your application draws the revisions pane and the comment cards. This paragraph carries real ones, attributed to “Twip Reviewer”.</w:t>
      </w:r>
    </w:p>
    <w:p w14:paraId="5F2E88CB" w14:textId="77777777" w:rsidR="0097527B" w:rsidRDefault="00317CDB">
      <w:pPr>
        <w:pStyle w:val="Callout"/>
      </w:pPr>
      <w:r>
        <w:t xml:space="preserve">Twip lays documents out </w:t>
      </w:r>
      <w:del w:id="23" w:author="Twip Reviewer" w:date="2026-10-28T09:30:00Z">
        <w:r>
          <w:delText xml:space="preserve">roughly </w:delText>
        </w:r>
      </w:del>
      <w:ins w:id="24" w:author="Twip Reviewer" w:date="2026-10-28T09:30:00Z">
        <w:r>
          <w:t xml:space="preserve">line for line and page for page, </w:t>
        </w:r>
      </w:ins>
      <w:r>
        <w:t xml:space="preserve">the way a word processor does. </w:t>
      </w:r>
      <w:commentRangeStart w:id="25"/>
      <w:r>
        <w:t>Every SDK behaves the same</w:t>
      </w:r>
      <w:commentRangeEnd w:id="25"/>
      <w:r>
        <w:rPr>
          <w:rStyle w:val="CommentReference"/>
          <w:sz w:val="19"/>
          <w:szCs w:val="19"/>
        </w:rPr>
        <w:commentReference w:id="25"/>
      </w:r>
      <w:r>
        <w:t xml:space="preserve">, because a shared suite of contract scripts runs against each </w:t>
      </w:r>
      <w:del w:id="26" w:author="Twip Reviewer" w:date="2026-10-28T09:30:00Z">
        <w:r>
          <w:delText>binding</w:delText>
        </w:r>
      </w:del>
      <w:ins w:id="27" w:author="Twip Reviewer" w:date="2026-10-28T09:30:00Z">
        <w:r>
          <w:t>SDK</w:t>
        </w:r>
      </w:ins>
      <w:r>
        <w:t>.</w:t>
      </w:r>
    </w:p>
    <w:p w14:paraId="1742B9E0" w14:textId="77777777" w:rsidR="0097527B" w:rsidRDefault="00317CDB">
      <w:pPr>
        <w:pStyle w:val="Caption"/>
      </w:pPr>
      <w:r>
        <w:t>A tracked deletion, two tracked insertions, a replacement and an anchored comment. Turn on Simple Markup or No Markup to see the views below.</w:t>
      </w:r>
    </w:p>
    <w:p w14:paraId="75E18FF4" w14:textId="77777777" w:rsidR="0097527B" w:rsidRDefault="00317CDB">
      <w:pPr>
        <w:pStyle w:val="Heading2"/>
      </w:pPr>
      <w:bookmarkStart w:id="28" w:name="_Toc244164947"/>
      <w:r>
        <w:t>Markup views</w:t>
      </w:r>
      <w:bookmarkEnd w:id="28"/>
    </w:p>
    <w:tbl>
      <w:tblPr>
        <w:tblW w:w="9360" w:type="dxa"/>
        <w:tblBorders>
          <w:top w:val="none" w:sz="0" w:space="0" w:color="FFFFFF"/>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2000"/>
        <w:gridCol w:w="7360"/>
      </w:tblGrid>
      <w:tr w:rsidR="0097527B" w14:paraId="3E68388C" w14:textId="77777777">
        <w:trPr>
          <w:cantSplit/>
          <w:tblHeader/>
        </w:trPr>
        <w:tc>
          <w:tcPr>
            <w:tcW w:w="2000" w:type="dxa"/>
            <w:shd w:val="clear" w:color="auto" w:fill="000000"/>
            <w:tcMar>
              <w:top w:w="80" w:type="dxa"/>
              <w:left w:w="120" w:type="dxa"/>
              <w:bottom w:w="80" w:type="dxa"/>
              <w:right w:w="120" w:type="dxa"/>
            </w:tcMar>
            <w:vAlign w:val="center"/>
          </w:tcPr>
          <w:p w14:paraId="695C6BB7" w14:textId="77777777" w:rsidR="0097527B" w:rsidRDefault="00317CDB">
            <w:pPr>
              <w:pStyle w:val="TableHead"/>
            </w:pPr>
            <w:r>
              <w:t>View</w:t>
            </w:r>
          </w:p>
        </w:tc>
        <w:tc>
          <w:tcPr>
            <w:tcW w:w="7360" w:type="dxa"/>
            <w:shd w:val="clear" w:color="auto" w:fill="000000"/>
            <w:tcMar>
              <w:top w:w="80" w:type="dxa"/>
              <w:left w:w="120" w:type="dxa"/>
              <w:bottom w:w="80" w:type="dxa"/>
              <w:right w:w="120" w:type="dxa"/>
            </w:tcMar>
            <w:vAlign w:val="center"/>
          </w:tcPr>
          <w:p w14:paraId="199D30DC" w14:textId="77777777" w:rsidR="0097527B" w:rsidRDefault="00317CDB">
            <w:pPr>
              <w:pStyle w:val="TableHead"/>
            </w:pPr>
            <w:r>
              <w:t>What the document shows</w:t>
            </w:r>
          </w:p>
        </w:tc>
      </w:tr>
      <w:tr w:rsidR="0097527B" w14:paraId="43A55378" w14:textId="77777777">
        <w:trPr>
          <w:cantSplit/>
        </w:trPr>
        <w:tc>
          <w:tcPr>
            <w:tcW w:w="2000" w:type="dxa"/>
            <w:tcMar>
              <w:top w:w="80" w:type="dxa"/>
              <w:left w:w="120" w:type="dxa"/>
              <w:bottom w:w="80" w:type="dxa"/>
              <w:right w:w="120" w:type="dxa"/>
            </w:tcMar>
            <w:vAlign w:val="center"/>
          </w:tcPr>
          <w:p w14:paraId="3F4E176B" w14:textId="77777777" w:rsidR="0097527B" w:rsidRDefault="00317CDB">
            <w:pPr>
              <w:pStyle w:val="TableText"/>
            </w:pPr>
            <w:r>
              <w:rPr>
                <w:rStyle w:val="InlineCode"/>
              </w:rPr>
              <w:t>all</w:t>
            </w:r>
          </w:p>
        </w:tc>
        <w:tc>
          <w:tcPr>
            <w:tcW w:w="7360" w:type="dxa"/>
            <w:tcMar>
              <w:top w:w="80" w:type="dxa"/>
              <w:left w:w="120" w:type="dxa"/>
              <w:bottom w:w="80" w:type="dxa"/>
              <w:right w:w="120" w:type="dxa"/>
            </w:tcMar>
            <w:vAlign w:val="center"/>
          </w:tcPr>
          <w:p w14:paraId="31E5456E" w14:textId="77777777" w:rsidR="0097527B" w:rsidRDefault="00317CDB">
            <w:pPr>
              <w:pStyle w:val="TableText"/>
            </w:pPr>
            <w:r>
              <w:t>Every insertion and deletion inline, with the author’s colour, and comment balloons beside the page</w:t>
            </w:r>
          </w:p>
        </w:tc>
      </w:tr>
      <w:tr w:rsidR="0097527B" w14:paraId="64C6914A" w14:textId="77777777">
        <w:trPr>
          <w:cantSplit/>
        </w:trPr>
        <w:tc>
          <w:tcPr>
            <w:tcW w:w="2000" w:type="dxa"/>
            <w:tcMar>
              <w:top w:w="80" w:type="dxa"/>
              <w:left w:w="120" w:type="dxa"/>
              <w:bottom w:w="80" w:type="dxa"/>
              <w:right w:w="120" w:type="dxa"/>
            </w:tcMar>
            <w:vAlign w:val="center"/>
          </w:tcPr>
          <w:p w14:paraId="387FF983" w14:textId="77777777" w:rsidR="0097527B" w:rsidRDefault="00317CDB">
            <w:pPr>
              <w:pStyle w:val="TableText"/>
            </w:pPr>
            <w:r>
              <w:rPr>
                <w:rStyle w:val="InlineCode"/>
              </w:rPr>
              <w:t>simple</w:t>
            </w:r>
          </w:p>
        </w:tc>
        <w:tc>
          <w:tcPr>
            <w:tcW w:w="7360" w:type="dxa"/>
            <w:tcMar>
              <w:top w:w="80" w:type="dxa"/>
              <w:left w:w="120" w:type="dxa"/>
              <w:bottom w:w="80" w:type="dxa"/>
              <w:right w:w="120" w:type="dxa"/>
            </w:tcMar>
            <w:vAlign w:val="center"/>
          </w:tcPr>
          <w:p w14:paraId="2093E50B" w14:textId="77777777" w:rsidR="0097527B" w:rsidRDefault="00317CDB">
            <w:pPr>
              <w:pStyle w:val="TableText"/>
            </w:pPr>
            <w:r>
              <w:t>The document as it would read with every change accepted, with a mark in the margin where lines changed</w:t>
            </w:r>
          </w:p>
        </w:tc>
      </w:tr>
      <w:tr w:rsidR="0097527B" w14:paraId="6417FA6A" w14:textId="77777777">
        <w:trPr>
          <w:cantSplit/>
        </w:trPr>
        <w:tc>
          <w:tcPr>
            <w:tcW w:w="2000" w:type="dxa"/>
            <w:tcMar>
              <w:top w:w="80" w:type="dxa"/>
              <w:left w:w="120" w:type="dxa"/>
              <w:bottom w:w="80" w:type="dxa"/>
              <w:right w:w="120" w:type="dxa"/>
            </w:tcMar>
            <w:vAlign w:val="center"/>
          </w:tcPr>
          <w:p w14:paraId="30C0A9DD" w14:textId="77777777" w:rsidR="0097527B" w:rsidRDefault="00317CDB">
            <w:pPr>
              <w:pStyle w:val="TableText"/>
            </w:pPr>
            <w:r>
              <w:rPr>
                <w:rStyle w:val="InlineCode"/>
              </w:rPr>
              <w:t>noMarkup</w:t>
            </w:r>
          </w:p>
        </w:tc>
        <w:tc>
          <w:tcPr>
            <w:tcW w:w="7360" w:type="dxa"/>
            <w:tcMar>
              <w:top w:w="80" w:type="dxa"/>
              <w:left w:w="120" w:type="dxa"/>
              <w:bottom w:w="80" w:type="dxa"/>
              <w:right w:w="120" w:type="dxa"/>
            </w:tcMar>
            <w:vAlign w:val="center"/>
          </w:tcPr>
          <w:p w14:paraId="6A413EED" w14:textId="77777777" w:rsidR="0097527B" w:rsidRDefault="00317CDB">
            <w:pPr>
              <w:pStyle w:val="TableText"/>
            </w:pPr>
            <w:r>
              <w:t>The changes accepted, with no marks at all: the clean copy</w:t>
            </w:r>
          </w:p>
        </w:tc>
      </w:tr>
      <w:tr w:rsidR="0097527B" w14:paraId="70F62C1D" w14:textId="77777777">
        <w:trPr>
          <w:cantSplit/>
        </w:trPr>
        <w:tc>
          <w:tcPr>
            <w:tcW w:w="2000" w:type="dxa"/>
            <w:tcMar>
              <w:top w:w="80" w:type="dxa"/>
              <w:left w:w="120" w:type="dxa"/>
              <w:bottom w:w="80" w:type="dxa"/>
              <w:right w:w="120" w:type="dxa"/>
            </w:tcMar>
            <w:vAlign w:val="center"/>
          </w:tcPr>
          <w:p w14:paraId="06EE9911" w14:textId="77777777" w:rsidR="0097527B" w:rsidRDefault="00317CDB">
            <w:pPr>
              <w:pStyle w:val="TableText"/>
            </w:pPr>
            <w:r>
              <w:rPr>
                <w:rStyle w:val="InlineCode"/>
              </w:rPr>
              <w:t>original</w:t>
            </w:r>
          </w:p>
        </w:tc>
        <w:tc>
          <w:tcPr>
            <w:tcW w:w="7360" w:type="dxa"/>
            <w:tcMar>
              <w:top w:w="80" w:type="dxa"/>
              <w:left w:w="120" w:type="dxa"/>
              <w:bottom w:w="80" w:type="dxa"/>
              <w:right w:w="120" w:type="dxa"/>
            </w:tcMar>
            <w:vAlign w:val="center"/>
          </w:tcPr>
          <w:p w14:paraId="0A72CB84" w14:textId="77777777" w:rsidR="0097527B" w:rsidRDefault="00317CDB">
            <w:pPr>
              <w:pStyle w:val="TableText"/>
            </w:pPr>
            <w:r>
              <w:t>The document as it was before any tracked change</w:t>
            </w:r>
          </w:p>
        </w:tc>
      </w:tr>
    </w:tbl>
    <w:p w14:paraId="2F075856" w14:textId="77777777" w:rsidR="0097527B" w:rsidRDefault="00317CDB">
      <w:pPr>
        <w:pStyle w:val="Caption"/>
      </w:pPr>
      <w:r>
        <w:t xml:space="preserve">Table 7 — </w:t>
      </w:r>
      <w:r>
        <w:rPr>
          <w:rStyle w:val="InlineCode"/>
        </w:rPr>
        <w:t>setMarkupView</w:t>
      </w:r>
      <w:r>
        <w:t xml:space="preserve"> chooses the view; matching in find uses the text of the current view.</w:t>
      </w:r>
    </w:p>
    <w:p w14:paraId="47D4A233" w14:textId="77777777" w:rsidR="0097527B" w:rsidRDefault="00317CDB">
      <w:pPr>
        <w:pStyle w:val="Heading2"/>
      </w:pPr>
      <w:bookmarkStart w:id="29" w:name="_Toc244164948"/>
      <w:r>
        <w:t>What review covers</w:t>
      </w:r>
      <w:bookmarkEnd w:id="29"/>
    </w:p>
    <w:p w14:paraId="435F58E4" w14:textId="77777777" w:rsidR="0097527B" w:rsidRDefault="00317CDB">
      <w:pPr>
        <w:pStyle w:val="ListText"/>
        <w:numPr>
          <w:ilvl w:val="0"/>
          <w:numId w:val="6"/>
        </w:numPr>
      </w:pPr>
      <w:r>
        <w:rPr>
          <w:b/>
          <w:bCs/>
        </w:rPr>
        <w:t>Authors.</w:t>
      </w:r>
      <w:r>
        <w:t xml:space="preserve"> Every change and comment is attributed to the session’s author; </w:t>
      </w:r>
      <w:r>
        <w:rPr>
          <w:rStyle w:val="InlineCode"/>
        </w:rPr>
        <w:t>identity</w:t>
      </w:r>
      <w:r>
        <w:t xml:space="preserve"> tells apart two people with the same name.</w:t>
      </w:r>
    </w:p>
    <w:p w14:paraId="3BE1FEEA" w14:textId="77777777" w:rsidR="0097527B" w:rsidRDefault="00317CDB">
      <w:pPr>
        <w:pStyle w:val="ListText"/>
        <w:numPr>
          <w:ilvl w:val="0"/>
          <w:numId w:val="6"/>
        </w:numPr>
      </w:pPr>
      <w:r>
        <w:rPr>
          <w:b/>
          <w:bCs/>
        </w:rPr>
        <w:t>Revisions.</w:t>
      </w:r>
      <w:r>
        <w:t xml:space="preserve"> Insertions, deletions, moves, formatting and table changes, each with author, time and page. Accept or reject one, a selection, or all, optionally by author.</w:t>
      </w:r>
    </w:p>
    <w:p w14:paraId="67FD39E9" w14:textId="77777777" w:rsidR="0097527B" w:rsidRDefault="00317CDB">
      <w:pPr>
        <w:pStyle w:val="ListText"/>
        <w:numPr>
          <w:ilvl w:val="0"/>
          <w:numId w:val="6"/>
        </w:numPr>
      </w:pPr>
      <w:r>
        <w:rPr>
          <w:b/>
          <w:bCs/>
        </w:rPr>
        <w:t>Comments.</w:t>
      </w:r>
      <w:r>
        <w:t xml:space="preserve"> Threads with replies, rich-text bodies, resolve and delete, and the text each is anchored to.</w:t>
      </w:r>
    </w:p>
    <w:p w14:paraId="78A396DA" w14:textId="77777777" w:rsidR="0097527B" w:rsidRDefault="00317CDB">
      <w:pPr>
        <w:pStyle w:val="ListText"/>
        <w:numPr>
          <w:ilvl w:val="0"/>
          <w:numId w:val="6"/>
        </w:numPr>
      </w:pPr>
      <w:r>
        <w:rPr>
          <w:b/>
          <w:bCs/>
        </w:rPr>
        <w:t>Balloons.</w:t>
      </w:r>
      <w:r>
        <w:t xml:space="preserve"> The SDK places your comment cards beside their threads through scrolling, zooming and editing, or gives you the anchors to place them yourself.</w:t>
      </w:r>
    </w:p>
    <w:p w14:paraId="36DF2906" w14:textId="77777777" w:rsidR="0097527B" w:rsidRDefault="00317CDB">
      <w:pPr>
        <w:pStyle w:val="Heading1"/>
        <w:numPr>
          <w:ilvl w:val="0"/>
          <w:numId w:val="2"/>
        </w:numPr>
      </w:pPr>
      <w:bookmarkStart w:id="30" w:name="_Toc244164949"/>
      <w:r>
        <w:t>Rendering &amp; events</w:t>
      </w:r>
      <w:bookmarkEnd w:id="30"/>
    </w:p>
    <w:p w14:paraId="2A35A086" w14:textId="77777777" w:rsidR="0097527B" w:rsidRDefault="00317CDB">
      <w:r>
        <w:t>The engine draws the whole editing surface: the pages, and over them the caret, the selection, object outlines and handles, the drop caret of a drag, formatting marks and the leader lines to comment balloons. Your application draws nothing over the document, so the frame stays on the GPU wherever there is one.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50"/>
        <w:gridCol w:w="260"/>
        <w:gridCol w:w="4550"/>
      </w:tblGrid>
      <w:tr w:rsidR="0097527B" w14:paraId="3FE02C77" w14:textId="77777777">
        <w:tc>
          <w:tcPr>
            <w:tcW w:w="4560" w:type="dxa"/>
            <w:tcBorders>
              <w:top w:val="single" w:sz="12" w:space="0" w:color="000000"/>
            </w:tcBorders>
            <w:tcMar>
              <w:top w:w="60" w:type="dxa"/>
              <w:left w:w="0" w:type="dxa"/>
              <w:bottom w:w="0" w:type="dxa"/>
              <w:right w:w="120" w:type="dxa"/>
            </w:tcMar>
          </w:tcPr>
          <w:p w14:paraId="665C0A3F" w14:textId="77777777" w:rsidR="0097527B" w:rsidRDefault="00317CDB">
            <w:pPr>
              <w:pStyle w:val="Heading3"/>
            </w:pPr>
            <w:r>
              <w:t>The caret</w:t>
            </w:r>
          </w:p>
          <w:p w14:paraId="7401FD5B" w14:textId="77777777" w:rsidR="0097527B" w:rsidRDefault="00317CDB">
            <w:pPr>
              <w:rPr>
                <w:sz w:val="18"/>
                <w:szCs w:val="18"/>
              </w:rPr>
            </w:pPr>
            <w:r>
              <w:rPr>
                <w:sz w:val="18"/>
                <w:szCs w:val="18"/>
              </w:rPr>
              <w:t xml:space="preserve">Shows while the editor has focus and the selection is collapsed. In the browser it is steady under </w:t>
            </w:r>
            <w:r>
              <w:rPr>
                <w:rStyle w:val="InlineCode"/>
                <w:sz w:val="18"/>
                <w:szCs w:val="18"/>
              </w:rPr>
              <w:t>prefers-reduced-motion</w:t>
            </w:r>
            <w:r>
              <w:rPr>
                <w:sz w:val="18"/>
                <w:szCs w:val="18"/>
              </w:rPr>
              <w:t>, else a 530 ms phase; in WinForms it follows Windows’ blink rate. An unfocused editor draws no frames at all.</w:t>
            </w:r>
          </w:p>
        </w:tc>
        <w:tc>
          <w:tcPr>
            <w:tcW w:w="240" w:type="dxa"/>
            <w:tcMar>
              <w:top w:w="80" w:type="dxa"/>
              <w:left w:w="120" w:type="dxa"/>
              <w:bottom w:w="80" w:type="dxa"/>
              <w:right w:w="120" w:type="dxa"/>
            </w:tcMar>
            <w:vAlign w:val="center"/>
          </w:tcPr>
          <w:p w14:paraId="0B619089" w14:textId="77777777" w:rsidR="0097527B" w:rsidRDefault="0097527B">
            <w:pPr>
              <w:pStyle w:val="TableText"/>
            </w:pPr>
          </w:p>
        </w:tc>
        <w:tc>
          <w:tcPr>
            <w:tcW w:w="4560" w:type="dxa"/>
            <w:tcBorders>
              <w:top w:val="single" w:sz="12" w:space="0" w:color="000000"/>
            </w:tcBorders>
            <w:tcMar>
              <w:top w:w="60" w:type="dxa"/>
              <w:left w:w="0" w:type="dxa"/>
              <w:bottom w:w="0" w:type="dxa"/>
              <w:right w:w="0" w:type="dxa"/>
            </w:tcMar>
          </w:tcPr>
          <w:p w14:paraId="38F290A4" w14:textId="77777777" w:rsidR="0097527B" w:rsidRDefault="00317CDB">
            <w:pPr>
              <w:pStyle w:val="Heading3"/>
            </w:pPr>
            <w:r>
              <w:t>Overlay colours</w:t>
            </w:r>
          </w:p>
          <w:p w14:paraId="4CA3B83F" w14:textId="77777777" w:rsidR="0097527B" w:rsidRDefault="00317CDB">
            <w:pPr>
              <w:rPr>
                <w:sz w:val="18"/>
                <w:szCs w:val="18"/>
              </w:rPr>
            </w:pPr>
            <w:r>
              <w:rPr>
                <w:sz w:val="18"/>
                <w:szCs w:val="18"/>
              </w:rPr>
              <w:t>Caret, selection, object, drop, marks and leaders each have a colour with at least 3:1 contrast against the page. The selection blends under the text, so black text stays black. Forced colours and high contrast use the system’s.</w:t>
            </w:r>
          </w:p>
        </w:tc>
      </w:tr>
    </w:tbl>
    <w:p w14:paraId="1616BA6F" w14:textId="77777777" w:rsidR="0097527B" w:rsidRDefault="00317CDB">
      <w:pPr>
        <w:pStyle w:val="Heading2"/>
      </w:pPr>
      <w:bookmarkStart w:id="31" w:name="_Toc244164950"/>
      <w:r>
        <w:t>Events</w:t>
      </w:r>
      <w:bookmarkEnd w:id="31"/>
    </w:p>
    <w:p w14:paraId="00FAE8B4" w14:textId="77777777" w:rsidR="0097527B" w:rsidRDefault="00317CDB">
      <w:r>
        <w:t>State tells you how things are; events tell you what happened. Events arrive in order, after the state reflects them; a listener that throws never stops the others, and a command called from a listener runs after the current dispatch.</w:t>
      </w:r>
    </w:p>
    <w:tbl>
      <w:tblPr>
        <w:tblW w:w="9360" w:type="dxa"/>
        <w:tblBorders>
          <w:top w:val="none" w:sz="0" w:space="0" w:color="FFFFFF"/>
          <w:left w:val="none" w:sz="0" w:space="0" w:color="FFFFFF"/>
          <w:bottom w:val="single" w:sz="8" w:space="0" w:color="000000"/>
          <w:right w:val="none" w:sz="0" w:space="0" w:color="FFFFFF"/>
          <w:insideH w:val="single" w:sz="4" w:space="0" w:color="E6E6E6"/>
          <w:insideV w:val="none" w:sz="0" w:space="0" w:color="FFFFFF"/>
        </w:tblBorders>
        <w:tblLayout w:type="fixed"/>
        <w:tblLook w:val="04A0" w:firstRow="1" w:lastRow="0" w:firstColumn="1" w:lastColumn="0" w:noHBand="0" w:noVBand="1"/>
      </w:tblPr>
      <w:tblGrid>
        <w:gridCol w:w="2400"/>
        <w:gridCol w:w="2600"/>
        <w:gridCol w:w="4360"/>
      </w:tblGrid>
      <w:tr w:rsidR="0097527B" w14:paraId="49D25CAD" w14:textId="77777777">
        <w:trPr>
          <w:cantSplit/>
          <w:tblHeader/>
        </w:trPr>
        <w:tc>
          <w:tcPr>
            <w:tcW w:w="2400" w:type="dxa"/>
            <w:shd w:val="clear" w:color="auto" w:fill="000000"/>
            <w:tcMar>
              <w:top w:w="80" w:type="dxa"/>
              <w:left w:w="120" w:type="dxa"/>
              <w:bottom w:w="80" w:type="dxa"/>
              <w:right w:w="120" w:type="dxa"/>
            </w:tcMar>
            <w:vAlign w:val="center"/>
          </w:tcPr>
          <w:p w14:paraId="34BDF398" w14:textId="77777777" w:rsidR="0097527B" w:rsidRDefault="00317CDB">
            <w:pPr>
              <w:pStyle w:val="TableHead"/>
            </w:pPr>
            <w:r>
              <w:t>TypeScript</w:t>
            </w:r>
          </w:p>
        </w:tc>
        <w:tc>
          <w:tcPr>
            <w:tcW w:w="2600" w:type="dxa"/>
            <w:shd w:val="clear" w:color="auto" w:fill="000000"/>
            <w:tcMar>
              <w:top w:w="80" w:type="dxa"/>
              <w:left w:w="120" w:type="dxa"/>
              <w:bottom w:w="80" w:type="dxa"/>
              <w:right w:w="120" w:type="dxa"/>
            </w:tcMar>
            <w:vAlign w:val="center"/>
          </w:tcPr>
          <w:p w14:paraId="7636DC84" w14:textId="77777777" w:rsidR="0097527B" w:rsidRDefault="00317CDB">
            <w:pPr>
              <w:pStyle w:val="TableHead"/>
            </w:pPr>
            <w:r>
              <w:t>.NET</w:t>
            </w:r>
          </w:p>
        </w:tc>
        <w:tc>
          <w:tcPr>
            <w:tcW w:w="4360" w:type="dxa"/>
            <w:shd w:val="clear" w:color="auto" w:fill="000000"/>
            <w:tcMar>
              <w:top w:w="80" w:type="dxa"/>
              <w:left w:w="120" w:type="dxa"/>
              <w:bottom w:w="80" w:type="dxa"/>
              <w:right w:w="120" w:type="dxa"/>
            </w:tcMar>
            <w:vAlign w:val="center"/>
          </w:tcPr>
          <w:p w14:paraId="31B6B88A" w14:textId="77777777" w:rsidR="0097527B" w:rsidRDefault="00317CDB">
            <w:pPr>
              <w:pStyle w:val="TableHead"/>
            </w:pPr>
            <w:r>
              <w:t>When</w:t>
            </w:r>
          </w:p>
        </w:tc>
      </w:tr>
      <w:tr w:rsidR="0097527B" w14:paraId="39ACD3BF" w14:textId="77777777">
        <w:trPr>
          <w:cantSplit/>
        </w:trPr>
        <w:tc>
          <w:tcPr>
            <w:tcW w:w="2400" w:type="dxa"/>
            <w:tcMar>
              <w:top w:w="80" w:type="dxa"/>
              <w:left w:w="120" w:type="dxa"/>
              <w:bottom w:w="80" w:type="dxa"/>
              <w:right w:w="120" w:type="dxa"/>
            </w:tcMar>
            <w:vAlign w:val="center"/>
          </w:tcPr>
          <w:p w14:paraId="263A2AD2" w14:textId="77777777" w:rsidR="0097527B" w:rsidRDefault="00317CDB">
            <w:pPr>
              <w:pStyle w:val="TableText"/>
            </w:pPr>
            <w:r>
              <w:rPr>
                <w:rStyle w:val="InlineCode"/>
              </w:rPr>
              <w:t>documentChanged</w:t>
            </w:r>
          </w:p>
        </w:tc>
        <w:tc>
          <w:tcPr>
            <w:tcW w:w="2600" w:type="dxa"/>
            <w:tcMar>
              <w:top w:w="80" w:type="dxa"/>
              <w:left w:w="120" w:type="dxa"/>
              <w:bottom w:w="80" w:type="dxa"/>
              <w:right w:w="120" w:type="dxa"/>
            </w:tcMar>
            <w:vAlign w:val="center"/>
          </w:tcPr>
          <w:p w14:paraId="20898931" w14:textId="77777777" w:rsidR="0097527B" w:rsidRDefault="00317CDB">
            <w:pPr>
              <w:pStyle w:val="TableText"/>
            </w:pPr>
            <w:r>
              <w:rPr>
                <w:rStyle w:val="InlineCode"/>
              </w:rPr>
              <w:t>DocumentChanged</w:t>
            </w:r>
          </w:p>
        </w:tc>
        <w:tc>
          <w:tcPr>
            <w:tcW w:w="4360" w:type="dxa"/>
            <w:tcMar>
              <w:top w:w="80" w:type="dxa"/>
              <w:left w:w="120" w:type="dxa"/>
              <w:bottom w:w="80" w:type="dxa"/>
              <w:right w:w="120" w:type="dxa"/>
            </w:tcMar>
            <w:vAlign w:val="center"/>
          </w:tcPr>
          <w:p w14:paraId="5760DA8A" w14:textId="77777777" w:rsidR="0097527B" w:rsidRDefault="00317CDB">
            <w:pPr>
              <w:pStyle w:val="TableText"/>
            </w:pPr>
            <w:r>
              <w:t>A transaction committed: revision, origin, author, time and undo label</w:t>
            </w:r>
          </w:p>
        </w:tc>
      </w:tr>
      <w:tr w:rsidR="0097527B" w14:paraId="30ECB8EB" w14:textId="77777777">
        <w:trPr>
          <w:cantSplit/>
        </w:trPr>
        <w:tc>
          <w:tcPr>
            <w:tcW w:w="2400" w:type="dxa"/>
            <w:shd w:val="clear" w:color="auto" w:fill="F5F5F5"/>
            <w:tcMar>
              <w:top w:w="80" w:type="dxa"/>
              <w:left w:w="120" w:type="dxa"/>
              <w:bottom w:w="80" w:type="dxa"/>
              <w:right w:w="120" w:type="dxa"/>
            </w:tcMar>
            <w:vAlign w:val="center"/>
          </w:tcPr>
          <w:p w14:paraId="36442AA4" w14:textId="77777777" w:rsidR="0097527B" w:rsidRDefault="00317CDB">
            <w:pPr>
              <w:pStyle w:val="TableText"/>
            </w:pPr>
            <w:r>
              <w:rPr>
                <w:rStyle w:val="InlineCode"/>
              </w:rPr>
              <w:t>selectionChanged</w:t>
            </w:r>
          </w:p>
        </w:tc>
        <w:tc>
          <w:tcPr>
            <w:tcW w:w="2600" w:type="dxa"/>
            <w:shd w:val="clear" w:color="auto" w:fill="F5F5F5"/>
            <w:tcMar>
              <w:top w:w="80" w:type="dxa"/>
              <w:left w:w="120" w:type="dxa"/>
              <w:bottom w:w="80" w:type="dxa"/>
              <w:right w:w="120" w:type="dxa"/>
            </w:tcMar>
            <w:vAlign w:val="center"/>
          </w:tcPr>
          <w:p w14:paraId="7024B0C3" w14:textId="77777777" w:rsidR="0097527B" w:rsidRDefault="00317CDB">
            <w:pPr>
              <w:pStyle w:val="TableText"/>
            </w:pPr>
            <w:r>
              <w:rPr>
                <w:rStyle w:val="InlineCode"/>
              </w:rPr>
              <w:t>SelectionChanged</w:t>
            </w:r>
          </w:p>
        </w:tc>
        <w:tc>
          <w:tcPr>
            <w:tcW w:w="4360" w:type="dxa"/>
            <w:shd w:val="clear" w:color="auto" w:fill="F5F5F5"/>
            <w:tcMar>
              <w:top w:w="80" w:type="dxa"/>
              <w:left w:w="120" w:type="dxa"/>
              <w:bottom w:w="80" w:type="dxa"/>
              <w:right w:w="120" w:type="dxa"/>
            </w:tcMar>
            <w:vAlign w:val="center"/>
          </w:tcPr>
          <w:p w14:paraId="4A9E2B37" w14:textId="77777777" w:rsidR="0097527B" w:rsidRDefault="00317CDB">
            <w:pPr>
              <w:pStyle w:val="TableText"/>
            </w:pPr>
            <w:r>
              <w:t>The selection moved. Coalesced per frame</w:t>
            </w:r>
          </w:p>
        </w:tc>
      </w:tr>
      <w:tr w:rsidR="0097527B" w14:paraId="7BFB9C79" w14:textId="77777777">
        <w:trPr>
          <w:cantSplit/>
        </w:trPr>
        <w:tc>
          <w:tcPr>
            <w:tcW w:w="2400" w:type="dxa"/>
            <w:tcMar>
              <w:top w:w="80" w:type="dxa"/>
              <w:left w:w="120" w:type="dxa"/>
              <w:bottom w:w="80" w:type="dxa"/>
              <w:right w:w="120" w:type="dxa"/>
            </w:tcMar>
            <w:vAlign w:val="center"/>
          </w:tcPr>
          <w:p w14:paraId="047EE458" w14:textId="77777777" w:rsidR="0097527B" w:rsidRDefault="00317CDB">
            <w:pPr>
              <w:pStyle w:val="TableText"/>
            </w:pPr>
            <w:r>
              <w:rPr>
                <w:rStyle w:val="InlineCode"/>
              </w:rPr>
              <w:t>contextMenu</w:t>
            </w:r>
          </w:p>
        </w:tc>
        <w:tc>
          <w:tcPr>
            <w:tcW w:w="2600" w:type="dxa"/>
            <w:tcMar>
              <w:top w:w="80" w:type="dxa"/>
              <w:left w:w="120" w:type="dxa"/>
              <w:bottom w:w="80" w:type="dxa"/>
              <w:right w:w="120" w:type="dxa"/>
            </w:tcMar>
            <w:vAlign w:val="center"/>
          </w:tcPr>
          <w:p w14:paraId="130AB6B3" w14:textId="77777777" w:rsidR="0097527B" w:rsidRDefault="00317CDB">
            <w:pPr>
              <w:pStyle w:val="TableText"/>
            </w:pPr>
            <w:r>
              <w:rPr>
                <w:rStyle w:val="InlineCode"/>
              </w:rPr>
              <w:t>ContextMenuRequested</w:t>
            </w:r>
          </w:p>
        </w:tc>
        <w:tc>
          <w:tcPr>
            <w:tcW w:w="4360" w:type="dxa"/>
            <w:tcMar>
              <w:top w:w="80" w:type="dxa"/>
              <w:left w:w="120" w:type="dxa"/>
              <w:bottom w:w="80" w:type="dxa"/>
              <w:right w:w="120" w:type="dxa"/>
            </w:tcMar>
            <w:vAlign w:val="center"/>
          </w:tcPr>
          <w:p w14:paraId="1D0FA362" w14:textId="77777777" w:rsidR="0097527B" w:rsidRDefault="00317CDB">
            <w:pPr>
              <w:pStyle w:val="TableText"/>
            </w:pPr>
            <w:r>
              <w:t>Right-click or the menu key, with the menu model and where to show it</w:t>
            </w:r>
          </w:p>
        </w:tc>
      </w:tr>
      <w:tr w:rsidR="0097527B" w14:paraId="70E5C47C" w14:textId="77777777">
        <w:trPr>
          <w:cantSplit/>
        </w:trPr>
        <w:tc>
          <w:tcPr>
            <w:tcW w:w="2400" w:type="dxa"/>
            <w:shd w:val="clear" w:color="auto" w:fill="F5F5F5"/>
            <w:tcMar>
              <w:top w:w="80" w:type="dxa"/>
              <w:left w:w="120" w:type="dxa"/>
              <w:bottom w:w="80" w:type="dxa"/>
              <w:right w:w="120" w:type="dxa"/>
            </w:tcMar>
            <w:vAlign w:val="center"/>
          </w:tcPr>
          <w:p w14:paraId="7EAEBECC" w14:textId="77777777" w:rsidR="0097527B" w:rsidRDefault="00317CDB">
            <w:pPr>
              <w:pStyle w:val="TableText"/>
            </w:pPr>
            <w:r>
              <w:rPr>
                <w:rStyle w:val="InlineCode"/>
              </w:rPr>
              <w:t>dialogRequested</w:t>
            </w:r>
          </w:p>
        </w:tc>
        <w:tc>
          <w:tcPr>
            <w:tcW w:w="2600" w:type="dxa"/>
            <w:shd w:val="clear" w:color="auto" w:fill="F5F5F5"/>
            <w:tcMar>
              <w:top w:w="80" w:type="dxa"/>
              <w:left w:w="120" w:type="dxa"/>
              <w:bottom w:w="80" w:type="dxa"/>
              <w:right w:w="120" w:type="dxa"/>
            </w:tcMar>
            <w:vAlign w:val="center"/>
          </w:tcPr>
          <w:p w14:paraId="10DA873B" w14:textId="77777777" w:rsidR="0097527B" w:rsidRDefault="00317CDB">
            <w:pPr>
              <w:pStyle w:val="TableText"/>
            </w:pPr>
            <w:r>
              <w:rPr>
                <w:rStyle w:val="InlineCode"/>
              </w:rPr>
              <w:t>DialogRequested</w:t>
            </w:r>
          </w:p>
        </w:tc>
        <w:tc>
          <w:tcPr>
            <w:tcW w:w="4360" w:type="dxa"/>
            <w:shd w:val="clear" w:color="auto" w:fill="F5F5F5"/>
            <w:tcMar>
              <w:top w:w="80" w:type="dxa"/>
              <w:left w:w="120" w:type="dxa"/>
              <w:bottom w:w="80" w:type="dxa"/>
              <w:right w:w="120" w:type="dxa"/>
            </w:tcMar>
            <w:vAlign w:val="center"/>
          </w:tcPr>
          <w:p w14:paraId="2A82A44C" w14:textId="77777777" w:rsidR="0097527B" w:rsidRDefault="00317CDB">
            <w:pPr>
              <w:pStyle w:val="TableText"/>
            </w:pPr>
            <w:r>
              <w:t>A key or gesture asked for a dialog</w:t>
            </w:r>
          </w:p>
        </w:tc>
      </w:tr>
      <w:tr w:rsidR="0097527B" w14:paraId="66AE71A3" w14:textId="77777777">
        <w:trPr>
          <w:cantSplit/>
        </w:trPr>
        <w:tc>
          <w:tcPr>
            <w:tcW w:w="2400" w:type="dxa"/>
            <w:tcMar>
              <w:top w:w="80" w:type="dxa"/>
              <w:left w:w="120" w:type="dxa"/>
              <w:bottom w:w="80" w:type="dxa"/>
              <w:right w:w="120" w:type="dxa"/>
            </w:tcMar>
            <w:vAlign w:val="center"/>
          </w:tcPr>
          <w:p w14:paraId="39AFB0D3" w14:textId="77777777" w:rsidR="0097527B" w:rsidRDefault="00317CDB">
            <w:pPr>
              <w:pStyle w:val="TableText"/>
            </w:pPr>
            <w:r>
              <w:rPr>
                <w:rStyle w:val="InlineCode"/>
              </w:rPr>
              <w:t>linkActivated</w:t>
            </w:r>
          </w:p>
        </w:tc>
        <w:tc>
          <w:tcPr>
            <w:tcW w:w="2600" w:type="dxa"/>
            <w:tcMar>
              <w:top w:w="80" w:type="dxa"/>
              <w:left w:w="120" w:type="dxa"/>
              <w:bottom w:w="80" w:type="dxa"/>
              <w:right w:w="120" w:type="dxa"/>
            </w:tcMar>
            <w:vAlign w:val="center"/>
          </w:tcPr>
          <w:p w14:paraId="241F5829" w14:textId="77777777" w:rsidR="0097527B" w:rsidRDefault="00317CDB">
            <w:pPr>
              <w:pStyle w:val="TableText"/>
            </w:pPr>
            <w:r>
              <w:rPr>
                <w:rStyle w:val="InlineCode"/>
              </w:rPr>
              <w:t>LinkActivated</w:t>
            </w:r>
          </w:p>
        </w:tc>
        <w:tc>
          <w:tcPr>
            <w:tcW w:w="4360" w:type="dxa"/>
            <w:tcMar>
              <w:top w:w="80" w:type="dxa"/>
              <w:left w:w="120" w:type="dxa"/>
              <w:bottom w:w="80" w:type="dxa"/>
              <w:right w:w="120" w:type="dxa"/>
            </w:tcMar>
            <w:vAlign w:val="center"/>
          </w:tcPr>
          <w:p w14:paraId="6185D7A3" w14:textId="77777777" w:rsidR="0097527B" w:rsidRDefault="00317CDB">
            <w:pPr>
              <w:pStyle w:val="TableText"/>
            </w:pPr>
            <w:r>
              <w:t>Ctrl+click on a link, or a click when read only</w:t>
            </w:r>
          </w:p>
        </w:tc>
      </w:tr>
      <w:tr w:rsidR="0097527B" w14:paraId="1994FAE2" w14:textId="77777777">
        <w:trPr>
          <w:cantSplit/>
        </w:trPr>
        <w:tc>
          <w:tcPr>
            <w:tcW w:w="2400" w:type="dxa"/>
            <w:shd w:val="clear" w:color="auto" w:fill="F5F5F5"/>
            <w:tcMar>
              <w:top w:w="80" w:type="dxa"/>
              <w:left w:w="120" w:type="dxa"/>
              <w:bottom w:w="80" w:type="dxa"/>
              <w:right w:w="120" w:type="dxa"/>
            </w:tcMar>
            <w:vAlign w:val="center"/>
          </w:tcPr>
          <w:p w14:paraId="4D4A69DC" w14:textId="77777777" w:rsidR="0097527B" w:rsidRDefault="00317CDB">
            <w:pPr>
              <w:pStyle w:val="TableText"/>
            </w:pPr>
            <w:r>
              <w:rPr>
                <w:rStyle w:val="InlineCode"/>
              </w:rPr>
              <w:t>placeholderActivated</w:t>
            </w:r>
          </w:p>
        </w:tc>
        <w:tc>
          <w:tcPr>
            <w:tcW w:w="2600" w:type="dxa"/>
            <w:shd w:val="clear" w:color="auto" w:fill="F5F5F5"/>
            <w:tcMar>
              <w:top w:w="80" w:type="dxa"/>
              <w:left w:w="120" w:type="dxa"/>
              <w:bottom w:w="80" w:type="dxa"/>
              <w:right w:w="120" w:type="dxa"/>
            </w:tcMar>
            <w:vAlign w:val="center"/>
          </w:tcPr>
          <w:p w14:paraId="3ACBE920" w14:textId="77777777" w:rsidR="0097527B" w:rsidRDefault="00317CDB">
            <w:pPr>
              <w:pStyle w:val="TableText"/>
            </w:pPr>
            <w:r>
              <w:rPr>
                <w:rStyle w:val="InlineCode"/>
              </w:rPr>
              <w:t>PlaceholderActivated</w:t>
            </w:r>
          </w:p>
        </w:tc>
        <w:tc>
          <w:tcPr>
            <w:tcW w:w="4360" w:type="dxa"/>
            <w:shd w:val="clear" w:color="auto" w:fill="F5F5F5"/>
            <w:tcMar>
              <w:top w:w="80" w:type="dxa"/>
              <w:left w:w="120" w:type="dxa"/>
              <w:bottom w:w="80" w:type="dxa"/>
              <w:right w:w="120" w:type="dxa"/>
            </w:tcMar>
            <w:vAlign w:val="center"/>
          </w:tcPr>
          <w:p w14:paraId="3BBB400D" w14:textId="77777777" w:rsidR="0097527B" w:rsidRDefault="00317CDB">
            <w:pPr>
              <w:pStyle w:val="TableText"/>
            </w:pPr>
            <w:r>
              <w:t>A click on an unfilled picture placeholder</w:t>
            </w:r>
          </w:p>
        </w:tc>
      </w:tr>
    </w:tbl>
    <w:p w14:paraId="03696082" w14:textId="77777777" w:rsidR="0097527B" w:rsidRDefault="00317CDB">
      <w:pPr>
        <w:pStyle w:val="Caption"/>
      </w:pPr>
      <w:r>
        <w:t xml:space="preserve">Table 8 — A selection of the events. In TypeScript </w:t>
      </w:r>
      <w:r>
        <w:rPr>
          <w:rStyle w:val="InlineCode"/>
        </w:rPr>
        <w:t>editor.on</w:t>
      </w:r>
      <w:r>
        <w:t xml:space="preserve"> returns the unsubscribe function; in .NET each is an </w:t>
      </w:r>
      <w:r>
        <w:rPr>
          <w:rStyle w:val="InlineCode"/>
        </w:rPr>
        <w:t>EventHandler&lt;T&gt;</w:t>
      </w:r>
      <w:r>
        <w:t>.</w:t>
      </w:r>
    </w:p>
    <w:p w14:paraId="7CA81BBD" w14:textId="77777777" w:rsidR="0097527B" w:rsidRDefault="00317CDB">
      <w:pPr>
        <w:pStyle w:val="Heading1"/>
        <w:pageBreakBefore/>
        <w:numPr>
          <w:ilvl w:val="0"/>
          <w:numId w:val="2"/>
        </w:numPr>
      </w:pPr>
      <w:bookmarkStart w:id="32" w:name="roadmap"/>
      <w:bookmarkStart w:id="33" w:name="_Toc244164951"/>
      <w:r>
        <w:t>Roadmap to 1.0</w:t>
      </w:r>
      <w:bookmarkEnd w:id="32"/>
      <w:bookmarkEnd w:id="33"/>
    </w:p>
    <w:p w14:paraId="583D0A8F" w14:textId="77777777" w:rsidR="0097527B" w:rsidRDefault="00317CDB">
      <w:pPr>
        <w:pStyle w:val="Lead"/>
        <w:sectPr w:rsidR="0097527B">
          <w:headerReference w:type="default" r:id="rId21"/>
          <w:footerReference w:type="default" r:id="rId22"/>
          <w:type w:val="continuous"/>
          <w:pgSz w:w="12240" w:h="15840"/>
          <w:pgMar w:top="1300" w:right="1440" w:bottom="1200" w:left="1440" w:header="600" w:footer="560" w:gutter="0"/>
          <w:cols w:space="720"/>
          <w:docGrid w:linePitch="360"/>
        </w:sectPr>
      </w:pPr>
      <w:r>
        <w:t>What stands between 0.x and a feature-complete 1.0, in no particular order, and what waits until after it.</w:t>
      </w:r>
    </w:p>
    <w:p w14:paraId="38CAF52E" w14:textId="77777777" w:rsidR="0097527B" w:rsidRDefault="00317CDB">
      <w:pPr>
        <w:pStyle w:val="Eyebrow"/>
      </w:pPr>
      <w:r>
        <w:t>Planned for 1.0</w:t>
      </w:r>
    </w:p>
    <w:p w14:paraId="5D2CA865" w14:textId="77777777" w:rsidR="0097527B" w:rsidRDefault="00317CDB">
      <w:pPr>
        <w:pStyle w:val="ListText"/>
        <w:numPr>
          <w:ilvl w:val="0"/>
          <w:numId w:val="11"/>
        </w:numPr>
        <w:spacing w:after="90"/>
      </w:pPr>
      <w:r>
        <w:t>Track Changes API and document model support</w:t>
      </w:r>
    </w:p>
    <w:p w14:paraId="15451DDC" w14:textId="77777777" w:rsidR="0097527B" w:rsidRDefault="00317CDB">
      <w:pPr>
        <w:pStyle w:val="ListText"/>
        <w:numPr>
          <w:ilvl w:val="0"/>
          <w:numId w:val="11"/>
        </w:numPr>
        <w:spacing w:after="90"/>
      </w:pPr>
      <w:r>
        <w:t>Vertical text</w:t>
      </w:r>
    </w:p>
    <w:p w14:paraId="17973B5E" w14:textId="77777777" w:rsidR="0097527B" w:rsidRDefault="00317CDB">
      <w:pPr>
        <w:pStyle w:val="ListText"/>
        <w:numPr>
          <w:ilvl w:val="0"/>
          <w:numId w:val="11"/>
        </w:numPr>
        <w:spacing w:after="90"/>
      </w:pPr>
      <w:r>
        <w:t>Better font ergonomics</w:t>
      </w:r>
    </w:p>
    <w:p w14:paraId="1FCD52B4" w14:textId="77777777" w:rsidR="0097527B" w:rsidRDefault="00317CDB">
      <w:pPr>
        <w:pStyle w:val="ListText"/>
        <w:numPr>
          <w:ilvl w:val="0"/>
          <w:numId w:val="11"/>
        </w:numPr>
        <w:spacing w:after="90"/>
      </w:pPr>
      <w:r>
        <w:t>Full WCAG 2.1 AA compliance and screen reader testing</w:t>
      </w:r>
    </w:p>
    <w:p w14:paraId="22EA76CB" w14:textId="77777777" w:rsidR="0097527B" w:rsidRDefault="00317CDB">
      <w:pPr>
        <w:pStyle w:val="ListText"/>
        <w:numPr>
          <w:ilvl w:val="0"/>
          <w:numId w:val="11"/>
        </w:numPr>
        <w:spacing w:after="90"/>
      </w:pPr>
      <w:r>
        <w:t>Updated, refined document model</w:t>
      </w:r>
    </w:p>
    <w:p w14:paraId="17DC1474" w14:textId="77777777" w:rsidR="0097527B" w:rsidRDefault="00317CDB">
      <w:pPr>
        <w:pStyle w:val="ListText"/>
        <w:numPr>
          <w:ilvl w:val="0"/>
          <w:numId w:val="11"/>
        </w:numPr>
        <w:spacing w:after="90"/>
      </w:pPr>
      <w:r>
        <w:t>Deep API overhaul</w:t>
      </w:r>
    </w:p>
    <w:p w14:paraId="71095D49" w14:textId="77777777" w:rsidR="0097527B" w:rsidRDefault="00317CDB">
      <w:pPr>
        <w:pStyle w:val="ListText"/>
        <w:numPr>
          <w:ilvl w:val="0"/>
          <w:numId w:val="11"/>
        </w:numPr>
        <w:spacing w:after="90"/>
      </w:pPr>
      <w:r>
        <w:t>Angular and React packages</w:t>
      </w:r>
    </w:p>
    <w:p w14:paraId="0F4CADBD" w14:textId="77777777" w:rsidR="0097527B" w:rsidRDefault="00317CDB">
      <w:pPr>
        <w:pStyle w:val="ListText"/>
        <w:numPr>
          <w:ilvl w:val="0"/>
          <w:numId w:val="11"/>
        </w:numPr>
        <w:spacing w:after="90"/>
      </w:pPr>
      <w:r>
        <w:t>Table of contents ergonomics</w:t>
      </w:r>
    </w:p>
    <w:p w14:paraId="0BB1D4A6" w14:textId="77777777" w:rsidR="0097527B" w:rsidRDefault="00317CDB">
      <w:pPr>
        <w:pStyle w:val="ListText"/>
        <w:numPr>
          <w:ilvl w:val="0"/>
          <w:numId w:val="11"/>
        </w:numPr>
        <w:spacing w:after="90"/>
      </w:pPr>
      <w:r>
        <w:t>Bookmarks and cross-references</w:t>
      </w:r>
    </w:p>
    <w:p w14:paraId="4037A57E" w14:textId="77777777" w:rsidR="0097527B" w:rsidRDefault="00317CDB">
      <w:pPr>
        <w:pStyle w:val="ListText"/>
        <w:numPr>
          <w:ilvl w:val="0"/>
          <w:numId w:val="11"/>
        </w:numPr>
        <w:spacing w:after="90"/>
      </w:pPr>
      <w:r>
        <w:t>Table shading fidelity</w:t>
      </w:r>
    </w:p>
    <w:p w14:paraId="31D4ADAA" w14:textId="77777777" w:rsidR="0097527B" w:rsidRDefault="00317CDB">
      <w:pPr>
        <w:pStyle w:val="ListText"/>
        <w:numPr>
          <w:ilvl w:val="0"/>
          <w:numId w:val="11"/>
        </w:numPr>
        <w:spacing w:after="90"/>
      </w:pPr>
      <w:r>
        <w:t>More render backends: Metal, Dawn on Windows, Ganesh fallbacks</w:t>
      </w:r>
    </w:p>
    <w:p w14:paraId="471712E5" w14:textId="77777777" w:rsidR="0097527B" w:rsidRDefault="00317CDB">
      <w:r>
        <w:br w:type="column"/>
      </w:r>
    </w:p>
    <w:p w14:paraId="5B3CC79C" w14:textId="77777777" w:rsidR="0097527B" w:rsidRDefault="00317CDB">
      <w:pPr>
        <w:pStyle w:val="Eyebrow"/>
      </w:pPr>
      <w:r>
        <w:t>Deferred</w:t>
      </w:r>
    </w:p>
    <w:p w14:paraId="45C2A581" w14:textId="77777777" w:rsidR="0097527B" w:rsidRDefault="00317CDB">
      <w:pPr>
        <w:pStyle w:val="ListText"/>
        <w:numPr>
          <w:ilvl w:val="0"/>
          <w:numId w:val="7"/>
        </w:numPr>
        <w:spacing w:after="90"/>
      </w:pPr>
      <w:r>
        <w:rPr>
          <w:color w:val="6B6B6B"/>
        </w:rPr>
        <w:t>Shapes (DrawingML and VML)</w:t>
      </w:r>
    </w:p>
    <w:p w14:paraId="57542D0A" w14:textId="77777777" w:rsidR="0097527B" w:rsidRDefault="00317CDB">
      <w:pPr>
        <w:pStyle w:val="ListText"/>
        <w:numPr>
          <w:ilvl w:val="0"/>
          <w:numId w:val="7"/>
        </w:numPr>
        <w:spacing w:after="90"/>
      </w:pPr>
      <w:r>
        <w:rPr>
          <w:color w:val="6B6B6B"/>
        </w:rPr>
        <w:t>IME</w:t>
      </w:r>
    </w:p>
    <w:p w14:paraId="5350B70B" w14:textId="77777777" w:rsidR="0097527B" w:rsidRDefault="00317CDB">
      <w:pPr>
        <w:pStyle w:val="ListText"/>
        <w:numPr>
          <w:ilvl w:val="0"/>
          <w:numId w:val="7"/>
        </w:numPr>
        <w:spacing w:after="90"/>
      </w:pPr>
      <w:r>
        <w:rPr>
          <w:color w:val="6B6B6B"/>
        </w:rPr>
        <w:t>Format painter</w:t>
      </w:r>
    </w:p>
    <w:p w14:paraId="5A8AF5BD" w14:textId="77777777" w:rsidR="0097527B" w:rsidRDefault="00317CDB">
      <w:pPr>
        <w:pStyle w:val="ListText"/>
        <w:numPr>
          <w:ilvl w:val="0"/>
          <w:numId w:val="7"/>
        </w:numPr>
        <w:spacing w:after="90"/>
      </w:pPr>
      <w:r>
        <w:rPr>
          <w:color w:val="6B6B6B"/>
        </w:rPr>
        <w:t>HTML paste</w:t>
      </w:r>
    </w:p>
    <w:p w14:paraId="20023E36" w14:textId="77777777" w:rsidR="0097527B" w:rsidRDefault="00317CDB">
      <w:pPr>
        <w:pStyle w:val="ListText"/>
        <w:numPr>
          <w:ilvl w:val="0"/>
          <w:numId w:val="7"/>
        </w:numPr>
        <w:spacing w:after="90"/>
      </w:pPr>
      <w:r>
        <w:rPr>
          <w:color w:val="6B6B6B"/>
        </w:rPr>
        <w:t>An extensions surface for custom Skia rendering</w:t>
      </w:r>
    </w:p>
    <w:p w14:paraId="11195C56" w14:textId="77777777" w:rsidR="0097527B" w:rsidRDefault="00317CDB">
      <w:pPr>
        <w:pStyle w:val="ListText"/>
        <w:numPr>
          <w:ilvl w:val="0"/>
          <w:numId w:val="7"/>
        </w:numPr>
        <w:spacing w:after="90"/>
      </w:pPr>
      <w:r>
        <w:rPr>
          <w:color w:val="6B6B6B"/>
        </w:rPr>
        <w:t>Text effects</w:t>
      </w:r>
    </w:p>
    <w:p w14:paraId="14F803FF" w14:textId="77777777" w:rsidR="0097527B" w:rsidRDefault="00317CDB">
      <w:pPr>
        <w:pStyle w:val="ListText"/>
        <w:numPr>
          <w:ilvl w:val="0"/>
          <w:numId w:val="7"/>
        </w:numPr>
        <w:spacing w:after="90"/>
      </w:pPr>
      <w:r>
        <w:rPr>
          <w:color w:val="6B6B6B"/>
        </w:rPr>
        <w:t>Equations</w:t>
      </w:r>
    </w:p>
    <w:p w14:paraId="09BDFC52" w14:textId="77777777" w:rsidR="0097527B" w:rsidRDefault="0097527B">
      <w:pPr>
        <w:spacing w:after="0" w:line="240" w:lineRule="exact"/>
      </w:pPr>
    </w:p>
    <w:p w14:paraId="58858F7C" w14:textId="77777777" w:rsidR="0097527B" w:rsidRDefault="00317CDB">
      <w:pPr>
        <w:pStyle w:val="Callout"/>
        <w:sectPr w:rsidR="0097527B">
          <w:headerReference w:type="default" r:id="rId23"/>
          <w:footerReference w:type="default" r:id="rId24"/>
          <w:type w:val="continuous"/>
          <w:pgSz w:w="12240" w:h="15840"/>
          <w:pgMar w:top="1300" w:right="1440" w:bottom="1200" w:left="1440" w:header="600" w:footer="560" w:gutter="0"/>
          <w:cols w:num="2" w:sep="1" w:space="720"/>
          <w:docGrid w:linePitch="360"/>
        </w:sectPr>
      </w:pPr>
      <w:r>
        <w:t>Twip is getting ready for open source and a beta release. Follow it at github.com/jaxcksn/twip.</w:t>
      </w:r>
    </w:p>
    <w:p w14:paraId="16DE5CA5" w14:textId="77777777" w:rsidR="0097527B" w:rsidRDefault="0097527B">
      <w:pPr>
        <w:spacing w:after="0" w:line="600" w:lineRule="exact"/>
      </w:pPr>
    </w:p>
    <w:p w14:paraId="6B94DC30" w14:textId="77777777" w:rsidR="0097527B" w:rsidRDefault="00317CDB">
      <w:pPr>
        <w:spacing w:before="400" w:after="160"/>
        <w:jc w:val="center"/>
      </w:pPr>
      <w:r>
        <w:rPr>
          <w:noProof/>
        </w:rPr>
        <w:drawing>
          <wp:inline distT="0" distB="0" distL="0" distR="0" wp14:anchorId="31A78C9F" wp14:editId="03CA846F">
            <wp:extent cx="1000125" cy="457200"/>
            <wp:effectExtent l="0" t="0" r="0" b="0"/>
            <wp:docPr id="3"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0125" cy="457200"/>
                    </a:xfrm>
                    <a:prstGeom prst="rect">
                      <a:avLst/>
                    </a:prstGeom>
                  </pic:spPr>
                </pic:pic>
              </a:graphicData>
            </a:graphic>
          </wp:inline>
        </w:drawing>
      </w:r>
    </w:p>
    <w:p w14:paraId="48D00AC2" w14:textId="77777777" w:rsidR="0097527B" w:rsidRDefault="00317CDB">
      <w:pPr>
        <w:spacing w:after="40"/>
        <w:jc w:val="center"/>
      </w:pPr>
      <w:hyperlink r:id="rId25" w:history="1">
        <w:r>
          <w:rPr>
            <w:rStyle w:val="Hyperlink"/>
          </w:rPr>
          <w:t>jaxcksn.github.io/twip</w:t>
        </w:r>
      </w:hyperlink>
      <w:r>
        <w:rPr>
          <w:color w:val="D9D9D9"/>
        </w:rPr>
        <w:t xml:space="preserve">   ·   </w:t>
      </w:r>
      <w:hyperlink r:id="rId26" w:history="1">
        <w:r>
          <w:rPr>
            <w:rStyle w:val="Hyperlink"/>
          </w:rPr>
          <w:t>github.com/jaxcksn/twip</w:t>
        </w:r>
      </w:hyperlink>
    </w:p>
    <w:p w14:paraId="70398EEA" w14:textId="77777777" w:rsidR="0097527B" w:rsidRDefault="00317CDB">
      <w:pPr>
        <w:jc w:val="center"/>
      </w:pPr>
      <w:r>
        <w:rPr>
          <w:rFonts w:ascii="Public Sans" w:eastAsia="Public Sans" w:hAnsi="Public Sans" w:cs="Public Sans"/>
          <w:color w:val="6B6B6B"/>
          <w:sz w:val="14"/>
          <w:szCs w:val="14"/>
        </w:rPr>
        <w:t>Copyright 2026 Jackson Casey. Licensed under the Apache License, Version 2.0.</w:t>
      </w:r>
    </w:p>
    <w:sectPr w:rsidR="0097527B">
      <w:headerReference w:type="default" r:id="rId27"/>
      <w:footerReference w:type="default" r:id="rId28"/>
      <w:type w:val="continuous"/>
      <w:pgSz w:w="12240" w:h="15840"/>
      <w:pgMar w:top="1300" w:right="1440" w:bottom="1200" w:left="1440" w:header="600" w:footer="56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Twip Reviewer" w:date="2026-10-28T09:30:00Z" w:initials="TR">
    <w:p w14:paraId="0B47538B" w14:textId="77777777" w:rsidR="0097527B" w:rsidRDefault="00800CFE">
      <w:r>
        <w:rPr>
          <w:rStyle w:val="CommentReference"/>
        </w:rPr>
        <w:annotationRef/>
      </w:r>
      <w:r w:rsidR="00317CDB">
        <w:t>Same commands, state, events and errors in every SDK, with each language’s naming. Worth saying up front.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47538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47538B" w16cid:durableId="07F8E1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1845" w14:textId="77777777" w:rsidR="00317CDB" w:rsidRDefault="00317CDB">
      <w:pPr>
        <w:spacing w:after="0" w:line="240" w:lineRule="auto"/>
      </w:pPr>
      <w:r>
        <w:separator/>
      </w:r>
    </w:p>
  </w:endnote>
  <w:endnote w:type="continuationSeparator" w:id="0">
    <w:p w14:paraId="57C4C83A" w14:textId="77777777" w:rsidR="00317CDB" w:rsidRDefault="00317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erif 4">
    <w:panose1 w:val="02040603050405020204"/>
    <w:charset w:val="00"/>
    <w:family w:val="roman"/>
    <w:pitch w:val="variable"/>
    <w:sig w:usb0="20000287" w:usb1="02000003" w:usb2="00000000" w:usb3="00000000" w:csb0="0000019F" w:csb1="00000000"/>
  </w:font>
  <w:font w:name="Public Sans">
    <w:panose1 w:val="00000000000000000000"/>
    <w:charset w:val="00"/>
    <w:family w:val="auto"/>
    <w:pitch w:val="variable"/>
    <w:sig w:usb0="A00000FF" w:usb1="4000205B" w:usb2="00000000" w:usb3="00000000" w:csb0="0000019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6688"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2</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3</w:t>
    </w:r>
    <w:r>
      <w:rPr>
        <w:rFonts w:ascii="Public Sans" w:eastAsia="Public Sans" w:hAnsi="Public Sans" w:cs="Public Sans"/>
        <w:color w:val="6B6B6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716D" w14:textId="77777777" w:rsidR="0097527B" w:rsidRDefault="009752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C2DB"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015C"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E2A0"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5AFA"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12</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13</w:t>
    </w:r>
    <w:r>
      <w:rPr>
        <w:rFonts w:ascii="Public Sans" w:eastAsia="Public Sans" w:hAnsi="Public Sans" w:cs="Public Sans"/>
        <w:color w:val="6B6B6B"/>
        <w:sz w:val="14"/>
        <w:szCs w:val="1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DF5A"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713" w14:textId="77777777" w:rsidR="0097527B" w:rsidRDefault="00317CDB">
    <w:pPr>
      <w:spacing w:after="0"/>
    </w:pPr>
    <w:r>
      <w:rPr>
        <w:rFonts w:ascii="Public Sans" w:eastAsia="Public Sans" w:hAnsi="Public Sans" w:cs="Public Sans"/>
        <w:b/>
        <w:bCs/>
        <w:sz w:val="14"/>
        <w:szCs w:val="14"/>
      </w:rPr>
      <w:t>Twip</w:t>
    </w:r>
    <w:r>
      <w:rPr>
        <w:rFonts w:ascii="Public Sans" w:eastAsia="Public Sans" w:hAnsi="Public Sans" w:cs="Public Sans"/>
        <w:color w:val="6B6B6B"/>
        <w:sz w:val="14"/>
        <w:szCs w:val="14"/>
      </w:rPr>
      <w:t xml:space="preserve">  ·  A DOCX layout, editing and rendering engine</w:t>
    </w:r>
    <w:r>
      <w:rPr>
        <w:rFonts w:ascii="Public Sans" w:eastAsia="Public Sans" w:hAnsi="Public Sans" w:cs="Public Sans"/>
        <w:color w:val="6B6B6B"/>
        <w:sz w:val="14"/>
        <w:szCs w:val="14"/>
      </w:rPr>
      <w:ptab w:relativeTo="margin" w:alignment="right" w:leader="none"/>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PAGE</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r>
      <w:rPr>
        <w:rFonts w:ascii="Public Sans" w:eastAsia="Public Sans" w:hAnsi="Public Sans" w:cs="Public Sans"/>
        <w:color w:val="6B6B6B"/>
        <w:sz w:val="14"/>
        <w:szCs w:val="14"/>
      </w:rPr>
      <w:t xml:space="preserve">  /  </w:t>
    </w:r>
    <w:r>
      <w:rPr>
        <w:rFonts w:ascii="Public Sans" w:eastAsia="Public Sans" w:hAnsi="Public Sans" w:cs="Public Sans"/>
        <w:color w:val="6B6B6B"/>
        <w:sz w:val="14"/>
        <w:szCs w:val="14"/>
      </w:rPr>
      <w:fldChar w:fldCharType="begin"/>
    </w:r>
    <w:r>
      <w:rPr>
        <w:rFonts w:ascii="Public Sans" w:eastAsia="Public Sans" w:hAnsi="Public Sans" w:cs="Public Sans"/>
        <w:color w:val="6B6B6B"/>
        <w:sz w:val="14"/>
        <w:szCs w:val="14"/>
      </w:rPr>
      <w:instrText>NUMPAGES</w:instrText>
    </w:r>
    <w:r>
      <w:rPr>
        <w:rFonts w:ascii="Public Sans" w:eastAsia="Public Sans" w:hAnsi="Public Sans" w:cs="Public Sans"/>
        <w:color w:val="6B6B6B"/>
        <w:sz w:val="14"/>
        <w:szCs w:val="14"/>
      </w:rPr>
      <w:fldChar w:fldCharType="separate"/>
    </w:r>
    <w:r w:rsidR="00800CFE">
      <w:rPr>
        <w:rFonts w:ascii="Public Sans" w:eastAsia="Public Sans" w:hAnsi="Public Sans" w:cs="Public Sans"/>
        <w:noProof/>
        <w:color w:val="6B6B6B"/>
        <w:sz w:val="14"/>
        <w:szCs w:val="14"/>
      </w:rPr>
      <w:t>14</w:t>
    </w:r>
    <w:r>
      <w:rPr>
        <w:rFonts w:ascii="Public Sans" w:eastAsia="Public Sans" w:hAnsi="Public Sans" w:cs="Public Sans"/>
        <w:color w:val="6B6B6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4906C" w14:textId="77777777" w:rsidR="00317CDB" w:rsidRDefault="00317CDB">
      <w:pPr>
        <w:spacing w:after="0" w:line="240" w:lineRule="auto"/>
      </w:pPr>
      <w:r>
        <w:separator/>
      </w:r>
    </w:p>
  </w:footnote>
  <w:footnote w:type="continuationSeparator" w:id="0">
    <w:p w14:paraId="585E7AEB" w14:textId="77777777" w:rsidR="00317CDB" w:rsidRDefault="00317CDB">
      <w:pPr>
        <w:spacing w:after="0" w:line="240" w:lineRule="auto"/>
      </w:pPr>
      <w:r>
        <w:continuationSeparator/>
      </w:r>
    </w:p>
  </w:footnote>
  <w:footnote w:id="1">
    <w:p w14:paraId="5D899B9E" w14:textId="77777777" w:rsidR="0097527B" w:rsidRDefault="00317CDB">
      <w:pPr>
        <w:rPr>
          <w:sz w:val="16"/>
          <w:szCs w:val="16"/>
        </w:rPr>
      </w:pPr>
      <w:r>
        <w:rPr>
          <w:rStyle w:val="FootnoteReference"/>
        </w:rPr>
        <w:footnoteRef/>
      </w:r>
      <w:r>
        <w:rPr>
          <w:sz w:val="16"/>
          <w:szCs w:val="16"/>
        </w:rPr>
        <w:t>1440 twips to the inch, 20 to the point. Twip keeps layout in exact units and rounds only where Word does.</w:t>
      </w:r>
    </w:p>
  </w:footnote>
  <w:footnote w:id="2">
    <w:p w14:paraId="0323EA8C" w14:textId="77777777" w:rsidR="0097527B" w:rsidRDefault="00317CDB">
      <w:pPr>
        <w:rPr>
          <w:sz w:val="16"/>
          <w:szCs w:val="16"/>
        </w:rPr>
      </w:pPr>
      <w:r>
        <w:rPr>
          <w:rStyle w:val="FootnoteReference"/>
        </w:rPr>
        <w:footnoteRef/>
      </w:r>
      <w:r>
        <w:rPr>
          <w:sz w:val="16"/>
          <w:szCs w:val="16"/>
        </w:rPr>
        <w:t>A page scores 100 × the share of words more than 2 pt from Word’s, plus 100 × the share of missing or extra words, plus 10 × the percentage of pixels that differ. A document scores as its worst page and is within tolerance when its page count matches and its score is at most 3.</w:t>
      </w:r>
    </w:p>
  </w:footnote>
  <w:footnote w:id="3">
    <w:p w14:paraId="13E9B0CA" w14:textId="77777777" w:rsidR="0097527B" w:rsidRDefault="00317CDB">
      <w:pPr>
        <w:rPr>
          <w:sz w:val="16"/>
          <w:szCs w:val="16"/>
        </w:rPr>
      </w:pPr>
      <w:r>
        <w:rPr>
          <w:rStyle w:val="FootnoteReference"/>
        </w:rPr>
        <w:footnoteRef/>
      </w:r>
      <w:r>
        <w:rPr>
          <w:sz w:val="16"/>
          <w:szCs w:val="16"/>
        </w:rPr>
        <w:t>This footnote sits in a two-column section. Word 2013 and later lay it across the full page width, below both columns.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59B7" w14:textId="77777777" w:rsidR="0097527B" w:rsidRDefault="00317CDB">
    <w:pPr>
      <w:pBdr>
        <w:bottom w:val="single" w:sz="4" w:space="6" w:color="D9D9D9"/>
      </w:pBdr>
      <w:spacing w:after="0"/>
    </w:pPr>
    <w:r>
      <w:rPr>
        <w:noProof/>
      </w:rPr>
      <w:drawing>
        <wp:inline distT="0" distB="0" distL="0" distR="0" wp14:anchorId="3D9EAF9F" wp14:editId="0BC44001">
          <wp:extent cx="333375" cy="152400"/>
          <wp:effectExtent l="0" t="0" r="0" b="0"/>
          <wp:docPr id="1"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908F" w14:textId="77777777" w:rsidR="0097527B" w:rsidRDefault="0097527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7F31" w14:textId="77777777" w:rsidR="0097527B" w:rsidRDefault="00317CDB">
    <w:pPr>
      <w:pBdr>
        <w:bottom w:val="single" w:sz="4" w:space="6" w:color="D9D9D9"/>
      </w:pBdr>
      <w:spacing w:after="0"/>
    </w:pPr>
    <w:r>
      <w:rPr>
        <w:noProof/>
      </w:rPr>
      <w:drawing>
        <wp:inline distT="0" distB="0" distL="0" distR="0" wp14:anchorId="02D826A8" wp14:editId="394FA8AA">
          <wp:extent cx="333375" cy="152400"/>
          <wp:effectExtent l="0" t="0" r="0" b="0"/>
          <wp:docPr id="1183602432"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FAA7" w14:textId="77777777" w:rsidR="0097527B" w:rsidRDefault="00317CDB">
    <w:pPr>
      <w:pBdr>
        <w:bottom w:val="single" w:sz="4" w:space="6" w:color="D9D9D9"/>
      </w:pBdr>
      <w:spacing w:after="0"/>
    </w:pPr>
    <w:r>
      <w:rPr>
        <w:noProof/>
      </w:rPr>
      <w:drawing>
        <wp:inline distT="0" distB="0" distL="0" distR="0" wp14:anchorId="40064CFD" wp14:editId="4CC45E7A">
          <wp:extent cx="333375" cy="152400"/>
          <wp:effectExtent l="0" t="0" r="0" b="0"/>
          <wp:docPr id="882883826"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FC16" w14:textId="77777777" w:rsidR="0097527B" w:rsidRDefault="00317CDB">
    <w:pPr>
      <w:pBdr>
        <w:bottom w:val="single" w:sz="4" w:space="6" w:color="D9D9D9"/>
      </w:pBdr>
      <w:spacing w:after="0"/>
    </w:pPr>
    <w:r>
      <w:rPr>
        <w:noProof/>
      </w:rPr>
      <w:drawing>
        <wp:inline distT="0" distB="0" distL="0" distR="0" wp14:anchorId="24693C9F" wp14:editId="7447727B">
          <wp:extent cx="333375" cy="152400"/>
          <wp:effectExtent l="0" t="0" r="0" b="0"/>
          <wp:docPr id="796721704"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63D" w14:textId="77777777" w:rsidR="0097527B" w:rsidRDefault="00317CDB">
    <w:pPr>
      <w:pBdr>
        <w:bottom w:val="single" w:sz="4" w:space="6" w:color="D9D9D9"/>
      </w:pBdr>
      <w:spacing w:after="0"/>
    </w:pPr>
    <w:r>
      <w:rPr>
        <w:noProof/>
      </w:rPr>
      <w:drawing>
        <wp:inline distT="0" distB="0" distL="0" distR="0" wp14:anchorId="73FFC6E6" wp14:editId="367E6D40">
          <wp:extent cx="333375" cy="152400"/>
          <wp:effectExtent l="0" t="0" r="0" b="0"/>
          <wp:docPr id="377110174"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2277D" w14:textId="77777777" w:rsidR="0097527B" w:rsidRDefault="00317CDB">
    <w:pPr>
      <w:pBdr>
        <w:bottom w:val="single" w:sz="4" w:space="6" w:color="D9D9D9"/>
      </w:pBdr>
      <w:spacing w:after="0"/>
    </w:pPr>
    <w:r>
      <w:rPr>
        <w:noProof/>
      </w:rPr>
      <w:drawing>
        <wp:inline distT="0" distB="0" distL="0" distR="0" wp14:anchorId="2B32084B" wp14:editId="3974E922">
          <wp:extent cx="333375" cy="152400"/>
          <wp:effectExtent l="0" t="0" r="0" b="0"/>
          <wp:docPr id="45767321"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2BDC" w14:textId="77777777" w:rsidR="0097527B" w:rsidRDefault="00317CDB">
    <w:pPr>
      <w:pBdr>
        <w:bottom w:val="single" w:sz="4" w:space="6" w:color="D9D9D9"/>
      </w:pBdr>
      <w:spacing w:after="0"/>
    </w:pPr>
    <w:r>
      <w:rPr>
        <w:noProof/>
      </w:rPr>
      <w:drawing>
        <wp:inline distT="0" distB="0" distL="0" distR="0" wp14:anchorId="5520868E" wp14:editId="5BD6E12E">
          <wp:extent cx="333375" cy="152400"/>
          <wp:effectExtent l="0" t="0" r="0" b="0"/>
          <wp:docPr id="90996677" name="Twip logo" descr="The Twip wordmark" title="Tw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 cy="152400"/>
                  </a:xfrm>
                  <a:prstGeom prst="rect">
                    <a:avLst/>
                  </a:prstGeom>
                </pic:spPr>
              </pic:pic>
            </a:graphicData>
          </a:graphic>
        </wp:inline>
      </w:drawing>
    </w:r>
    <w:r>
      <w:rPr>
        <w:rFonts w:ascii="Public Sans" w:eastAsia="Public Sans" w:hAnsi="Public Sans" w:cs="Public Sans"/>
        <w:caps/>
        <w:color w:val="6B6B6B"/>
        <w:spacing w:val="30"/>
        <w:sz w:val="14"/>
        <w:szCs w:val="14"/>
      </w:rPr>
      <w:ptab w:relativeTo="margin" w:alignment="right" w:leader="none"/>
    </w:r>
    <w:r>
      <w:rPr>
        <w:rFonts w:ascii="Public Sans" w:eastAsia="Public Sans" w:hAnsi="Public Sans" w:cs="Public Sans"/>
        <w:caps/>
        <w:color w:val="6B6B6B"/>
        <w:spacing w:val="30"/>
        <w:sz w:val="14"/>
        <w:szCs w:val="14"/>
      </w:rPr>
      <w:t>Feature Showcase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950"/>
    <w:multiLevelType w:val="hybridMultilevel"/>
    <w:tmpl w:val="E1A282C8"/>
    <w:lvl w:ilvl="0" w:tplc="CE703C28">
      <w:start w:val="1"/>
      <w:numFmt w:val="decimal"/>
      <w:lvlText w:val="%1"/>
      <w:lvlJc w:val="left"/>
      <w:pPr>
        <w:ind w:left="500" w:hanging="500"/>
      </w:pPr>
      <w:rPr>
        <w:b/>
        <w:bCs/>
        <w:color w:val="8C8C8C"/>
      </w:rPr>
    </w:lvl>
    <w:lvl w:ilvl="1" w:tplc="36FCC74C">
      <w:numFmt w:val="decimal"/>
      <w:lvlText w:val=""/>
      <w:lvlJc w:val="left"/>
    </w:lvl>
    <w:lvl w:ilvl="2" w:tplc="216EFDCE">
      <w:numFmt w:val="decimal"/>
      <w:lvlText w:val=""/>
      <w:lvlJc w:val="left"/>
    </w:lvl>
    <w:lvl w:ilvl="3" w:tplc="569C096C">
      <w:numFmt w:val="decimal"/>
      <w:lvlText w:val=""/>
      <w:lvlJc w:val="left"/>
    </w:lvl>
    <w:lvl w:ilvl="4" w:tplc="EDFC8E0C">
      <w:numFmt w:val="decimal"/>
      <w:lvlText w:val=""/>
      <w:lvlJc w:val="left"/>
    </w:lvl>
    <w:lvl w:ilvl="5" w:tplc="EA6CD486">
      <w:numFmt w:val="decimal"/>
      <w:lvlText w:val=""/>
      <w:lvlJc w:val="left"/>
    </w:lvl>
    <w:lvl w:ilvl="6" w:tplc="9AB482DE">
      <w:numFmt w:val="decimal"/>
      <w:lvlText w:val=""/>
      <w:lvlJc w:val="left"/>
    </w:lvl>
    <w:lvl w:ilvl="7" w:tplc="10CCB3F2">
      <w:numFmt w:val="decimal"/>
      <w:lvlText w:val=""/>
      <w:lvlJc w:val="left"/>
    </w:lvl>
    <w:lvl w:ilvl="8" w:tplc="D27EA4BC">
      <w:numFmt w:val="decimal"/>
      <w:lvlText w:val=""/>
      <w:lvlJc w:val="left"/>
    </w:lvl>
  </w:abstractNum>
  <w:abstractNum w:abstractNumId="1" w15:restartNumberingAfterBreak="0">
    <w:nsid w:val="127838E7"/>
    <w:multiLevelType w:val="hybridMultilevel"/>
    <w:tmpl w:val="5ABC635A"/>
    <w:lvl w:ilvl="0" w:tplc="FE3CFAC0">
      <w:start w:val="1"/>
      <w:numFmt w:val="lowerLetter"/>
      <w:lvlText w:val="(%1)"/>
      <w:lvlJc w:val="left"/>
      <w:pPr>
        <w:ind w:left="500" w:hanging="400"/>
      </w:pPr>
    </w:lvl>
    <w:lvl w:ilvl="1" w:tplc="269A36D2">
      <w:numFmt w:val="decimal"/>
      <w:lvlText w:val=""/>
      <w:lvlJc w:val="left"/>
    </w:lvl>
    <w:lvl w:ilvl="2" w:tplc="A1DAAA9C">
      <w:numFmt w:val="decimal"/>
      <w:lvlText w:val=""/>
      <w:lvlJc w:val="left"/>
    </w:lvl>
    <w:lvl w:ilvl="3" w:tplc="9A9E3DC8">
      <w:numFmt w:val="decimal"/>
      <w:lvlText w:val=""/>
      <w:lvlJc w:val="left"/>
    </w:lvl>
    <w:lvl w:ilvl="4" w:tplc="A0E61152">
      <w:numFmt w:val="decimal"/>
      <w:lvlText w:val=""/>
      <w:lvlJc w:val="left"/>
    </w:lvl>
    <w:lvl w:ilvl="5" w:tplc="CF382CF8">
      <w:numFmt w:val="decimal"/>
      <w:lvlText w:val=""/>
      <w:lvlJc w:val="left"/>
    </w:lvl>
    <w:lvl w:ilvl="6" w:tplc="746608B2">
      <w:numFmt w:val="decimal"/>
      <w:lvlText w:val=""/>
      <w:lvlJc w:val="left"/>
    </w:lvl>
    <w:lvl w:ilvl="7" w:tplc="09B0E952">
      <w:numFmt w:val="decimal"/>
      <w:lvlText w:val=""/>
      <w:lvlJc w:val="left"/>
    </w:lvl>
    <w:lvl w:ilvl="8" w:tplc="97FAF3A8">
      <w:numFmt w:val="decimal"/>
      <w:lvlText w:val=""/>
      <w:lvlJc w:val="left"/>
    </w:lvl>
  </w:abstractNum>
  <w:abstractNum w:abstractNumId="2" w15:restartNumberingAfterBreak="0">
    <w:nsid w:val="1B1822BE"/>
    <w:multiLevelType w:val="hybridMultilevel"/>
    <w:tmpl w:val="141A9CB6"/>
    <w:lvl w:ilvl="0" w:tplc="7780C6E0">
      <w:start w:val="1"/>
      <w:numFmt w:val="bullet"/>
      <w:lvlText w:val="✓"/>
      <w:lvlJc w:val="left"/>
      <w:pPr>
        <w:ind w:left="360" w:hanging="300"/>
      </w:pPr>
      <w:rPr>
        <w:b/>
        <w:bCs/>
      </w:rPr>
    </w:lvl>
    <w:lvl w:ilvl="1" w:tplc="25022F50">
      <w:numFmt w:val="decimal"/>
      <w:lvlText w:val=""/>
      <w:lvlJc w:val="left"/>
    </w:lvl>
    <w:lvl w:ilvl="2" w:tplc="86A4E5B0">
      <w:numFmt w:val="decimal"/>
      <w:lvlText w:val=""/>
      <w:lvlJc w:val="left"/>
    </w:lvl>
    <w:lvl w:ilvl="3" w:tplc="1D408AC6">
      <w:numFmt w:val="decimal"/>
      <w:lvlText w:val=""/>
      <w:lvlJc w:val="left"/>
    </w:lvl>
    <w:lvl w:ilvl="4" w:tplc="734821E8">
      <w:numFmt w:val="decimal"/>
      <w:lvlText w:val=""/>
      <w:lvlJc w:val="left"/>
    </w:lvl>
    <w:lvl w:ilvl="5" w:tplc="1FB0EADE">
      <w:numFmt w:val="decimal"/>
      <w:lvlText w:val=""/>
      <w:lvlJc w:val="left"/>
    </w:lvl>
    <w:lvl w:ilvl="6" w:tplc="FD6467F6">
      <w:numFmt w:val="decimal"/>
      <w:lvlText w:val=""/>
      <w:lvlJc w:val="left"/>
    </w:lvl>
    <w:lvl w:ilvl="7" w:tplc="E08015BE">
      <w:numFmt w:val="decimal"/>
      <w:lvlText w:val=""/>
      <w:lvlJc w:val="left"/>
    </w:lvl>
    <w:lvl w:ilvl="8" w:tplc="9CB44166">
      <w:numFmt w:val="decimal"/>
      <w:lvlText w:val=""/>
      <w:lvlJc w:val="left"/>
    </w:lvl>
  </w:abstractNum>
  <w:abstractNum w:abstractNumId="3" w15:restartNumberingAfterBreak="0">
    <w:nsid w:val="1D822B78"/>
    <w:multiLevelType w:val="hybridMultilevel"/>
    <w:tmpl w:val="C2C0C778"/>
    <w:lvl w:ilvl="0" w:tplc="D3B43134">
      <w:start w:val="1"/>
      <w:numFmt w:val="decimalZero"/>
      <w:lvlText w:val="%1"/>
      <w:lvlJc w:val="left"/>
      <w:pPr>
        <w:ind w:left="500" w:hanging="500"/>
      </w:pPr>
      <w:rPr>
        <w:b/>
        <w:bCs/>
        <w:color w:val="8C8C8C"/>
      </w:rPr>
    </w:lvl>
    <w:lvl w:ilvl="1" w:tplc="0A664564">
      <w:numFmt w:val="decimal"/>
      <w:lvlText w:val=""/>
      <w:lvlJc w:val="left"/>
    </w:lvl>
    <w:lvl w:ilvl="2" w:tplc="7F08BA7A">
      <w:numFmt w:val="decimal"/>
      <w:lvlText w:val=""/>
      <w:lvlJc w:val="left"/>
    </w:lvl>
    <w:lvl w:ilvl="3" w:tplc="62D4D1A2">
      <w:numFmt w:val="decimal"/>
      <w:lvlText w:val=""/>
      <w:lvlJc w:val="left"/>
    </w:lvl>
    <w:lvl w:ilvl="4" w:tplc="CFD01BD0">
      <w:numFmt w:val="decimal"/>
      <w:lvlText w:val=""/>
      <w:lvlJc w:val="left"/>
    </w:lvl>
    <w:lvl w:ilvl="5" w:tplc="641C194C">
      <w:numFmt w:val="decimal"/>
      <w:lvlText w:val=""/>
      <w:lvlJc w:val="left"/>
    </w:lvl>
    <w:lvl w:ilvl="6" w:tplc="BF48C80A">
      <w:numFmt w:val="decimal"/>
      <w:lvlText w:val=""/>
      <w:lvlJc w:val="left"/>
    </w:lvl>
    <w:lvl w:ilvl="7" w:tplc="DB201356">
      <w:numFmt w:val="decimal"/>
      <w:lvlText w:val=""/>
      <w:lvlJc w:val="left"/>
    </w:lvl>
    <w:lvl w:ilvl="8" w:tplc="1944BDFC">
      <w:numFmt w:val="decimal"/>
      <w:lvlText w:val=""/>
      <w:lvlJc w:val="left"/>
    </w:lvl>
  </w:abstractNum>
  <w:abstractNum w:abstractNumId="4" w15:restartNumberingAfterBreak="0">
    <w:nsid w:val="26DE4D01"/>
    <w:multiLevelType w:val="hybridMultilevel"/>
    <w:tmpl w:val="BAA601D6"/>
    <w:lvl w:ilvl="0" w:tplc="B8788C56">
      <w:start w:val="1"/>
      <w:numFmt w:val="bullet"/>
      <w:lvlText w:val="→"/>
      <w:lvlJc w:val="left"/>
      <w:pPr>
        <w:ind w:left="360" w:hanging="300"/>
      </w:pPr>
      <w:rPr>
        <w:color w:val="8C8C8C"/>
      </w:rPr>
    </w:lvl>
    <w:lvl w:ilvl="1" w:tplc="2348CCC6">
      <w:numFmt w:val="decimal"/>
      <w:lvlText w:val=""/>
      <w:lvlJc w:val="left"/>
    </w:lvl>
    <w:lvl w:ilvl="2" w:tplc="7320EC36">
      <w:numFmt w:val="decimal"/>
      <w:lvlText w:val=""/>
      <w:lvlJc w:val="left"/>
    </w:lvl>
    <w:lvl w:ilvl="3" w:tplc="84368F52">
      <w:numFmt w:val="decimal"/>
      <w:lvlText w:val=""/>
      <w:lvlJc w:val="left"/>
    </w:lvl>
    <w:lvl w:ilvl="4" w:tplc="AB6A99CA">
      <w:numFmt w:val="decimal"/>
      <w:lvlText w:val=""/>
      <w:lvlJc w:val="left"/>
    </w:lvl>
    <w:lvl w:ilvl="5" w:tplc="466C11F6">
      <w:numFmt w:val="decimal"/>
      <w:lvlText w:val=""/>
      <w:lvlJc w:val="left"/>
    </w:lvl>
    <w:lvl w:ilvl="6" w:tplc="6B3A0546">
      <w:numFmt w:val="decimal"/>
      <w:lvlText w:val=""/>
      <w:lvlJc w:val="left"/>
    </w:lvl>
    <w:lvl w:ilvl="7" w:tplc="93907742">
      <w:numFmt w:val="decimal"/>
      <w:lvlText w:val=""/>
      <w:lvlJc w:val="left"/>
    </w:lvl>
    <w:lvl w:ilvl="8" w:tplc="BCC43F0E">
      <w:numFmt w:val="decimal"/>
      <w:lvlText w:val=""/>
      <w:lvlJc w:val="left"/>
    </w:lvl>
  </w:abstractNum>
  <w:abstractNum w:abstractNumId="5" w15:restartNumberingAfterBreak="0">
    <w:nsid w:val="2AEB353D"/>
    <w:multiLevelType w:val="hybridMultilevel"/>
    <w:tmpl w:val="362E0112"/>
    <w:lvl w:ilvl="0" w:tplc="52307C52">
      <w:start w:val="1"/>
      <w:numFmt w:val="bullet"/>
      <w:lvlText w:val="–"/>
      <w:lvlJc w:val="left"/>
      <w:pPr>
        <w:ind w:left="360" w:hanging="300"/>
      </w:pPr>
      <w:rPr>
        <w:color w:val="8C8C8C"/>
      </w:rPr>
    </w:lvl>
    <w:lvl w:ilvl="1" w:tplc="FD96E626">
      <w:numFmt w:val="decimal"/>
      <w:lvlText w:val=""/>
      <w:lvlJc w:val="left"/>
    </w:lvl>
    <w:lvl w:ilvl="2" w:tplc="C5F4B0A6">
      <w:numFmt w:val="decimal"/>
      <w:lvlText w:val=""/>
      <w:lvlJc w:val="left"/>
    </w:lvl>
    <w:lvl w:ilvl="3" w:tplc="7E784AF2">
      <w:numFmt w:val="decimal"/>
      <w:lvlText w:val=""/>
      <w:lvlJc w:val="left"/>
    </w:lvl>
    <w:lvl w:ilvl="4" w:tplc="BD5E3F6A">
      <w:numFmt w:val="decimal"/>
      <w:lvlText w:val=""/>
      <w:lvlJc w:val="left"/>
    </w:lvl>
    <w:lvl w:ilvl="5" w:tplc="30AE0984">
      <w:numFmt w:val="decimal"/>
      <w:lvlText w:val=""/>
      <w:lvlJc w:val="left"/>
    </w:lvl>
    <w:lvl w:ilvl="6" w:tplc="560A0FF4">
      <w:numFmt w:val="decimal"/>
      <w:lvlText w:val=""/>
      <w:lvlJc w:val="left"/>
    </w:lvl>
    <w:lvl w:ilvl="7" w:tplc="6E3ECDD2">
      <w:numFmt w:val="decimal"/>
      <w:lvlText w:val=""/>
      <w:lvlJc w:val="left"/>
    </w:lvl>
    <w:lvl w:ilvl="8" w:tplc="A1326DCC">
      <w:numFmt w:val="decimal"/>
      <w:lvlText w:val=""/>
      <w:lvlJc w:val="left"/>
    </w:lvl>
  </w:abstractNum>
  <w:abstractNum w:abstractNumId="6" w15:restartNumberingAfterBreak="0">
    <w:nsid w:val="2AF94476"/>
    <w:multiLevelType w:val="multilevel"/>
    <w:tmpl w:val="3AD8E974"/>
    <w:lvl w:ilvl="0">
      <w:start w:val="1"/>
      <w:numFmt w:val="decimal"/>
      <w:lvlText w:val="%1."/>
      <w:lvlJc w:val="left"/>
      <w:pPr>
        <w:ind w:left="400" w:hanging="400"/>
      </w:pPr>
      <w:rPr>
        <w:b/>
        <w:bCs/>
      </w:rPr>
    </w:lvl>
    <w:lvl w:ilvl="1">
      <w:start w:val="1"/>
      <w:numFmt w:val="decimal"/>
      <w:lvlText w:val="%1.%2."/>
      <w:lvlJc w:val="left"/>
      <w:pPr>
        <w:ind w:left="1000" w:hanging="600"/>
      </w:pPr>
      <w:rPr>
        <w:color w:val="6B6B6B"/>
      </w:rPr>
    </w:lvl>
    <w:lvl w:ilvl="2">
      <w:start w:val="1"/>
      <w:numFmt w:val="decimal"/>
      <w:lvlText w:val="%1.%2.%3."/>
      <w:lvlJc w:val="left"/>
      <w:pPr>
        <w:ind w:left="1720" w:hanging="720"/>
      </w:pPr>
      <w:rPr>
        <w:color w:val="6B6B6B"/>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C0B111B"/>
    <w:multiLevelType w:val="hybridMultilevel"/>
    <w:tmpl w:val="D7A0CD4C"/>
    <w:lvl w:ilvl="0" w:tplc="60146420">
      <w:start w:val="1"/>
      <w:numFmt w:val="bullet"/>
      <w:lvlText w:val="▪"/>
      <w:lvlJc w:val="left"/>
      <w:pPr>
        <w:ind w:left="360" w:hanging="280"/>
      </w:pPr>
    </w:lvl>
    <w:lvl w:ilvl="1" w:tplc="A7004C8E">
      <w:start w:val="1"/>
      <w:numFmt w:val="bullet"/>
      <w:lvlText w:val="–"/>
      <w:lvlJc w:val="left"/>
      <w:pPr>
        <w:ind w:left="720" w:hanging="280"/>
      </w:pPr>
      <w:rPr>
        <w:color w:val="6B6B6B"/>
      </w:rPr>
    </w:lvl>
    <w:lvl w:ilvl="2" w:tplc="732865EC">
      <w:start w:val="1"/>
      <w:numFmt w:val="bullet"/>
      <w:lvlText w:val="◦"/>
      <w:lvlJc w:val="left"/>
      <w:pPr>
        <w:ind w:left="1080" w:hanging="280"/>
      </w:pPr>
      <w:rPr>
        <w:color w:val="6B6B6B"/>
      </w:rPr>
    </w:lvl>
    <w:lvl w:ilvl="3" w:tplc="AE323340">
      <w:numFmt w:val="decimal"/>
      <w:lvlText w:val=""/>
      <w:lvlJc w:val="left"/>
    </w:lvl>
    <w:lvl w:ilvl="4" w:tplc="B0449D86">
      <w:numFmt w:val="decimal"/>
      <w:lvlText w:val=""/>
      <w:lvlJc w:val="left"/>
    </w:lvl>
    <w:lvl w:ilvl="5" w:tplc="C206D384">
      <w:numFmt w:val="decimal"/>
      <w:lvlText w:val=""/>
      <w:lvlJc w:val="left"/>
    </w:lvl>
    <w:lvl w:ilvl="6" w:tplc="024C69E2">
      <w:numFmt w:val="decimal"/>
      <w:lvlText w:val=""/>
      <w:lvlJc w:val="left"/>
    </w:lvl>
    <w:lvl w:ilvl="7" w:tplc="67FE02BC">
      <w:numFmt w:val="decimal"/>
      <w:lvlText w:val=""/>
      <w:lvlJc w:val="left"/>
    </w:lvl>
    <w:lvl w:ilvl="8" w:tplc="5CF6AC2C">
      <w:numFmt w:val="decimal"/>
      <w:lvlText w:val=""/>
      <w:lvlJc w:val="left"/>
    </w:lvl>
  </w:abstractNum>
  <w:abstractNum w:abstractNumId="8" w15:restartNumberingAfterBreak="0">
    <w:nsid w:val="57342FEB"/>
    <w:multiLevelType w:val="hybridMultilevel"/>
    <w:tmpl w:val="2C0E6686"/>
    <w:lvl w:ilvl="0" w:tplc="97287F06">
      <w:start w:val="1"/>
      <w:numFmt w:val="upperRoman"/>
      <w:lvlText w:val="%1."/>
      <w:lvlJc w:val="left"/>
      <w:pPr>
        <w:ind w:left="500" w:hanging="400"/>
      </w:pPr>
      <w:rPr>
        <w:b/>
        <w:bCs/>
      </w:rPr>
    </w:lvl>
    <w:lvl w:ilvl="1" w:tplc="8334EBE2">
      <w:numFmt w:val="decimal"/>
      <w:lvlText w:val=""/>
      <w:lvlJc w:val="left"/>
    </w:lvl>
    <w:lvl w:ilvl="2" w:tplc="FD14A66C">
      <w:numFmt w:val="decimal"/>
      <w:lvlText w:val=""/>
      <w:lvlJc w:val="left"/>
    </w:lvl>
    <w:lvl w:ilvl="3" w:tplc="F1A8636A">
      <w:numFmt w:val="decimal"/>
      <w:lvlText w:val=""/>
      <w:lvlJc w:val="left"/>
    </w:lvl>
    <w:lvl w:ilvl="4" w:tplc="4984DB30">
      <w:numFmt w:val="decimal"/>
      <w:lvlText w:val=""/>
      <w:lvlJc w:val="left"/>
    </w:lvl>
    <w:lvl w:ilvl="5" w:tplc="47504864">
      <w:numFmt w:val="decimal"/>
      <w:lvlText w:val=""/>
      <w:lvlJc w:val="left"/>
    </w:lvl>
    <w:lvl w:ilvl="6" w:tplc="B0F2A268">
      <w:numFmt w:val="decimal"/>
      <w:lvlText w:val=""/>
      <w:lvlJc w:val="left"/>
    </w:lvl>
    <w:lvl w:ilvl="7" w:tplc="F636FDEC">
      <w:numFmt w:val="decimal"/>
      <w:lvlText w:val=""/>
      <w:lvlJc w:val="left"/>
    </w:lvl>
    <w:lvl w:ilvl="8" w:tplc="D9423128">
      <w:numFmt w:val="decimal"/>
      <w:lvlText w:val=""/>
      <w:lvlJc w:val="left"/>
    </w:lvl>
  </w:abstractNum>
  <w:abstractNum w:abstractNumId="9" w15:restartNumberingAfterBreak="0">
    <w:nsid w:val="5C1961D3"/>
    <w:multiLevelType w:val="hybridMultilevel"/>
    <w:tmpl w:val="38848380"/>
    <w:lvl w:ilvl="0" w:tplc="34E0BB8E">
      <w:start w:val="1"/>
      <w:numFmt w:val="decimalZero"/>
      <w:lvlText w:val="%1"/>
      <w:lvlJc w:val="left"/>
      <w:pPr>
        <w:ind w:left="720" w:hanging="720"/>
      </w:pPr>
      <w:rPr>
        <w:color w:val="8C8C8C"/>
      </w:rPr>
    </w:lvl>
    <w:lvl w:ilvl="1" w:tplc="E7C4F30C">
      <w:numFmt w:val="decimal"/>
      <w:lvlText w:val=""/>
      <w:lvlJc w:val="left"/>
    </w:lvl>
    <w:lvl w:ilvl="2" w:tplc="9C088CDE">
      <w:numFmt w:val="decimal"/>
      <w:lvlText w:val=""/>
      <w:lvlJc w:val="left"/>
    </w:lvl>
    <w:lvl w:ilvl="3" w:tplc="99AAAF4A">
      <w:numFmt w:val="decimal"/>
      <w:lvlText w:val=""/>
      <w:lvlJc w:val="left"/>
    </w:lvl>
    <w:lvl w:ilvl="4" w:tplc="3B906506">
      <w:numFmt w:val="decimal"/>
      <w:lvlText w:val=""/>
      <w:lvlJc w:val="left"/>
    </w:lvl>
    <w:lvl w:ilvl="5" w:tplc="37E4924C">
      <w:numFmt w:val="decimal"/>
      <w:lvlText w:val=""/>
      <w:lvlJc w:val="left"/>
    </w:lvl>
    <w:lvl w:ilvl="6" w:tplc="F6C45680">
      <w:numFmt w:val="decimal"/>
      <w:lvlText w:val=""/>
      <w:lvlJc w:val="left"/>
    </w:lvl>
    <w:lvl w:ilvl="7" w:tplc="D850F372">
      <w:numFmt w:val="decimal"/>
      <w:lvlText w:val=""/>
      <w:lvlJc w:val="left"/>
    </w:lvl>
    <w:lvl w:ilvl="8" w:tplc="1A3A6E68">
      <w:numFmt w:val="decimal"/>
      <w:lvlText w:val=""/>
      <w:lvlJc w:val="left"/>
    </w:lvl>
  </w:abstractNum>
  <w:abstractNum w:abstractNumId="10" w15:restartNumberingAfterBreak="0">
    <w:nsid w:val="7F791D33"/>
    <w:multiLevelType w:val="hybridMultilevel"/>
    <w:tmpl w:val="3CF2701E"/>
    <w:lvl w:ilvl="0" w:tplc="BF5E010C" w:tentative="1">
      <w:start w:val="1"/>
      <w:numFmt w:val="bullet"/>
      <w:lvlText w:val="●"/>
      <w:lvlJc w:val="left"/>
      <w:pPr>
        <w:ind w:left="720" w:hanging="360"/>
      </w:pPr>
    </w:lvl>
    <w:lvl w:ilvl="1" w:tplc="6DA6E8C2" w:tentative="1">
      <w:start w:val="1"/>
      <w:numFmt w:val="bullet"/>
      <w:lvlText w:val="○"/>
      <w:lvlJc w:val="left"/>
      <w:pPr>
        <w:ind w:left="1440" w:hanging="360"/>
      </w:pPr>
    </w:lvl>
    <w:lvl w:ilvl="2" w:tplc="10528004" w:tentative="1">
      <w:start w:val="1"/>
      <w:numFmt w:val="bullet"/>
      <w:lvlText w:val="■"/>
      <w:lvlJc w:val="left"/>
      <w:pPr>
        <w:ind w:left="2160" w:hanging="360"/>
      </w:pPr>
    </w:lvl>
    <w:lvl w:ilvl="3" w:tplc="A838EE2A" w:tentative="1">
      <w:start w:val="1"/>
      <w:numFmt w:val="bullet"/>
      <w:lvlText w:val="●"/>
      <w:lvlJc w:val="left"/>
      <w:pPr>
        <w:ind w:left="2880" w:hanging="360"/>
      </w:pPr>
    </w:lvl>
    <w:lvl w:ilvl="4" w:tplc="7AD22B46" w:tentative="1">
      <w:start w:val="1"/>
      <w:numFmt w:val="bullet"/>
      <w:lvlText w:val="○"/>
      <w:lvlJc w:val="left"/>
      <w:pPr>
        <w:ind w:left="3600" w:hanging="360"/>
      </w:pPr>
    </w:lvl>
    <w:lvl w:ilvl="5" w:tplc="61DE19E8" w:tentative="1">
      <w:start w:val="1"/>
      <w:numFmt w:val="bullet"/>
      <w:lvlText w:val="■"/>
      <w:lvlJc w:val="left"/>
      <w:pPr>
        <w:ind w:left="4320" w:hanging="360"/>
      </w:pPr>
    </w:lvl>
    <w:lvl w:ilvl="6" w:tplc="54800782" w:tentative="1">
      <w:start w:val="1"/>
      <w:numFmt w:val="bullet"/>
      <w:lvlText w:val="●"/>
      <w:lvlJc w:val="left"/>
      <w:pPr>
        <w:ind w:left="5040" w:hanging="360"/>
      </w:pPr>
    </w:lvl>
    <w:lvl w:ilvl="7" w:tplc="5BF0583C" w:tentative="1">
      <w:start w:val="1"/>
      <w:numFmt w:val="bullet"/>
      <w:lvlText w:val="●"/>
      <w:lvlJc w:val="left"/>
      <w:pPr>
        <w:ind w:left="5760" w:hanging="360"/>
      </w:pPr>
    </w:lvl>
    <w:lvl w:ilvl="8" w:tplc="641026B2" w:tentative="1">
      <w:start w:val="1"/>
      <w:numFmt w:val="bullet"/>
      <w:lvlText w:val="●"/>
      <w:lvlJc w:val="left"/>
      <w:pPr>
        <w:ind w:left="6480" w:hanging="360"/>
      </w:pPr>
    </w:lvl>
  </w:abstractNum>
  <w:num w:numId="1" w16cid:durableId="432675290">
    <w:abstractNumId w:val="10"/>
    <w:lvlOverride w:ilvl="0">
      <w:startOverride w:val="1"/>
    </w:lvlOverride>
  </w:num>
  <w:num w:numId="2" w16cid:durableId="288170280">
    <w:abstractNumId w:val="9"/>
    <w:lvlOverride w:ilvl="0">
      <w:startOverride w:val="1"/>
    </w:lvlOverride>
  </w:num>
  <w:num w:numId="3" w16cid:durableId="921065354">
    <w:abstractNumId w:val="2"/>
    <w:lvlOverride w:ilvl="0">
      <w:startOverride w:val="1"/>
    </w:lvlOverride>
  </w:num>
  <w:num w:numId="4" w16cid:durableId="1314792245">
    <w:abstractNumId w:val="4"/>
    <w:lvlOverride w:ilvl="0">
      <w:startOverride w:val="1"/>
    </w:lvlOverride>
  </w:num>
  <w:num w:numId="5" w16cid:durableId="804587940">
    <w:abstractNumId w:val="0"/>
    <w:lvlOverride w:ilvl="0">
      <w:startOverride w:val="1"/>
    </w:lvlOverride>
  </w:num>
  <w:num w:numId="6" w16cid:durableId="865481167">
    <w:abstractNumId w:val="7"/>
    <w:lvlOverride w:ilvl="0">
      <w:startOverride w:val="1"/>
    </w:lvlOverride>
    <w:lvlOverride w:ilvl="1">
      <w:startOverride w:val="1"/>
    </w:lvlOverride>
    <w:lvlOverride w:ilvl="2">
      <w:startOverride w:val="1"/>
    </w:lvlOverride>
  </w:num>
  <w:num w:numId="7" w16cid:durableId="1540241172">
    <w:abstractNumId w:val="5"/>
    <w:lvlOverride w:ilvl="0">
      <w:startOverride w:val="1"/>
    </w:lvlOverride>
  </w:num>
  <w:num w:numId="8" w16cid:durableId="2083946353">
    <w:abstractNumId w:val="6"/>
    <w:lvlOverride w:ilvl="0">
      <w:startOverride w:val="1"/>
    </w:lvlOverride>
    <w:lvlOverride w:ilvl="1">
      <w:startOverride w:val="1"/>
    </w:lvlOverride>
    <w:lvlOverride w:ilvl="2">
      <w:startOverride w:val="1"/>
    </w:lvlOverride>
  </w:num>
  <w:num w:numId="9" w16cid:durableId="524908667">
    <w:abstractNumId w:val="8"/>
    <w:lvlOverride w:ilvl="0">
      <w:startOverride w:val="1"/>
    </w:lvlOverride>
  </w:num>
  <w:num w:numId="10" w16cid:durableId="190581595">
    <w:abstractNumId w:val="1"/>
    <w:lvlOverride w:ilvl="0">
      <w:startOverride w:val="1"/>
    </w:lvlOverride>
  </w:num>
  <w:num w:numId="11" w16cid:durableId="13024564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27B"/>
    <w:rsid w:val="00317CDB"/>
    <w:rsid w:val="00800CFE"/>
    <w:rsid w:val="0097527B"/>
    <w:rsid w:val="00BA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E78F"/>
  <w15:docId w15:val="{EC578BE3-13E5-4387-8202-1EE628F5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erif 4" w:eastAsia="Source Serif 4" w:hAnsi="Source Serif 4" w:cs="Source Serif 4"/>
        <w:color w:val="000000"/>
        <w:lang w:val="en-US" w:eastAsia="en-U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6" w:space="8" w:color="000000"/>
      </w:pBdr>
      <w:spacing w:before="480" w:after="200" w:line="240" w:lineRule="auto"/>
      <w:outlineLvl w:val="0"/>
    </w:pPr>
    <w:rPr>
      <w:b/>
      <w:bCs/>
      <w:sz w:val="40"/>
      <w:szCs w:val="40"/>
    </w:rPr>
  </w:style>
  <w:style w:type="paragraph" w:styleId="Heading2">
    <w:name w:val="heading 2"/>
    <w:basedOn w:val="Normal"/>
    <w:next w:val="Normal"/>
    <w:uiPriority w:val="9"/>
    <w:unhideWhenUsed/>
    <w:qFormat/>
    <w:pPr>
      <w:keepNext/>
      <w:keepLines/>
      <w:spacing w:before="320" w:after="100"/>
      <w:outlineLvl w:val="1"/>
    </w:pPr>
    <w:rPr>
      <w:b/>
      <w:bCs/>
      <w:sz w:val="28"/>
      <w:szCs w:val="28"/>
    </w:rPr>
  </w:style>
  <w:style w:type="paragraph" w:styleId="Heading3">
    <w:name w:val="heading 3"/>
    <w:basedOn w:val="Normal"/>
    <w:next w:val="Normal"/>
    <w:uiPriority w:val="9"/>
    <w:unhideWhenUsed/>
    <w:qFormat/>
    <w:pPr>
      <w:keepNext/>
      <w:spacing w:before="200" w:after="60"/>
      <w:outlineLvl w:val="2"/>
    </w:pPr>
    <w:rPr>
      <w:b/>
      <w:bCs/>
      <w:smallCaps/>
      <w:spacing w:val="1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next w:val="Normal"/>
    <w:uiPriority w:val="10"/>
    <w:qFormat/>
    <w:pPr>
      <w:spacing w:after="120" w:line="240" w:lineRule="auto"/>
    </w:pPr>
    <w:rPr>
      <w:b/>
      <w:bCs/>
      <w:sz w:val="64"/>
      <w:szCs w:val="64"/>
    </w:rPr>
  </w:style>
  <w:style w:type="paragraph" w:styleId="Subtitle">
    <w:name w:val="Subtitle"/>
    <w:basedOn w:val="Normal"/>
    <w:next w:val="Normal"/>
    <w:uiPriority w:val="11"/>
    <w:qFormat/>
    <w:pPr>
      <w:spacing w:after="360" w:line="300" w:lineRule="auto"/>
    </w:pPr>
    <w:rPr>
      <w:i/>
      <w:iCs/>
      <w:color w:val="6B6B6B"/>
      <w:sz w:val="28"/>
      <w:szCs w:val="28"/>
    </w:rPr>
  </w:style>
  <w:style w:type="paragraph" w:customStyle="1" w:styleId="Eyebrow">
    <w:name w:val="Eyebrow"/>
    <w:basedOn w:val="Normal"/>
    <w:next w:val="Normal"/>
    <w:qFormat/>
    <w:pPr>
      <w:keepNext/>
      <w:spacing w:after="60"/>
    </w:pPr>
    <w:rPr>
      <w:rFonts w:ascii="Public Sans" w:eastAsia="Public Sans" w:hAnsi="Public Sans" w:cs="Public Sans"/>
      <w:caps/>
      <w:color w:val="6B6B6B"/>
      <w:spacing w:val="40"/>
      <w:sz w:val="14"/>
      <w:szCs w:val="14"/>
    </w:rPr>
  </w:style>
  <w:style w:type="paragraph" w:customStyle="1" w:styleId="Lead">
    <w:name w:val="Lead"/>
    <w:basedOn w:val="Normal"/>
    <w:next w:val="Normal"/>
    <w:qFormat/>
    <w:pPr>
      <w:spacing w:after="200" w:line="320" w:lineRule="auto"/>
    </w:pPr>
    <w:rPr>
      <w:sz w:val="25"/>
      <w:szCs w:val="25"/>
    </w:rPr>
  </w:style>
  <w:style w:type="paragraph" w:customStyle="1" w:styleId="Callout">
    <w:name w:val="Callout"/>
    <w:basedOn w:val="Normal"/>
    <w:next w:val="Normal"/>
    <w:qFormat/>
    <w:pPr>
      <w:pBdr>
        <w:top w:val="single" w:sz="4" w:space="6" w:color="F5F5F5"/>
        <w:left w:val="single" w:sz="36" w:space="10" w:color="000000"/>
        <w:bottom w:val="single" w:sz="4" w:space="6" w:color="F5F5F5"/>
        <w:right w:val="single" w:sz="4" w:space="6" w:color="F5F5F5"/>
      </w:pBdr>
      <w:shd w:val="clear" w:color="auto" w:fill="F5F5F5"/>
      <w:spacing w:before="120" w:after="200"/>
      <w:ind w:left="240" w:right="120"/>
    </w:pPr>
    <w:rPr>
      <w:sz w:val="19"/>
      <w:szCs w:val="19"/>
    </w:rPr>
  </w:style>
  <w:style w:type="paragraph" w:customStyle="1" w:styleId="PullQuote">
    <w:name w:val="Pull Quote"/>
    <w:basedOn w:val="Normal"/>
    <w:next w:val="Normal"/>
    <w:qFormat/>
    <w:pPr>
      <w:pBdr>
        <w:left w:val="single" w:sz="48" w:space="14" w:color="8C8C8C"/>
      </w:pBdr>
      <w:spacing w:before="240" w:after="240" w:line="340" w:lineRule="auto"/>
      <w:ind w:left="360"/>
    </w:pPr>
    <w:rPr>
      <w:i/>
      <w:iCs/>
      <w:sz w:val="30"/>
      <w:szCs w:val="30"/>
    </w:rPr>
  </w:style>
  <w:style w:type="paragraph" w:customStyle="1" w:styleId="Code">
    <w:name w:val="Code"/>
    <w:basedOn w:val="Normal"/>
    <w:next w:val="Normal"/>
    <w:qFormat/>
    <w:pPr>
      <w:keepNext/>
      <w:pBdr>
        <w:top w:val="single" w:sz="4" w:space="6" w:color="F5F5F5"/>
        <w:left w:val="single" w:sz="4" w:space="6" w:color="F5F5F5"/>
        <w:bottom w:val="single" w:sz="4" w:space="6" w:color="F5F5F5"/>
        <w:right w:val="single" w:sz="4" w:space="6" w:color="F5F5F5"/>
      </w:pBdr>
      <w:shd w:val="clear" w:color="auto" w:fill="F5F5F5"/>
      <w:spacing w:after="0" w:line="252" w:lineRule="auto"/>
      <w:ind w:left="140" w:right="140"/>
    </w:pPr>
    <w:rPr>
      <w:rFonts w:ascii="Consolas" w:eastAsia="Consolas" w:hAnsi="Consolas" w:cs="Consolas"/>
      <w:sz w:val="17"/>
      <w:szCs w:val="17"/>
    </w:rPr>
  </w:style>
  <w:style w:type="paragraph" w:styleId="Caption">
    <w:name w:val="caption"/>
    <w:basedOn w:val="Normal"/>
    <w:next w:val="Normal"/>
    <w:qFormat/>
    <w:pPr>
      <w:spacing w:before="100" w:after="240"/>
    </w:pPr>
    <w:rPr>
      <w:rFonts w:ascii="Public Sans" w:eastAsia="Public Sans" w:hAnsi="Public Sans" w:cs="Public Sans"/>
      <w:color w:val="6B6B6B"/>
      <w:sz w:val="14"/>
      <w:szCs w:val="14"/>
    </w:rPr>
  </w:style>
  <w:style w:type="paragraph" w:customStyle="1" w:styleId="TableText">
    <w:name w:val="Table Text"/>
    <w:basedOn w:val="Normal"/>
    <w:qFormat/>
    <w:pPr>
      <w:keepNext/>
      <w:spacing w:after="0" w:line="252" w:lineRule="auto"/>
    </w:pPr>
    <w:rPr>
      <w:rFonts w:ascii="Public Sans" w:eastAsia="Public Sans" w:hAnsi="Public Sans" w:cs="Public Sans"/>
      <w:sz w:val="17"/>
      <w:szCs w:val="17"/>
    </w:rPr>
  </w:style>
  <w:style w:type="paragraph" w:customStyle="1" w:styleId="TableSerif">
    <w:name w:val="Table Serif"/>
    <w:basedOn w:val="TableText"/>
    <w:qFormat/>
    <w:rPr>
      <w:rFonts w:ascii="Source Serif 4" w:eastAsia="Source Serif 4" w:hAnsi="Source Serif 4" w:cs="Source Serif 4"/>
      <w:sz w:val="19"/>
      <w:szCs w:val="19"/>
    </w:rPr>
  </w:style>
  <w:style w:type="paragraph" w:customStyle="1" w:styleId="TableHead">
    <w:name w:val="Table Head"/>
    <w:basedOn w:val="TableText"/>
    <w:qFormat/>
    <w:rPr>
      <w:b/>
      <w:bCs/>
      <w:caps/>
      <w:color w:val="FFFFFF"/>
      <w:spacing w:val="20"/>
      <w:sz w:val="16"/>
      <w:szCs w:val="16"/>
    </w:rPr>
  </w:style>
  <w:style w:type="paragraph" w:customStyle="1" w:styleId="ListText">
    <w:name w:val="List Text"/>
    <w:basedOn w:val="Normal"/>
    <w:qFormat/>
    <w:pPr>
      <w:spacing w:after="60"/>
    </w:pPr>
  </w:style>
  <w:style w:type="paragraph" w:customStyle="1" w:styleId="Stat">
    <w:name w:val="Stat"/>
    <w:basedOn w:val="Normal"/>
    <w:qFormat/>
    <w:pPr>
      <w:keepNext/>
      <w:spacing w:after="0" w:line="240" w:lineRule="auto"/>
    </w:pPr>
    <w:rPr>
      <w:b/>
      <w:bCs/>
      <w:sz w:val="52"/>
      <w:szCs w:val="52"/>
    </w:rPr>
  </w:style>
  <w:style w:type="paragraph" w:customStyle="1" w:styleId="StatLabel">
    <w:name w:val="Stat Label"/>
    <w:basedOn w:val="Normal"/>
    <w:qFormat/>
    <w:pPr>
      <w:keepNext/>
      <w:spacing w:before="60" w:after="0" w:line="228" w:lineRule="auto"/>
    </w:pPr>
    <w:rPr>
      <w:rFonts w:ascii="Public Sans" w:eastAsia="Public Sans" w:hAnsi="Public Sans" w:cs="Public Sans"/>
      <w:color w:val="6B6B6B"/>
      <w:sz w:val="14"/>
      <w:szCs w:val="14"/>
    </w:rPr>
  </w:style>
  <w:style w:type="character" w:customStyle="1" w:styleId="InlineCode">
    <w:name w:val="Inline Code"/>
    <w:uiPriority w:val="99"/>
    <w:unhideWhenUsed/>
    <w:rPr>
      <w:rFonts w:ascii="Consolas" w:eastAsia="Consolas" w:hAnsi="Consolas" w:cs="Consolas"/>
      <w:sz w:val="17"/>
      <w:szCs w:val="17"/>
      <w:shd w:val="clear" w:color="auto" w:fill="F5F5F5"/>
    </w:rPr>
  </w:style>
  <w:style w:type="character" w:customStyle="1" w:styleId="Keyboard">
    <w:name w:val="Keyboard"/>
    <w:uiPriority w:val="99"/>
    <w:unhideWhenUsed/>
    <w:rPr>
      <w:rFonts w:ascii="Consolas" w:eastAsia="Consolas" w:hAnsi="Consolas" w:cs="Consolas"/>
      <w:b/>
      <w:bCs/>
      <w:sz w:val="16"/>
      <w:szCs w:val="16"/>
      <w:bdr w:val="single" w:sz="4" w:space="0" w:color="D9D9D9"/>
      <w:shd w:val="clear" w:color="auto" w:fill="E6E6E6"/>
    </w:rPr>
  </w:style>
  <w:style w:type="character" w:customStyle="1" w:styleId="Accent">
    <w:name w:val="Accent"/>
    <w:uiPriority w:val="99"/>
    <w:unhideWhenUsed/>
    <w:rPr>
      <w:b/>
      <w:bCs/>
      <w:color w:val="8C8C8C"/>
    </w:rPr>
  </w:style>
  <w:style w:type="character" w:styleId="Hyperlink">
    <w:name w:val="Hyperlink"/>
    <w:uiPriority w:val="99"/>
    <w:unhideWhenUsed/>
    <w:rPr>
      <w:color w:val="000000"/>
      <w:u w:val="single" w:color="8C8C8C"/>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omments" Target="comments.xml"/><Relationship Id="rId26" Type="http://schemas.openxmlformats.org/officeDocument/2006/relationships/hyperlink" Target="https://github.com/jaxcksn/twip" TargetMode="Externa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jaxcksn.github.io/twip/" TargetMode="External"/><Relationship Id="rId2" Type="http://schemas.openxmlformats.org/officeDocument/2006/relationships/styles" Target="styles.xml"/><Relationship Id="rId16" Type="http://schemas.openxmlformats.org/officeDocument/2006/relationships/header" Target="header5.xml"/><Relationship Id="rId20" Type="http://schemas.microsoft.com/office/2016/09/relationships/commentsIds" Target="commentsIds.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header" Target="header2.xml"/><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3188</Words>
  <Characters>18174</Characters>
  <Application>Microsoft Office Word</Application>
  <DocSecurity>0</DocSecurity>
  <Lines>151</Lines>
  <Paragraphs>42</Paragraphs>
  <ScaleCrop>false</ScaleCrop>
  <Company>Tyler Technologies, Inc</Company>
  <LinksUpToDate>false</LinksUpToDate>
  <CharactersWithSpaces>21320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Twip Feature Showcase</dc:title>
  <dc:subject>A tour of the Twip DOCX engine</dc:subject>
  <dc:creator>Jackson Casey</dc:creator>
  <cp:keywords>Twip, DOCX, layout, editor</cp:keywords>
  <dc:description>Styles, tables, columns, lists, review and more, branded for Twip.</dc:description>
  <cp:lastModifiedBy>Casey, Jackson</cp:lastModifiedBy>
  <cp:revision>2</cp:revision>
  <dcterms:created xsi:type="dcterms:W3CDTF">2026-10-29T16:14:00Z</dcterms:created>
  <dcterms:modified xsi:type="dcterms:W3CDTF">2026-10-29T16:14:00Z</dcterms:modified>
</cp:coreProperties>
</file>