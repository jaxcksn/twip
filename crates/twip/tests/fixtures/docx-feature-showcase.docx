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5588" w14:textId="77777777" w:rsidR="00FE3E79" w:rsidRDefault="007D3AC0">
      <w:pPr>
        <w:spacing w:after="480"/>
      </w:pPr>
      <w:r>
        <w:rPr>
          <w:noProof/>
        </w:rPr>
        <w:drawing>
          <wp:inline distT="0" distB="0" distL="0" distR="0" wp14:anchorId="70D1E215" wp14:editId="3EDB259B">
            <wp:extent cx="5943600" cy="1981200"/>
            <wp:effectExtent l="0" t="0" r="0" b="0"/>
            <wp:docPr id="1" name="banner" descr="Abstract navy and teal gradien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981200"/>
                    </a:xfrm>
                    <a:prstGeom prst="rect">
                      <a:avLst/>
                    </a:prstGeom>
                  </pic:spPr>
                </pic:pic>
              </a:graphicData>
            </a:graphic>
          </wp:inline>
        </w:drawing>
      </w:r>
    </w:p>
    <w:p w14:paraId="2EDE0B8A" w14:textId="77777777" w:rsidR="00FE3E79" w:rsidRDefault="007D3AC0">
      <w:pPr>
        <w:pStyle w:val="Title"/>
      </w:pPr>
      <w:r>
        <w:t>DOCX Feature Showcase</w:t>
      </w:r>
    </w:p>
    <w:p w14:paraId="176D6B67" w14:textId="77777777" w:rsidR="00FE3E79" w:rsidRDefault="007D3AC0">
      <w:pPr>
        <w:pStyle w:val="Subtitle"/>
      </w:pPr>
      <w:r>
        <w:t>A tour of WordprocessingML: typography, layout, tables, objects and review</w:t>
      </w:r>
    </w:p>
    <w:p w14:paraId="5BBDFFB8" w14:textId="77777777" w:rsidR="00FE3E79" w:rsidRDefault="007D3AC0">
      <w:pPr>
        <w:spacing w:after="600"/>
      </w:pPr>
      <w:r>
        <w:rPr>
          <w:sz w:val="24"/>
          <w:szCs w:val="24"/>
        </w:rPr>
        <w:t xml:space="preserve">This single file exercises </w:t>
      </w:r>
      <w:r>
        <w:rPr>
          <w:b/>
          <w:bCs/>
          <w:color w:val="0E7C86"/>
          <w:sz w:val="24"/>
          <w:szCs w:val="24"/>
        </w:rPr>
        <w:t xml:space="preserve">styles, numbering, sections, fields, footnotes, comments, tracked changes, charts, shapes, equations </w:t>
      </w:r>
      <w:r>
        <w:rPr>
          <w:sz w:val="24"/>
          <w:szCs w:val="24"/>
        </w:rPr>
        <w:t>and a deliberately difficult table — everything an editor needs to get right.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200"/>
        <w:gridCol w:w="7160"/>
      </w:tblGrid>
      <w:tr w:rsidR="00FE3E79" w14:paraId="7E781730" w14:textId="77777777">
        <w:tc>
          <w:tcPr>
            <w:tcW w:w="2200" w:type="dxa"/>
            <w:tcBorders>
              <w:top w:val="none" w:sz="0" w:space="0" w:color="FFFFFF"/>
              <w:left w:val="none" w:sz="0" w:space="0" w:color="FFFFFF"/>
              <w:bottom w:val="single" w:sz="4" w:space="0" w:color="D9DEE5"/>
              <w:right w:val="none" w:sz="0" w:space="0" w:color="FFFFFF"/>
            </w:tcBorders>
            <w:vAlign w:val="center"/>
          </w:tcPr>
          <w:p w14:paraId="2308239E" w14:textId="77777777" w:rsidR="00FE3E79" w:rsidRDefault="007D3AC0">
            <w:pPr>
              <w:spacing w:after="0"/>
            </w:pPr>
            <w:r>
              <w:rPr>
                <w:smallCaps/>
                <w:color w:val="6B7280"/>
                <w:sz w:val="20"/>
                <w:szCs w:val="20"/>
              </w:rPr>
              <w:t>Document</w:t>
            </w:r>
          </w:p>
        </w:tc>
        <w:tc>
          <w:tcPr>
            <w:tcW w:w="7160" w:type="dxa"/>
            <w:tcBorders>
              <w:top w:val="none" w:sz="0" w:space="0" w:color="FFFFFF"/>
              <w:left w:val="none" w:sz="0" w:space="0" w:color="FFFFFF"/>
              <w:bottom w:val="single" w:sz="4" w:space="0" w:color="D9DEE5"/>
              <w:right w:val="none" w:sz="0" w:space="0" w:color="FFFFFF"/>
            </w:tcBorders>
            <w:vAlign w:val="center"/>
          </w:tcPr>
          <w:p w14:paraId="0A4B1BD9" w14:textId="77777777" w:rsidR="00FE3E79" w:rsidRDefault="007D3AC0">
            <w:pPr>
              <w:spacing w:after="0"/>
            </w:pPr>
            <w:r>
              <w:rPr>
                <w:color w:val="1F3864"/>
                <w:sz w:val="20"/>
                <w:szCs w:val="20"/>
              </w:rPr>
              <w:t>Feature showcase / editor fidelity demo</w:t>
            </w:r>
          </w:p>
        </w:tc>
      </w:tr>
      <w:tr w:rsidR="00FE3E79" w14:paraId="099042E0" w14:textId="77777777">
        <w:tc>
          <w:tcPr>
            <w:tcW w:w="2200" w:type="dxa"/>
            <w:tcBorders>
              <w:top w:val="none" w:sz="0" w:space="0" w:color="FFFFFF"/>
              <w:left w:val="none" w:sz="0" w:space="0" w:color="FFFFFF"/>
              <w:bottom w:val="single" w:sz="4" w:space="0" w:color="D9DEE5"/>
              <w:right w:val="none" w:sz="0" w:space="0" w:color="FFFFFF"/>
            </w:tcBorders>
            <w:vAlign w:val="center"/>
          </w:tcPr>
          <w:p w14:paraId="601E97F4" w14:textId="77777777" w:rsidR="00FE3E79" w:rsidRDefault="007D3AC0">
            <w:pPr>
              <w:spacing w:after="0"/>
            </w:pPr>
            <w:r>
              <w:rPr>
                <w:smallCaps/>
                <w:color w:val="6B7280"/>
                <w:sz w:val="20"/>
                <w:szCs w:val="20"/>
              </w:rPr>
              <w:t>Version</w:t>
            </w:r>
          </w:p>
        </w:tc>
        <w:tc>
          <w:tcPr>
            <w:tcW w:w="7160" w:type="dxa"/>
            <w:tcBorders>
              <w:top w:val="none" w:sz="0" w:space="0" w:color="FFFFFF"/>
              <w:left w:val="none" w:sz="0" w:space="0" w:color="FFFFFF"/>
              <w:bottom w:val="single" w:sz="4" w:space="0" w:color="D9DEE5"/>
              <w:right w:val="none" w:sz="0" w:space="0" w:color="FFFFFF"/>
            </w:tcBorders>
            <w:vAlign w:val="center"/>
          </w:tcPr>
          <w:p w14:paraId="10B84DE0" w14:textId="77777777" w:rsidR="00FE3E79" w:rsidRDefault="007D3AC0">
            <w:pPr>
              <w:spacing w:after="0"/>
            </w:pPr>
            <w:r>
              <w:rPr>
                <w:color w:val="1F3864"/>
                <w:sz w:val="20"/>
                <w:szCs w:val="20"/>
              </w:rPr>
              <w:t>1.0</w:t>
            </w:r>
          </w:p>
        </w:tc>
      </w:tr>
      <w:tr w:rsidR="00FE3E79" w14:paraId="45F7BE71" w14:textId="77777777">
        <w:tc>
          <w:tcPr>
            <w:tcW w:w="2200" w:type="dxa"/>
            <w:tcBorders>
              <w:top w:val="none" w:sz="0" w:space="0" w:color="FFFFFF"/>
              <w:left w:val="none" w:sz="0" w:space="0" w:color="FFFFFF"/>
              <w:bottom w:val="single" w:sz="4" w:space="0" w:color="D9DEE5"/>
              <w:right w:val="none" w:sz="0" w:space="0" w:color="FFFFFF"/>
            </w:tcBorders>
            <w:vAlign w:val="center"/>
          </w:tcPr>
          <w:p w14:paraId="7E623D33" w14:textId="77777777" w:rsidR="00FE3E79" w:rsidRDefault="007D3AC0">
            <w:pPr>
              <w:spacing w:after="0"/>
            </w:pPr>
            <w:r>
              <w:rPr>
                <w:smallCaps/>
                <w:color w:val="6B7280"/>
                <w:sz w:val="20"/>
                <w:szCs w:val="20"/>
              </w:rPr>
              <w:t>Date</w:t>
            </w:r>
          </w:p>
        </w:tc>
        <w:tc>
          <w:tcPr>
            <w:tcW w:w="7160" w:type="dxa"/>
            <w:tcBorders>
              <w:top w:val="none" w:sz="0" w:space="0" w:color="FFFFFF"/>
              <w:left w:val="none" w:sz="0" w:space="0" w:color="FFFFFF"/>
              <w:bottom w:val="single" w:sz="4" w:space="0" w:color="D9DEE5"/>
              <w:right w:val="none" w:sz="0" w:space="0" w:color="FFFFFF"/>
            </w:tcBorders>
            <w:vAlign w:val="center"/>
          </w:tcPr>
          <w:p w14:paraId="19D2C5B7" w14:textId="77777777" w:rsidR="00FE3E79" w:rsidRDefault="007D3AC0">
            <w:pPr>
              <w:spacing w:after="0"/>
            </w:pPr>
            <w:r>
              <w:rPr>
                <w:color w:val="1F3864"/>
                <w:sz w:val="20"/>
                <w:szCs w:val="20"/>
              </w:rPr>
              <w:t>October 26, 2026</w:t>
            </w:r>
          </w:p>
        </w:tc>
      </w:tr>
      <w:tr w:rsidR="00FE3E79" w14:paraId="5DDA7CE2" w14:textId="77777777">
        <w:tc>
          <w:tcPr>
            <w:tcW w:w="2200" w:type="dxa"/>
            <w:tcBorders>
              <w:top w:val="none" w:sz="0" w:space="0" w:color="FFFFFF"/>
              <w:left w:val="none" w:sz="0" w:space="0" w:color="FFFFFF"/>
              <w:bottom w:val="single" w:sz="4" w:space="0" w:color="D9DEE5"/>
              <w:right w:val="none" w:sz="0" w:space="0" w:color="FFFFFF"/>
            </w:tcBorders>
            <w:vAlign w:val="center"/>
          </w:tcPr>
          <w:p w14:paraId="4C51E166" w14:textId="77777777" w:rsidR="00FE3E79" w:rsidRDefault="007D3AC0">
            <w:pPr>
              <w:spacing w:after="0"/>
            </w:pPr>
            <w:r>
              <w:rPr>
                <w:smallCaps/>
                <w:color w:val="6B7280"/>
                <w:sz w:val="20"/>
                <w:szCs w:val="20"/>
              </w:rPr>
              <w:t>Page size</w:t>
            </w:r>
          </w:p>
        </w:tc>
        <w:tc>
          <w:tcPr>
            <w:tcW w:w="7160" w:type="dxa"/>
            <w:tcBorders>
              <w:top w:val="none" w:sz="0" w:space="0" w:color="FFFFFF"/>
              <w:left w:val="none" w:sz="0" w:space="0" w:color="FFFFFF"/>
              <w:bottom w:val="single" w:sz="4" w:space="0" w:color="D9DEE5"/>
              <w:right w:val="none" w:sz="0" w:space="0" w:color="FFFFFF"/>
            </w:tcBorders>
            <w:vAlign w:val="center"/>
          </w:tcPr>
          <w:p w14:paraId="7C40D28E" w14:textId="77777777" w:rsidR="00FE3E79" w:rsidRDefault="007D3AC0">
            <w:pPr>
              <w:spacing w:after="0"/>
            </w:pPr>
            <w:r>
              <w:rPr>
                <w:color w:val="1F3864"/>
                <w:sz w:val="20"/>
                <w:szCs w:val="20"/>
              </w:rPr>
              <w:t>US Letter, portrait + one landscape section</w:t>
            </w:r>
          </w:p>
        </w:tc>
      </w:tr>
    </w:tbl>
    <w:p w14:paraId="21F5C824" w14:textId="77777777" w:rsidR="00FE3E79" w:rsidRDefault="007D3AC0">
      <w:pPr>
        <w:spacing w:before="600"/>
        <w:sectPr w:rsidR="00FE3E79">
          <w:headerReference w:type="first" r:id="rId8"/>
          <w:footerReference w:type="first" r:id="rId9"/>
          <w:pgSz w:w="12240" w:h="15840"/>
          <w:pgMar w:top="1440" w:right="1440" w:bottom="1440" w:left="1440" w:header="720" w:footer="720" w:gutter="0"/>
          <w:pgBorders w:offsetFrom="page">
            <w:top w:val="single" w:sz="12" w:space="0" w:color="1F3864"/>
            <w:left w:val="single" w:sz="12" w:space="0" w:color="1F3864"/>
            <w:bottom w:val="single" w:sz="12" w:space="0" w:color="1F3864"/>
            <w:right w:val="single" w:sz="12" w:space="0" w:color="1F3864"/>
          </w:pgBorders>
          <w:cols w:space="720"/>
          <w:titlePg/>
          <w:docGrid w:linePitch="360"/>
        </w:sectPr>
      </w:pPr>
      <w:r>
        <w:rPr>
          <w:noProof/>
        </w:rPr>
        <mc:AlternateContent>
          <mc:Choice Requires="wps">
            <w:drawing>
              <wp:inline distT="0" distB="0" distL="0" distR="0" wp14:anchorId="783E8D63" wp14:editId="12C30641">
                <wp:extent cx="5943600" cy="438150"/>
                <wp:effectExtent l="0" t="0" r="0" b="0"/>
                <wp:docPr id="2" name="Rectangle: Rounded Corne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0" cy="438150"/>
                        </a:xfrm>
                        <a:prstGeom prst="roundRect">
                          <a:avLst/>
                        </a:prstGeom>
                        <a:solidFill>
                          <a:srgbClr val="1F3864"/>
                        </a:solidFill>
                        <a:ln>
                          <a:noFill/>
                        </a:ln>
                      </wps:spPr>
                      <wps:txbx>
                        <w:txbxContent>
                          <w:p w14:paraId="32B93BB8" w14:textId="77777777" w:rsidR="00FE3E79" w:rsidRDefault="007D3AC0">
                            <w:pPr>
                              <w:spacing w:after="0"/>
                              <w:jc w:val="center"/>
                            </w:pPr>
                            <w:r>
                              <w:rPr>
                                <w:b/>
                                <w:bCs/>
                                <w:color w:val="FFC857"/>
                              </w:rPr>
                              <w:t xml:space="preserve">Tip: </w:t>
                            </w:r>
                            <w:r>
                              <w:rPr>
                                <w:color w:val="FFFFFF"/>
                              </w:rPr>
                              <w:t>open the Navigation pane — every heading is a real outline level.</w:t>
                            </w:r>
                          </w:p>
                        </w:txbxContent>
                      </wps:txbx>
                      <wps:bodyPr anchor="ctr"/>
                    </wps:wsp>
                  </a:graphicData>
                </a:graphic>
              </wp:inline>
            </w:drawing>
          </mc:Choice>
          <mc:Fallback>
            <w:pict>
              <v:roundrect w14:anchorId="783E8D63" id="Rectangle: Rounded Corners 2" o:spid="_x0000_s1026" style="width:468pt;height:3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" fillcolor="#1f3864" stroked="f">
                <o:lock v:ext="edit" aspectratio="t"/>
                <v:textbox>
                  <w:txbxContent>
                    <w:p w14:paraId="32B93BB8" w14:textId="77777777" w:rsidR="00FE3E79" w:rsidRDefault="007D3AC0">
                      <w:pPr>
                        <w:spacing w:after="0"/>
                        <w:jc w:val="center"/>
                      </w:pPr>
                      <w:r>
                        <w:rPr>
                          <w:b/>
                          <w:bCs/>
                          <w:color w:val="FFC857"/>
                        </w:rPr>
                        <w:t xml:space="preserve">Tip: </w:t>
                      </w:r>
                      <w:r>
                        <w:rPr>
                          <w:color w:val="FFFFFF"/>
                        </w:rPr>
                        <w:t>open the Navigation pane — every heading is a real outline level.</w:t>
                      </w:r>
                    </w:p>
                  </w:txbxContent>
                </v:textbox>
                <w10:anchorlock/>
              </v:roundrect>
            </w:pict>
          </mc:Fallback>
        </mc:AlternateContent>
      </w:r>
    </w:p>
    <w:p w14:paraId="6D0BBEFA" w14:textId="77777777" w:rsidR="00FE3E79" w:rsidRDefault="007D3AC0">
      <w:pPr>
        <w:pStyle w:val="TOCHeading"/>
      </w:pPr>
      <w:r>
        <w:lastRenderedPageBreak/>
        <w:t>Contents</w:t>
      </w:r>
    </w:p>
    <w:sdt>
      <w:sdtPr>
        <w:alias w:val="Contents"/>
        <w:id w:val="1855297182"/>
      </w:sdtPr>
      <w:sdtEndPr/>
      <w:sdtContent>
        <w:p w14:paraId="51C03EA3" w14:textId="5CC06C11" w:rsidR="00042A84" w:rsidRDefault="007D3AC0">
          <w:pPr>
            <w:pStyle w:val="TOC1"/>
            <w:tabs>
              <w:tab w:val="left" w:pos="440"/>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909111" w:history="1">
            <w:r w:rsidR="00042A84" w:rsidRPr="00563D31">
              <w:rPr>
                <w:rStyle w:val="Hyperlink"/>
                <w:noProof/>
              </w:rPr>
              <w:t>1</w:t>
            </w:r>
            <w:r w:rsidR="00042A84">
              <w:rPr>
                <w:rFonts w:asciiTheme="minorHAnsi" w:eastAsiaTheme="minorEastAsia" w:hAnsiTheme="minorHAnsi" w:cstheme="minorBidi"/>
                <w:noProof/>
                <w:color w:val="auto"/>
                <w:kern w:val="2"/>
                <w:sz w:val="24"/>
                <w:szCs w:val="24"/>
                <w14:ligatures w14:val="standardContextual"/>
              </w:rPr>
              <w:tab/>
            </w:r>
            <w:r w:rsidR="00042A84" w:rsidRPr="00563D31">
              <w:rPr>
                <w:rStyle w:val="Hyperlink"/>
                <w:noProof/>
              </w:rPr>
              <w:t>Welcome</w:t>
            </w:r>
            <w:r w:rsidR="00042A84">
              <w:rPr>
                <w:noProof/>
              </w:rPr>
              <w:tab/>
            </w:r>
            <w:r w:rsidR="00042A84">
              <w:rPr>
                <w:noProof/>
              </w:rPr>
              <w:fldChar w:fldCharType="begin"/>
            </w:r>
            <w:r w:rsidR="00042A84">
              <w:rPr>
                <w:noProof/>
              </w:rPr>
              <w:instrText xml:space="preserve"> PAGEREF _Toc243909111 \h </w:instrText>
            </w:r>
            <w:r w:rsidR="00042A84">
              <w:rPr>
                <w:noProof/>
              </w:rPr>
            </w:r>
            <w:r w:rsidR="00042A84">
              <w:rPr>
                <w:noProof/>
              </w:rPr>
              <w:fldChar w:fldCharType="separate"/>
            </w:r>
            <w:r w:rsidR="00042A84">
              <w:rPr>
                <w:noProof/>
              </w:rPr>
              <w:t>3</w:t>
            </w:r>
            <w:r w:rsidR="00042A84">
              <w:rPr>
                <w:noProof/>
              </w:rPr>
              <w:fldChar w:fldCharType="end"/>
            </w:r>
          </w:hyperlink>
        </w:p>
        <w:p w14:paraId="572FE3AE" w14:textId="3434E71B" w:rsidR="00042A84" w:rsidRDefault="00042A84">
          <w:pPr>
            <w:pStyle w:val="TOC1"/>
            <w:tabs>
              <w:tab w:val="left" w:pos="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12" w:history="1">
            <w:r w:rsidRPr="00563D31">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Typography</w:t>
            </w:r>
            <w:r>
              <w:rPr>
                <w:noProof/>
              </w:rPr>
              <w:tab/>
            </w:r>
            <w:r>
              <w:rPr>
                <w:noProof/>
              </w:rPr>
              <w:fldChar w:fldCharType="begin"/>
            </w:r>
            <w:r>
              <w:rPr>
                <w:noProof/>
              </w:rPr>
              <w:instrText xml:space="preserve"> PAGEREF _Toc243909112 \h </w:instrText>
            </w:r>
            <w:r>
              <w:rPr>
                <w:noProof/>
              </w:rPr>
            </w:r>
            <w:r>
              <w:rPr>
                <w:noProof/>
              </w:rPr>
              <w:fldChar w:fldCharType="separate"/>
            </w:r>
            <w:r>
              <w:rPr>
                <w:noProof/>
              </w:rPr>
              <w:t>3</w:t>
            </w:r>
            <w:r>
              <w:rPr>
                <w:noProof/>
              </w:rPr>
              <w:fldChar w:fldCharType="end"/>
            </w:r>
          </w:hyperlink>
        </w:p>
        <w:p w14:paraId="633E7CB3" w14:textId="55AEF53F" w:rsidR="00042A84" w:rsidRDefault="00042A84">
          <w:pPr>
            <w:pStyle w:val="TOC1"/>
            <w:tabs>
              <w:tab w:val="left" w:pos="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13" w:history="1">
            <w:r w:rsidRPr="00563D31">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Paragraph Formatting</w:t>
            </w:r>
            <w:r>
              <w:rPr>
                <w:noProof/>
              </w:rPr>
              <w:tab/>
            </w:r>
            <w:r>
              <w:rPr>
                <w:noProof/>
              </w:rPr>
              <w:fldChar w:fldCharType="begin"/>
            </w:r>
            <w:r>
              <w:rPr>
                <w:noProof/>
              </w:rPr>
              <w:instrText xml:space="preserve"> PAGEREF _Toc243909113 \h </w:instrText>
            </w:r>
            <w:r>
              <w:rPr>
                <w:noProof/>
              </w:rPr>
            </w:r>
            <w:r>
              <w:rPr>
                <w:noProof/>
              </w:rPr>
              <w:fldChar w:fldCharType="separate"/>
            </w:r>
            <w:r>
              <w:rPr>
                <w:noProof/>
              </w:rPr>
              <w:t>4</w:t>
            </w:r>
            <w:r>
              <w:rPr>
                <w:noProof/>
              </w:rPr>
              <w:fldChar w:fldCharType="end"/>
            </w:r>
          </w:hyperlink>
        </w:p>
        <w:p w14:paraId="6F42CDD8" w14:textId="7D77307F"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14" w:history="1">
            <w:r w:rsidRPr="00563D31">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Alignment</w:t>
            </w:r>
            <w:r>
              <w:rPr>
                <w:noProof/>
              </w:rPr>
              <w:tab/>
            </w:r>
            <w:r>
              <w:rPr>
                <w:noProof/>
              </w:rPr>
              <w:fldChar w:fldCharType="begin"/>
            </w:r>
            <w:r>
              <w:rPr>
                <w:noProof/>
              </w:rPr>
              <w:instrText xml:space="preserve"> PAGEREF _Toc243909114 \h </w:instrText>
            </w:r>
            <w:r>
              <w:rPr>
                <w:noProof/>
              </w:rPr>
            </w:r>
            <w:r>
              <w:rPr>
                <w:noProof/>
              </w:rPr>
              <w:fldChar w:fldCharType="separate"/>
            </w:r>
            <w:r>
              <w:rPr>
                <w:noProof/>
              </w:rPr>
              <w:t>4</w:t>
            </w:r>
            <w:r>
              <w:rPr>
                <w:noProof/>
              </w:rPr>
              <w:fldChar w:fldCharType="end"/>
            </w:r>
          </w:hyperlink>
        </w:p>
        <w:p w14:paraId="70DFCA1B" w14:textId="091C65E8"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15" w:history="1">
            <w:r w:rsidRPr="00563D31">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Indentation &amp; Spacing</w:t>
            </w:r>
            <w:r>
              <w:rPr>
                <w:noProof/>
              </w:rPr>
              <w:tab/>
            </w:r>
            <w:r>
              <w:rPr>
                <w:noProof/>
              </w:rPr>
              <w:fldChar w:fldCharType="begin"/>
            </w:r>
            <w:r>
              <w:rPr>
                <w:noProof/>
              </w:rPr>
              <w:instrText xml:space="preserve"> PAGEREF _Toc243909115 \h </w:instrText>
            </w:r>
            <w:r>
              <w:rPr>
                <w:noProof/>
              </w:rPr>
            </w:r>
            <w:r>
              <w:rPr>
                <w:noProof/>
              </w:rPr>
              <w:fldChar w:fldCharType="separate"/>
            </w:r>
            <w:r>
              <w:rPr>
                <w:noProof/>
              </w:rPr>
              <w:t>4</w:t>
            </w:r>
            <w:r>
              <w:rPr>
                <w:noProof/>
              </w:rPr>
              <w:fldChar w:fldCharType="end"/>
            </w:r>
          </w:hyperlink>
        </w:p>
        <w:p w14:paraId="54596AB7" w14:textId="7FEB8C46"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16" w:history="1">
            <w:r w:rsidRPr="00563D31">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Borders &amp; Shading</w:t>
            </w:r>
            <w:r>
              <w:rPr>
                <w:noProof/>
              </w:rPr>
              <w:tab/>
            </w:r>
            <w:r>
              <w:rPr>
                <w:noProof/>
              </w:rPr>
              <w:fldChar w:fldCharType="begin"/>
            </w:r>
            <w:r>
              <w:rPr>
                <w:noProof/>
              </w:rPr>
              <w:instrText xml:space="preserve"> PAGEREF _Toc243909116 \h </w:instrText>
            </w:r>
            <w:r>
              <w:rPr>
                <w:noProof/>
              </w:rPr>
            </w:r>
            <w:r>
              <w:rPr>
                <w:noProof/>
              </w:rPr>
              <w:fldChar w:fldCharType="separate"/>
            </w:r>
            <w:r>
              <w:rPr>
                <w:noProof/>
              </w:rPr>
              <w:t>4</w:t>
            </w:r>
            <w:r>
              <w:rPr>
                <w:noProof/>
              </w:rPr>
              <w:fldChar w:fldCharType="end"/>
            </w:r>
          </w:hyperlink>
        </w:p>
        <w:p w14:paraId="055FC088" w14:textId="3A154730"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17" w:history="1">
            <w:r w:rsidRPr="00563D31">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Tab Stops &amp; Leaders</w:t>
            </w:r>
            <w:r>
              <w:rPr>
                <w:noProof/>
              </w:rPr>
              <w:tab/>
            </w:r>
            <w:r>
              <w:rPr>
                <w:noProof/>
              </w:rPr>
              <w:fldChar w:fldCharType="begin"/>
            </w:r>
            <w:r>
              <w:rPr>
                <w:noProof/>
              </w:rPr>
              <w:instrText xml:space="preserve"> PAGEREF _Toc243909117 \h </w:instrText>
            </w:r>
            <w:r>
              <w:rPr>
                <w:noProof/>
              </w:rPr>
            </w:r>
            <w:r>
              <w:rPr>
                <w:noProof/>
              </w:rPr>
              <w:fldChar w:fldCharType="separate"/>
            </w:r>
            <w:r>
              <w:rPr>
                <w:noProof/>
              </w:rPr>
              <w:t>5</w:t>
            </w:r>
            <w:r>
              <w:rPr>
                <w:noProof/>
              </w:rPr>
              <w:fldChar w:fldCharType="end"/>
            </w:r>
          </w:hyperlink>
        </w:p>
        <w:p w14:paraId="4569D0E9" w14:textId="328BE5B3" w:rsidR="00042A84" w:rsidRDefault="00042A84">
          <w:pPr>
            <w:pStyle w:val="TOC1"/>
            <w:tabs>
              <w:tab w:val="left" w:pos="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18" w:history="1">
            <w:r w:rsidRPr="00563D31">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Lists</w:t>
            </w:r>
            <w:r>
              <w:rPr>
                <w:noProof/>
              </w:rPr>
              <w:tab/>
            </w:r>
            <w:r>
              <w:rPr>
                <w:noProof/>
              </w:rPr>
              <w:fldChar w:fldCharType="begin"/>
            </w:r>
            <w:r>
              <w:rPr>
                <w:noProof/>
              </w:rPr>
              <w:instrText xml:space="preserve"> PAGEREF _Toc243909118 \h </w:instrText>
            </w:r>
            <w:r>
              <w:rPr>
                <w:noProof/>
              </w:rPr>
            </w:r>
            <w:r>
              <w:rPr>
                <w:noProof/>
              </w:rPr>
              <w:fldChar w:fldCharType="separate"/>
            </w:r>
            <w:r>
              <w:rPr>
                <w:noProof/>
              </w:rPr>
              <w:t>5</w:t>
            </w:r>
            <w:r>
              <w:rPr>
                <w:noProof/>
              </w:rPr>
              <w:fldChar w:fldCharType="end"/>
            </w:r>
          </w:hyperlink>
        </w:p>
        <w:p w14:paraId="07805AA2" w14:textId="2FCDB666" w:rsidR="00042A84" w:rsidRDefault="00042A84">
          <w:pPr>
            <w:pStyle w:val="TOC1"/>
            <w:tabs>
              <w:tab w:val="left" w:pos="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19" w:history="1">
            <w:r w:rsidRPr="00563D31">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Tables</w:t>
            </w:r>
            <w:r>
              <w:rPr>
                <w:noProof/>
              </w:rPr>
              <w:tab/>
            </w:r>
            <w:r>
              <w:rPr>
                <w:noProof/>
              </w:rPr>
              <w:fldChar w:fldCharType="begin"/>
            </w:r>
            <w:r>
              <w:rPr>
                <w:noProof/>
              </w:rPr>
              <w:instrText xml:space="preserve"> PAGEREF _Toc243909119 \h </w:instrText>
            </w:r>
            <w:r>
              <w:rPr>
                <w:noProof/>
              </w:rPr>
            </w:r>
            <w:r>
              <w:rPr>
                <w:noProof/>
              </w:rPr>
              <w:fldChar w:fldCharType="separate"/>
            </w:r>
            <w:r>
              <w:rPr>
                <w:noProof/>
              </w:rPr>
              <w:t>6</w:t>
            </w:r>
            <w:r>
              <w:rPr>
                <w:noProof/>
              </w:rPr>
              <w:fldChar w:fldCharType="end"/>
            </w:r>
          </w:hyperlink>
        </w:p>
        <w:p w14:paraId="6221A01D" w14:textId="50E59EED"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0" w:history="1">
            <w:r w:rsidRPr="00563D31">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AutoFit to Contents</w:t>
            </w:r>
            <w:r>
              <w:rPr>
                <w:noProof/>
              </w:rPr>
              <w:tab/>
            </w:r>
            <w:r>
              <w:rPr>
                <w:noProof/>
              </w:rPr>
              <w:fldChar w:fldCharType="begin"/>
            </w:r>
            <w:r>
              <w:rPr>
                <w:noProof/>
              </w:rPr>
              <w:instrText xml:space="preserve"> PAGEREF _Toc243909120 \h </w:instrText>
            </w:r>
            <w:r>
              <w:rPr>
                <w:noProof/>
              </w:rPr>
            </w:r>
            <w:r>
              <w:rPr>
                <w:noProof/>
              </w:rPr>
              <w:fldChar w:fldCharType="separate"/>
            </w:r>
            <w:r>
              <w:rPr>
                <w:noProof/>
              </w:rPr>
              <w:t>6</w:t>
            </w:r>
            <w:r>
              <w:rPr>
                <w:noProof/>
              </w:rPr>
              <w:fldChar w:fldCharType="end"/>
            </w:r>
          </w:hyperlink>
        </w:p>
        <w:p w14:paraId="3F085945" w14:textId="17378314"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1" w:history="1">
            <w:r w:rsidRPr="00563D31">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AutoFit to Window</w:t>
            </w:r>
            <w:r>
              <w:rPr>
                <w:noProof/>
              </w:rPr>
              <w:tab/>
            </w:r>
            <w:r>
              <w:rPr>
                <w:noProof/>
              </w:rPr>
              <w:fldChar w:fldCharType="begin"/>
            </w:r>
            <w:r>
              <w:rPr>
                <w:noProof/>
              </w:rPr>
              <w:instrText xml:space="preserve"> PAGEREF _Toc243909121 \h </w:instrText>
            </w:r>
            <w:r>
              <w:rPr>
                <w:noProof/>
              </w:rPr>
            </w:r>
            <w:r>
              <w:rPr>
                <w:noProof/>
              </w:rPr>
              <w:fldChar w:fldCharType="separate"/>
            </w:r>
            <w:r>
              <w:rPr>
                <w:noProof/>
              </w:rPr>
              <w:t>6</w:t>
            </w:r>
            <w:r>
              <w:rPr>
                <w:noProof/>
              </w:rPr>
              <w:fldChar w:fldCharType="end"/>
            </w:r>
          </w:hyperlink>
        </w:p>
        <w:p w14:paraId="3E5572A6" w14:textId="39677ABF" w:rsidR="00042A84" w:rsidRDefault="00042A84">
          <w:pPr>
            <w:pStyle w:val="TOC1"/>
            <w:tabs>
              <w:tab w:val="left" w:pos="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2" w:history="1">
            <w:r w:rsidRPr="00563D31">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Images &amp; Objects</w:t>
            </w:r>
            <w:r>
              <w:rPr>
                <w:noProof/>
              </w:rPr>
              <w:tab/>
            </w:r>
            <w:r>
              <w:rPr>
                <w:noProof/>
              </w:rPr>
              <w:fldChar w:fldCharType="begin"/>
            </w:r>
            <w:r>
              <w:rPr>
                <w:noProof/>
              </w:rPr>
              <w:instrText xml:space="preserve"> PAGEREF _Toc243909122 \h </w:instrText>
            </w:r>
            <w:r>
              <w:rPr>
                <w:noProof/>
              </w:rPr>
            </w:r>
            <w:r>
              <w:rPr>
                <w:noProof/>
              </w:rPr>
              <w:fldChar w:fldCharType="separate"/>
            </w:r>
            <w:r>
              <w:rPr>
                <w:noProof/>
              </w:rPr>
              <w:t>7</w:t>
            </w:r>
            <w:r>
              <w:rPr>
                <w:noProof/>
              </w:rPr>
              <w:fldChar w:fldCharType="end"/>
            </w:r>
          </w:hyperlink>
        </w:p>
        <w:p w14:paraId="6F1C2830" w14:textId="1C0BDD29"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3" w:history="1">
            <w:r w:rsidRPr="00563D31">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Floating Image with Square Wrap</w:t>
            </w:r>
            <w:r>
              <w:rPr>
                <w:noProof/>
              </w:rPr>
              <w:tab/>
            </w:r>
            <w:r>
              <w:rPr>
                <w:noProof/>
              </w:rPr>
              <w:fldChar w:fldCharType="begin"/>
            </w:r>
            <w:r>
              <w:rPr>
                <w:noProof/>
              </w:rPr>
              <w:instrText xml:space="preserve"> PAGEREF _Toc243909123 \h </w:instrText>
            </w:r>
            <w:r>
              <w:rPr>
                <w:noProof/>
              </w:rPr>
            </w:r>
            <w:r>
              <w:rPr>
                <w:noProof/>
              </w:rPr>
              <w:fldChar w:fldCharType="separate"/>
            </w:r>
            <w:r>
              <w:rPr>
                <w:noProof/>
              </w:rPr>
              <w:t>7</w:t>
            </w:r>
            <w:r>
              <w:rPr>
                <w:noProof/>
              </w:rPr>
              <w:fldChar w:fldCharType="end"/>
            </w:r>
          </w:hyperlink>
        </w:p>
        <w:p w14:paraId="263EAA22" w14:textId="6BDE18BE"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4" w:history="1">
            <w:r w:rsidRPr="00563D31">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Native Chart</w:t>
            </w:r>
            <w:r>
              <w:rPr>
                <w:noProof/>
              </w:rPr>
              <w:tab/>
            </w:r>
            <w:r>
              <w:rPr>
                <w:noProof/>
              </w:rPr>
              <w:fldChar w:fldCharType="begin"/>
            </w:r>
            <w:r>
              <w:rPr>
                <w:noProof/>
              </w:rPr>
              <w:instrText xml:space="preserve"> PAGEREF _Toc243909124 \h </w:instrText>
            </w:r>
            <w:r>
              <w:rPr>
                <w:noProof/>
              </w:rPr>
            </w:r>
            <w:r>
              <w:rPr>
                <w:noProof/>
              </w:rPr>
              <w:fldChar w:fldCharType="separate"/>
            </w:r>
            <w:r>
              <w:rPr>
                <w:noProof/>
              </w:rPr>
              <w:t>7</w:t>
            </w:r>
            <w:r>
              <w:rPr>
                <w:noProof/>
              </w:rPr>
              <w:fldChar w:fldCharType="end"/>
            </w:r>
          </w:hyperlink>
        </w:p>
        <w:p w14:paraId="4D119505" w14:textId="32BF499C"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5" w:history="1">
            <w:r w:rsidRPr="00563D31">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Shapes &amp; Text Box</w:t>
            </w:r>
            <w:r>
              <w:rPr>
                <w:noProof/>
              </w:rPr>
              <w:tab/>
            </w:r>
            <w:r>
              <w:rPr>
                <w:noProof/>
              </w:rPr>
              <w:fldChar w:fldCharType="begin"/>
            </w:r>
            <w:r>
              <w:rPr>
                <w:noProof/>
              </w:rPr>
              <w:instrText xml:space="preserve"> PAGEREF _Toc243909125 \h </w:instrText>
            </w:r>
            <w:r>
              <w:rPr>
                <w:noProof/>
              </w:rPr>
            </w:r>
            <w:r>
              <w:rPr>
                <w:noProof/>
              </w:rPr>
              <w:fldChar w:fldCharType="separate"/>
            </w:r>
            <w:r>
              <w:rPr>
                <w:noProof/>
              </w:rPr>
              <w:t>8</w:t>
            </w:r>
            <w:r>
              <w:rPr>
                <w:noProof/>
              </w:rPr>
              <w:fldChar w:fldCharType="end"/>
            </w:r>
          </w:hyperlink>
        </w:p>
        <w:p w14:paraId="368EC346" w14:textId="600EF55B" w:rsidR="00042A84" w:rsidRDefault="00042A84">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6" w:history="1">
            <w:r w:rsidRPr="00563D31">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Equations</w:t>
            </w:r>
            <w:r>
              <w:rPr>
                <w:noProof/>
              </w:rPr>
              <w:tab/>
            </w:r>
            <w:r>
              <w:rPr>
                <w:noProof/>
              </w:rPr>
              <w:fldChar w:fldCharType="begin"/>
            </w:r>
            <w:r>
              <w:rPr>
                <w:noProof/>
              </w:rPr>
              <w:instrText xml:space="preserve"> PAGEREF _Toc243909126 \h </w:instrText>
            </w:r>
            <w:r>
              <w:rPr>
                <w:noProof/>
              </w:rPr>
            </w:r>
            <w:r>
              <w:rPr>
                <w:noProof/>
              </w:rPr>
              <w:fldChar w:fldCharType="separate"/>
            </w:r>
            <w:r>
              <w:rPr>
                <w:noProof/>
              </w:rPr>
              <w:t>8</w:t>
            </w:r>
            <w:r>
              <w:rPr>
                <w:noProof/>
              </w:rPr>
              <w:fldChar w:fldCharType="end"/>
            </w:r>
          </w:hyperlink>
        </w:p>
        <w:p w14:paraId="1DE621D5" w14:textId="25346273" w:rsidR="00042A84" w:rsidRDefault="00042A84">
          <w:pPr>
            <w:pStyle w:val="TOC1"/>
            <w:tabs>
              <w:tab w:val="left" w:pos="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7" w:history="1">
            <w:r w:rsidRPr="00563D31">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Links, Notes &amp; Fields</w:t>
            </w:r>
            <w:r>
              <w:rPr>
                <w:noProof/>
              </w:rPr>
              <w:tab/>
            </w:r>
            <w:r>
              <w:rPr>
                <w:noProof/>
              </w:rPr>
              <w:fldChar w:fldCharType="begin"/>
            </w:r>
            <w:r>
              <w:rPr>
                <w:noProof/>
              </w:rPr>
              <w:instrText xml:space="preserve"> PAGEREF _Toc243909127 \h </w:instrText>
            </w:r>
            <w:r>
              <w:rPr>
                <w:noProof/>
              </w:rPr>
            </w:r>
            <w:r>
              <w:rPr>
                <w:noProof/>
              </w:rPr>
              <w:fldChar w:fldCharType="separate"/>
            </w:r>
            <w:r>
              <w:rPr>
                <w:noProof/>
              </w:rPr>
              <w:t>8</w:t>
            </w:r>
            <w:r>
              <w:rPr>
                <w:noProof/>
              </w:rPr>
              <w:fldChar w:fldCharType="end"/>
            </w:r>
          </w:hyperlink>
        </w:p>
        <w:p w14:paraId="20ACB435" w14:textId="6BFE99D4" w:rsidR="00042A84" w:rsidRDefault="00042A84">
          <w:pPr>
            <w:pStyle w:val="TOC1"/>
            <w:tabs>
              <w:tab w:val="left" w:pos="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8" w:history="1">
            <w:r w:rsidRPr="00563D31">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Review &amp; Collaboration</w:t>
            </w:r>
            <w:r>
              <w:rPr>
                <w:noProof/>
              </w:rPr>
              <w:tab/>
            </w:r>
            <w:r>
              <w:rPr>
                <w:noProof/>
              </w:rPr>
              <w:fldChar w:fldCharType="begin"/>
            </w:r>
            <w:r>
              <w:rPr>
                <w:noProof/>
              </w:rPr>
              <w:instrText xml:space="preserve"> PAGEREF _Toc243909128 \h </w:instrText>
            </w:r>
            <w:r>
              <w:rPr>
                <w:noProof/>
              </w:rPr>
            </w:r>
            <w:r>
              <w:rPr>
                <w:noProof/>
              </w:rPr>
              <w:fldChar w:fldCharType="separate"/>
            </w:r>
            <w:r>
              <w:rPr>
                <w:noProof/>
              </w:rPr>
              <w:t>8</w:t>
            </w:r>
            <w:r>
              <w:rPr>
                <w:noProof/>
              </w:rPr>
              <w:fldChar w:fldCharType="end"/>
            </w:r>
          </w:hyperlink>
        </w:p>
        <w:p w14:paraId="1C8A2834" w14:textId="05304D99" w:rsidR="00042A84" w:rsidRDefault="00042A84">
          <w:pPr>
            <w:pStyle w:val="TOC1"/>
            <w:tabs>
              <w:tab w:val="left" w:pos="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29" w:history="1">
            <w:r w:rsidRPr="00563D31">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The Complex Table</w:t>
            </w:r>
            <w:r>
              <w:rPr>
                <w:noProof/>
              </w:rPr>
              <w:tab/>
            </w:r>
            <w:r>
              <w:rPr>
                <w:noProof/>
              </w:rPr>
              <w:fldChar w:fldCharType="begin"/>
            </w:r>
            <w:r>
              <w:rPr>
                <w:noProof/>
              </w:rPr>
              <w:instrText xml:space="preserve"> PAGEREF _Toc243909129 \h </w:instrText>
            </w:r>
            <w:r>
              <w:rPr>
                <w:noProof/>
              </w:rPr>
            </w:r>
            <w:r>
              <w:rPr>
                <w:noProof/>
              </w:rPr>
              <w:fldChar w:fldCharType="separate"/>
            </w:r>
            <w:r>
              <w:rPr>
                <w:noProof/>
              </w:rPr>
              <w:t>9</w:t>
            </w:r>
            <w:r>
              <w:rPr>
                <w:noProof/>
              </w:rPr>
              <w:fldChar w:fldCharType="end"/>
            </w:r>
          </w:hyperlink>
        </w:p>
        <w:p w14:paraId="7B350949" w14:textId="71864DC8" w:rsidR="00042A84" w:rsidRDefault="00042A84">
          <w:pPr>
            <w:pStyle w:val="TOC1"/>
            <w:tabs>
              <w:tab w:val="left" w:pos="66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09130" w:history="1">
            <w:r w:rsidRPr="00563D31">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563D31">
              <w:rPr>
                <w:rStyle w:val="Hyperlink"/>
                <w:noProof/>
              </w:rPr>
              <w:t>Multi-Column Layout</w:t>
            </w:r>
            <w:r>
              <w:rPr>
                <w:noProof/>
              </w:rPr>
              <w:tab/>
            </w:r>
            <w:r>
              <w:rPr>
                <w:noProof/>
              </w:rPr>
              <w:fldChar w:fldCharType="begin"/>
            </w:r>
            <w:r>
              <w:rPr>
                <w:noProof/>
              </w:rPr>
              <w:instrText xml:space="preserve"> PAGEREF _Toc243909130 \h </w:instrText>
            </w:r>
            <w:r>
              <w:rPr>
                <w:noProof/>
              </w:rPr>
            </w:r>
            <w:r>
              <w:rPr>
                <w:noProof/>
              </w:rPr>
              <w:fldChar w:fldCharType="separate"/>
            </w:r>
            <w:r>
              <w:rPr>
                <w:noProof/>
              </w:rPr>
              <w:t>10</w:t>
            </w:r>
            <w:r>
              <w:rPr>
                <w:noProof/>
              </w:rPr>
              <w:fldChar w:fldCharType="end"/>
            </w:r>
          </w:hyperlink>
        </w:p>
        <w:p w14:paraId="2A0F7052" w14:textId="3CB230C7" w:rsidR="00FE3E79" w:rsidRDefault="007D3AC0">
          <w:r>
            <w:fldChar w:fldCharType="end"/>
          </w:r>
        </w:p>
      </w:sdtContent>
    </w:sdt>
    <w:p w14:paraId="2D54BC7A" w14:textId="77777777" w:rsidR="00FE3E79" w:rsidRDefault="007D3AC0">
      <w:r>
        <w:br w:type="page"/>
      </w:r>
    </w:p>
    <w:p w14:paraId="26CF6120" w14:textId="77777777" w:rsidR="00FE3E79" w:rsidRDefault="007D3AC0">
      <w:pPr>
        <w:pStyle w:val="Heading1"/>
        <w:numPr>
          <w:ilvl w:val="0"/>
          <w:numId w:val="2"/>
        </w:numPr>
      </w:pPr>
      <w:bookmarkStart w:id="0" w:name="_Toc243909111"/>
      <w:r>
        <w:lastRenderedPageBreak/>
        <w:t>Welcome</w:t>
      </w:r>
      <w:bookmarkEnd w:id="0"/>
    </w:p>
    <w:p w14:paraId="7CCDC311" w14:textId="77777777" w:rsidR="00FE3E79" w:rsidRDefault="007D3AC0">
      <w:pPr>
        <w:pStyle w:val="DropCap"/>
        <w:framePr w:dropCap="drop" w:lines="3" w:wrap="around" w:vAnchor="text" w:hAnchor="text"/>
      </w:pPr>
      <w:r>
        <w:t>D</w:t>
      </w:r>
    </w:p>
    <w:p w14:paraId="7CC15716" w14:textId="77777777" w:rsidR="00FE3E79" w:rsidRDefault="007D3AC0">
      <w:r>
        <w:t xml:space="preserve">ocuments are more than text. This showcase is built to stress the parts of the Office Open XML format that matter most to a rich editor: inheritance through </w:t>
      </w:r>
      <w:r>
        <w:rPr>
          <w:b/>
          <w:bCs/>
        </w:rPr>
        <w:t>styles</w:t>
      </w:r>
      <w:r>
        <w:t xml:space="preserve">, multi-level </w:t>
      </w:r>
      <w:r>
        <w:rPr>
          <w:b/>
          <w:bCs/>
        </w:rPr>
        <w:t>numbering</w:t>
      </w:r>
      <w:r>
        <w:t xml:space="preserve">, </w:t>
      </w:r>
      <w:r>
        <w:rPr>
          <w:b/>
          <w:bCs/>
        </w:rPr>
        <w:t>section</w:t>
      </w:r>
      <w:r>
        <w:t xml:space="preserve"> breaks with different page geometry, and objects that float, wrap and anchor. Want to skip ahead? </w:t>
      </w:r>
      <w:hyperlink w:anchor="complex_table" w:history="1">
        <w:r>
          <w:rPr>
            <w:rStyle w:val="Hyperlink"/>
          </w:rPr>
          <w:t>Jump to the complex table</w:t>
        </w:r>
      </w:hyperlink>
      <w:r>
        <w:t>, or read on for the full tour.</w:t>
      </w:r>
      <w:r>
        <w:rPr>
          <w:rStyle w:val="FootnoteReference"/>
        </w:rPr>
        <w:footnoteReference w:id="1"/>
      </w:r>
    </w:p>
    <w:p w14:paraId="2036E732" w14:textId="77777777" w:rsidR="00FE3E79" w:rsidRDefault="007D3AC0">
      <w:pPr>
        <w:pStyle w:val="Callout"/>
      </w:pPr>
      <w:r>
        <w:t>Each heading below is numbered by a real list definition attached to the Heading styles, so renumbering, the Table of Contents and the Navigation pane stay in sync automatically.</w:t>
      </w:r>
    </w:p>
    <w:p w14:paraId="75503AE8" w14:textId="77777777" w:rsidR="00FE3E79" w:rsidRDefault="007D3AC0">
      <w:pPr>
        <w:pStyle w:val="Heading1"/>
        <w:numPr>
          <w:ilvl w:val="0"/>
          <w:numId w:val="2"/>
        </w:numPr>
      </w:pPr>
      <w:bookmarkStart w:id="1" w:name="_Toc243909112"/>
      <w:r>
        <w:t>Typography</w:t>
      </w:r>
      <w:bookmarkEnd w:id="1"/>
    </w:p>
    <w:p w14:paraId="21F0DD01" w14:textId="77777777" w:rsidR="00FE3E79" w:rsidRDefault="007D3AC0">
      <w:r>
        <w:t>Run-level properties applied directly to text. Each row of this borderless specimen table isolates one family of character formatting.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400"/>
        <w:gridCol w:w="6960"/>
      </w:tblGrid>
      <w:tr w:rsidR="00FE3E79" w14:paraId="3B226172"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305B399E" w14:textId="77777777" w:rsidR="00FE3E79" w:rsidRDefault="007D3AC0">
            <w:pPr>
              <w:pStyle w:val="SpecimenLabel"/>
            </w:pPr>
            <w:r>
              <w:t>Weight &amp; slant</w:t>
            </w:r>
          </w:p>
        </w:tc>
        <w:tc>
          <w:tcPr>
            <w:tcW w:w="6960" w:type="dxa"/>
            <w:tcBorders>
              <w:top w:val="none" w:sz="0" w:space="0" w:color="FFFFFF"/>
              <w:left w:val="none" w:sz="0" w:space="0" w:color="FFFFFF"/>
              <w:bottom w:val="single" w:sz="4" w:space="0" w:color="D9DEE5"/>
              <w:right w:val="none" w:sz="0" w:space="0" w:color="FFFFFF"/>
            </w:tcBorders>
            <w:vAlign w:val="center"/>
          </w:tcPr>
          <w:p w14:paraId="36BE3C77" w14:textId="77777777" w:rsidR="00FE3E79" w:rsidRDefault="007D3AC0">
            <w:pPr>
              <w:spacing w:before="60" w:after="60"/>
            </w:pPr>
            <w:r>
              <w:rPr>
                <w:b/>
                <w:bCs/>
              </w:rPr>
              <w:t>Bold</w:t>
            </w:r>
            <w:r>
              <w:t xml:space="preserve">  ·  </w:t>
            </w:r>
            <w:r>
              <w:rPr>
                <w:i/>
                <w:iCs/>
              </w:rPr>
              <w:t>Italic</w:t>
            </w:r>
            <w:r>
              <w:t xml:space="preserve">  ·  </w:t>
            </w:r>
            <w:r>
              <w:rPr>
                <w:b/>
                <w:bCs/>
                <w:i/>
                <w:iCs/>
              </w:rPr>
              <w:t>Bold italic</w:t>
            </w:r>
          </w:p>
        </w:tc>
      </w:tr>
      <w:tr w:rsidR="00FE3E79" w14:paraId="4DE28D9B"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31011F71" w14:textId="77777777" w:rsidR="00FE3E79" w:rsidRDefault="007D3AC0">
            <w:pPr>
              <w:pStyle w:val="SpecimenLabel"/>
            </w:pPr>
            <w:r>
              <w:t>Underlines</w:t>
            </w:r>
          </w:p>
        </w:tc>
        <w:tc>
          <w:tcPr>
            <w:tcW w:w="6960" w:type="dxa"/>
            <w:tcBorders>
              <w:top w:val="none" w:sz="0" w:space="0" w:color="FFFFFF"/>
              <w:left w:val="none" w:sz="0" w:space="0" w:color="FFFFFF"/>
              <w:bottom w:val="single" w:sz="4" w:space="0" w:color="D9DEE5"/>
              <w:right w:val="none" w:sz="0" w:space="0" w:color="FFFFFF"/>
            </w:tcBorders>
            <w:vAlign w:val="center"/>
          </w:tcPr>
          <w:p w14:paraId="13200167" w14:textId="77777777" w:rsidR="00FE3E79" w:rsidRDefault="007D3AC0">
            <w:pPr>
              <w:spacing w:before="60" w:after="60"/>
            </w:pPr>
            <w:r>
              <w:rPr>
                <w:u w:val="single"/>
              </w:rPr>
              <w:t>single</w:t>
            </w:r>
            <w:r>
              <w:t xml:space="preserve">  </w:t>
            </w:r>
            <w:r>
              <w:rPr>
                <w:u w:val="double"/>
              </w:rPr>
              <w:t>double</w:t>
            </w:r>
            <w:r>
              <w:t xml:space="preserve">  </w:t>
            </w:r>
            <w:r>
              <w:rPr>
                <w:u w:val="thick"/>
              </w:rPr>
              <w:t>thick</w:t>
            </w:r>
            <w:r>
              <w:t xml:space="preserve">  </w:t>
            </w:r>
            <w:r>
              <w:rPr>
                <w:u w:val="dotted"/>
              </w:rPr>
              <w:t>dotted</w:t>
            </w:r>
            <w:r>
              <w:t xml:space="preserve">  </w:t>
            </w:r>
            <w:r>
              <w:rPr>
                <w:u w:val="dash"/>
              </w:rPr>
              <w:t>dashed</w:t>
            </w:r>
            <w:r>
              <w:t xml:space="preserve">  </w:t>
            </w:r>
            <w:r>
              <w:rPr>
                <w:u w:val="wave" w:color="E8684A"/>
              </w:rPr>
              <w:t>wavy</w:t>
            </w:r>
            <w:r>
              <w:t xml:space="preserve">  </w:t>
            </w:r>
            <w:r>
              <w:rPr>
                <w:u w:val="words"/>
              </w:rPr>
              <w:t>words only</w:t>
            </w:r>
          </w:p>
        </w:tc>
      </w:tr>
      <w:tr w:rsidR="00FE3E79" w14:paraId="50D0F82E"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075F4E33" w14:textId="77777777" w:rsidR="00FE3E79" w:rsidRDefault="007D3AC0">
            <w:pPr>
              <w:pStyle w:val="SpecimenLabel"/>
            </w:pPr>
            <w:r>
              <w:t>Strike</w:t>
            </w:r>
          </w:p>
        </w:tc>
        <w:tc>
          <w:tcPr>
            <w:tcW w:w="6960" w:type="dxa"/>
            <w:tcBorders>
              <w:top w:val="none" w:sz="0" w:space="0" w:color="FFFFFF"/>
              <w:left w:val="none" w:sz="0" w:space="0" w:color="FFFFFF"/>
              <w:bottom w:val="single" w:sz="4" w:space="0" w:color="D9DEE5"/>
              <w:right w:val="none" w:sz="0" w:space="0" w:color="FFFFFF"/>
            </w:tcBorders>
            <w:vAlign w:val="center"/>
          </w:tcPr>
          <w:p w14:paraId="6E47BAAA" w14:textId="77777777" w:rsidR="00FE3E79" w:rsidRDefault="007D3AC0">
            <w:pPr>
              <w:spacing w:before="60" w:after="60"/>
            </w:pPr>
            <w:r>
              <w:rPr>
                <w:strike/>
              </w:rPr>
              <w:t>Strikethrough</w:t>
            </w:r>
            <w:r>
              <w:t xml:space="preserve">   </w:t>
            </w:r>
            <w:r>
              <w:rPr>
                <w:dstrike/>
              </w:rPr>
              <w:t>Double strikethrough</w:t>
            </w:r>
          </w:p>
        </w:tc>
      </w:tr>
      <w:tr w:rsidR="00FE3E79" w14:paraId="26F05BEB"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7BCDD041" w14:textId="77777777" w:rsidR="00FE3E79" w:rsidRDefault="007D3AC0">
            <w:pPr>
              <w:pStyle w:val="SpecimenLabel"/>
            </w:pPr>
            <w:r>
              <w:t>Baseline</w:t>
            </w:r>
          </w:p>
        </w:tc>
        <w:tc>
          <w:tcPr>
            <w:tcW w:w="6960" w:type="dxa"/>
            <w:tcBorders>
              <w:top w:val="none" w:sz="0" w:space="0" w:color="FFFFFF"/>
              <w:left w:val="none" w:sz="0" w:space="0" w:color="FFFFFF"/>
              <w:bottom w:val="single" w:sz="4" w:space="0" w:color="D9DEE5"/>
              <w:right w:val="none" w:sz="0" w:space="0" w:color="FFFFFF"/>
            </w:tcBorders>
            <w:vAlign w:val="center"/>
          </w:tcPr>
          <w:p w14:paraId="21BB3BC3" w14:textId="77777777" w:rsidR="00FE3E79" w:rsidRDefault="007D3AC0">
            <w:pPr>
              <w:spacing w:before="60" w:after="60"/>
            </w:pPr>
            <w:r>
              <w:t>E = mc</w:t>
            </w:r>
            <w:r>
              <w:rPr>
                <w:vertAlign w:val="superscript"/>
              </w:rPr>
              <w:t>2</w:t>
            </w:r>
            <w:r>
              <w:t xml:space="preserve">     H</w:t>
            </w:r>
            <w:r>
              <w:rPr>
                <w:vertAlign w:val="subscript"/>
              </w:rPr>
              <w:t>2</w:t>
            </w:r>
            <w:r>
              <w:t>O     x</w:t>
            </w:r>
            <w:r>
              <w:rPr>
                <w:vertAlign w:val="superscript"/>
              </w:rPr>
              <w:t>n+1</w:t>
            </w:r>
            <w:r>
              <w:rPr>
                <w:position w:val="6"/>
              </w:rPr>
              <w:t xml:space="preserve">     raised</w:t>
            </w:r>
            <w:r>
              <w:rPr>
                <w:position w:val="-6"/>
              </w:rPr>
              <w:t xml:space="preserve"> &amp; lowered</w:t>
            </w:r>
          </w:p>
        </w:tc>
      </w:tr>
      <w:tr w:rsidR="00FE3E79" w14:paraId="0A5BCDE2"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6E03030F" w14:textId="77777777" w:rsidR="00FE3E79" w:rsidRDefault="007D3AC0">
            <w:pPr>
              <w:pStyle w:val="SpecimenLabel"/>
            </w:pPr>
            <w:r>
              <w:t>Case</w:t>
            </w:r>
          </w:p>
        </w:tc>
        <w:tc>
          <w:tcPr>
            <w:tcW w:w="6960" w:type="dxa"/>
            <w:tcBorders>
              <w:top w:val="none" w:sz="0" w:space="0" w:color="FFFFFF"/>
              <w:left w:val="none" w:sz="0" w:space="0" w:color="FFFFFF"/>
              <w:bottom w:val="single" w:sz="4" w:space="0" w:color="D9DEE5"/>
              <w:right w:val="none" w:sz="0" w:space="0" w:color="FFFFFF"/>
            </w:tcBorders>
            <w:vAlign w:val="center"/>
          </w:tcPr>
          <w:p w14:paraId="04995B9A" w14:textId="77777777" w:rsidR="00FE3E79" w:rsidRDefault="007D3AC0">
            <w:pPr>
              <w:spacing w:before="60" w:after="60"/>
            </w:pPr>
            <w:r>
              <w:rPr>
                <w:smallCaps/>
              </w:rPr>
              <w:t>Small Caps</w:t>
            </w:r>
            <w:r>
              <w:t xml:space="preserve">   ·   </w:t>
            </w:r>
            <w:r>
              <w:rPr>
                <w:caps/>
              </w:rPr>
              <w:t>all caps</w:t>
            </w:r>
            <w:r>
              <w:t xml:space="preserve">   ·   Hidden text follows:</w:t>
            </w:r>
            <w:r>
              <w:rPr>
                <w:vanish/>
              </w:rPr>
              <w:t xml:space="preserve"> (you shouldn't see this)</w:t>
            </w:r>
            <w:r>
              <w:t xml:space="preserve"> ✓</w:t>
            </w:r>
          </w:p>
        </w:tc>
      </w:tr>
      <w:tr w:rsidR="00FE3E79" w14:paraId="1C8514AC"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7EF60DA5" w14:textId="77777777" w:rsidR="00FE3E79" w:rsidRDefault="007D3AC0">
            <w:pPr>
              <w:pStyle w:val="SpecimenLabel"/>
            </w:pPr>
            <w:r>
              <w:t>Highlight</w:t>
            </w:r>
          </w:p>
        </w:tc>
        <w:tc>
          <w:tcPr>
            <w:tcW w:w="6960" w:type="dxa"/>
            <w:tcBorders>
              <w:top w:val="none" w:sz="0" w:space="0" w:color="FFFFFF"/>
              <w:left w:val="none" w:sz="0" w:space="0" w:color="FFFFFF"/>
              <w:bottom w:val="single" w:sz="4" w:space="0" w:color="D9DEE5"/>
              <w:right w:val="none" w:sz="0" w:space="0" w:color="FFFFFF"/>
            </w:tcBorders>
            <w:vAlign w:val="center"/>
          </w:tcPr>
          <w:p w14:paraId="40767C23" w14:textId="77777777" w:rsidR="00FE3E79" w:rsidRDefault="007D3AC0">
            <w:pPr>
              <w:spacing w:before="60" w:after="60"/>
            </w:pPr>
            <w:r>
              <w:rPr>
                <w:highlight w:val="yellow"/>
              </w:rPr>
              <w:t xml:space="preserve"> yellow </w:t>
            </w:r>
            <w:r>
              <w:t xml:space="preserve"> </w:t>
            </w:r>
            <w:r>
              <w:rPr>
                <w:highlight w:val="green"/>
              </w:rPr>
              <w:t xml:space="preserve"> green </w:t>
            </w:r>
            <w:r>
              <w:t xml:space="preserve"> </w:t>
            </w:r>
            <w:r>
              <w:rPr>
                <w:highlight w:val="cyan"/>
              </w:rPr>
              <w:t xml:space="preserve"> cyan </w:t>
            </w:r>
            <w:r>
              <w:t xml:space="preserve"> </w:t>
            </w:r>
            <w:r>
              <w:rPr>
                <w:highlight w:val="magenta"/>
              </w:rPr>
              <w:t xml:space="preserve"> magenta </w:t>
            </w:r>
            <w:r>
              <w:t xml:space="preserve"> </w:t>
            </w:r>
            <w:r>
              <w:rPr>
                <w:shd w:val="clear" w:color="auto" w:fill="FFC857"/>
              </w:rPr>
              <w:t xml:space="preserve"> shading </w:t>
            </w:r>
          </w:p>
        </w:tc>
      </w:tr>
      <w:tr w:rsidR="00FE3E79" w14:paraId="772D7762"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3876C8AD" w14:textId="77777777" w:rsidR="00FE3E79" w:rsidRDefault="007D3AC0">
            <w:pPr>
              <w:pStyle w:val="SpecimenLabel"/>
            </w:pPr>
            <w:r>
              <w:t>Color</w:t>
            </w:r>
          </w:p>
        </w:tc>
        <w:tc>
          <w:tcPr>
            <w:tcW w:w="6960" w:type="dxa"/>
            <w:tcBorders>
              <w:top w:val="none" w:sz="0" w:space="0" w:color="FFFFFF"/>
              <w:left w:val="none" w:sz="0" w:space="0" w:color="FFFFFF"/>
              <w:bottom w:val="single" w:sz="4" w:space="0" w:color="D9DEE5"/>
              <w:right w:val="none" w:sz="0" w:space="0" w:color="FFFFFF"/>
            </w:tcBorders>
            <w:vAlign w:val="center"/>
          </w:tcPr>
          <w:p w14:paraId="3FFD658C" w14:textId="77777777" w:rsidR="00FE3E79" w:rsidRDefault="007D3AC0">
            <w:pPr>
              <w:spacing w:before="60" w:after="60"/>
            </w:pPr>
            <w:r>
              <w:rPr>
                <w:b/>
                <w:bCs/>
                <w:color w:val="1F3864"/>
              </w:rPr>
              <w:t xml:space="preserve">Navy </w:t>
            </w:r>
            <w:r>
              <w:rPr>
                <w:b/>
                <w:bCs/>
                <w:color w:val="0E7C86"/>
              </w:rPr>
              <w:t xml:space="preserve">Teal </w:t>
            </w:r>
            <w:r>
              <w:rPr>
                <w:b/>
                <w:bCs/>
                <w:color w:val="E8684A"/>
              </w:rPr>
              <w:t xml:space="preserve">Coral </w:t>
            </w:r>
            <w:r>
              <w:rPr>
                <w:b/>
                <w:bCs/>
                <w:color w:val="C9971C"/>
              </w:rPr>
              <w:t xml:space="preserve">Gold </w:t>
            </w:r>
            <w:r>
              <w:rPr>
                <w:b/>
                <w:bCs/>
                <w:color w:val="6B7280"/>
              </w:rPr>
              <w:t>Gray</w:t>
            </w:r>
          </w:p>
        </w:tc>
      </w:tr>
      <w:tr w:rsidR="00FE3E79" w14:paraId="5B20B93D"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2649EE67" w14:textId="77777777" w:rsidR="00FE3E79" w:rsidRDefault="007D3AC0">
            <w:pPr>
              <w:pStyle w:val="SpecimenLabel"/>
            </w:pPr>
            <w:r>
              <w:t>Spacing &amp; scale</w:t>
            </w:r>
          </w:p>
        </w:tc>
        <w:tc>
          <w:tcPr>
            <w:tcW w:w="6960" w:type="dxa"/>
            <w:tcBorders>
              <w:top w:val="none" w:sz="0" w:space="0" w:color="FFFFFF"/>
              <w:left w:val="none" w:sz="0" w:space="0" w:color="FFFFFF"/>
              <w:bottom w:val="single" w:sz="4" w:space="0" w:color="D9DEE5"/>
              <w:right w:val="none" w:sz="0" w:space="0" w:color="FFFFFF"/>
            </w:tcBorders>
            <w:vAlign w:val="center"/>
          </w:tcPr>
          <w:p w14:paraId="7D4BAC5F" w14:textId="77777777" w:rsidR="00FE3E79" w:rsidRDefault="007D3AC0">
            <w:pPr>
              <w:spacing w:before="60" w:after="60"/>
            </w:pPr>
            <w:r>
              <w:rPr>
                <w:spacing w:val="60"/>
              </w:rPr>
              <w:t>Expanded</w:t>
            </w:r>
            <w:r>
              <w:t xml:space="preserve">   </w:t>
            </w:r>
            <w:r>
              <w:rPr>
                <w:spacing w:val="-20"/>
              </w:rPr>
              <w:t>Condensed</w:t>
            </w:r>
            <w:r>
              <w:t xml:space="preserve">   </w:t>
            </w:r>
            <w:r>
              <w:rPr>
                <w:w w:val="150"/>
              </w:rPr>
              <w:t>Scaled 150%</w:t>
            </w:r>
            <w:r>
              <w:t xml:space="preserve">   </w:t>
            </w:r>
            <w:r>
              <w:rPr>
                <w:kern w:val="16"/>
                <w:sz w:val="28"/>
                <w:szCs w:val="28"/>
              </w:rPr>
              <w:t>Kerned AVATAR</w:t>
            </w:r>
          </w:p>
        </w:tc>
      </w:tr>
      <w:tr w:rsidR="00FE3E79" w14:paraId="7497D45F"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116F3566" w14:textId="77777777" w:rsidR="00FE3E79" w:rsidRDefault="007D3AC0">
            <w:pPr>
              <w:pStyle w:val="SpecimenLabel"/>
            </w:pPr>
            <w:r>
              <w:t>Effects</w:t>
            </w:r>
          </w:p>
        </w:tc>
        <w:tc>
          <w:tcPr>
            <w:tcW w:w="6960" w:type="dxa"/>
            <w:tcBorders>
              <w:top w:val="none" w:sz="0" w:space="0" w:color="FFFFFF"/>
              <w:left w:val="none" w:sz="0" w:space="0" w:color="FFFFFF"/>
              <w:bottom w:val="single" w:sz="4" w:space="0" w:color="D9DEE5"/>
              <w:right w:val="none" w:sz="0" w:space="0" w:color="FFFFFF"/>
            </w:tcBorders>
            <w:vAlign w:val="center"/>
          </w:tcPr>
          <w:p w14:paraId="72605488" w14:textId="77777777" w:rsidR="00FE3E79" w:rsidRDefault="007D3AC0">
            <w:pPr>
              <w:spacing w:before="60" w:after="60"/>
            </w:pPr>
            <w:r>
              <w:rPr>
                <w:emboss/>
                <w:sz w:val="26"/>
                <w:szCs w:val="26"/>
              </w:rPr>
              <w:t>Emboss</w:t>
            </w:r>
            <w:r>
              <w:t xml:space="preserve">   </w:t>
            </w:r>
            <w:r>
              <w:rPr>
                <w:imprint/>
                <w:sz w:val="26"/>
                <w:szCs w:val="26"/>
              </w:rPr>
              <w:t>Imprint</w:t>
            </w:r>
            <w:r>
              <w:t xml:space="preserve">   </w:t>
            </w:r>
            <w:r>
              <w:rPr>
                <w:em w:val="dot"/>
              </w:rPr>
              <w:t>Emphasis dots</w:t>
            </w:r>
          </w:p>
        </w:tc>
      </w:tr>
      <w:tr w:rsidR="00FE3E79" w14:paraId="4FD3D2D9"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7FBB4129" w14:textId="77777777" w:rsidR="00FE3E79" w:rsidRDefault="007D3AC0">
            <w:pPr>
              <w:pStyle w:val="SpecimenLabel"/>
            </w:pPr>
            <w:r>
              <w:t>Fonts</w:t>
            </w:r>
          </w:p>
        </w:tc>
        <w:tc>
          <w:tcPr>
            <w:tcW w:w="6960" w:type="dxa"/>
            <w:tcBorders>
              <w:top w:val="none" w:sz="0" w:space="0" w:color="FFFFFF"/>
              <w:left w:val="none" w:sz="0" w:space="0" w:color="FFFFFF"/>
              <w:bottom w:val="single" w:sz="4" w:space="0" w:color="D9DEE5"/>
              <w:right w:val="none" w:sz="0" w:space="0" w:color="FFFFFF"/>
            </w:tcBorders>
            <w:vAlign w:val="center"/>
          </w:tcPr>
          <w:p w14:paraId="4DBFBD73" w14:textId="77777777" w:rsidR="00FE3E79" w:rsidRDefault="007D3AC0">
            <w:pPr>
              <w:spacing w:before="60" w:after="60"/>
            </w:pPr>
            <w:r>
              <w:rPr>
                <w:rFonts w:ascii="Georgia" w:eastAsia="Georgia" w:hAnsi="Georgia" w:cs="Georgia"/>
              </w:rPr>
              <w:t xml:space="preserve">Georgia </w:t>
            </w:r>
            <w:r>
              <w:rPr>
                <w:rFonts w:ascii="Consolas" w:eastAsia="Consolas" w:hAnsi="Consolas" w:cs="Consolas"/>
              </w:rPr>
              <w:t xml:space="preserve">Consolas </w:t>
            </w:r>
            <w:r>
              <w:rPr>
                <w:rFonts w:ascii="Segoe UI" w:eastAsia="Segoe UI" w:hAnsi="Segoe UI" w:cs="Segoe UI"/>
              </w:rPr>
              <w:t xml:space="preserve">Segoe UI </w:t>
            </w:r>
            <w:r>
              <w:rPr>
                <w:rFonts w:ascii="Cambria" w:eastAsia="Cambria" w:hAnsi="Cambria" w:cs="Cambria"/>
              </w:rPr>
              <w:t xml:space="preserve">Cambria </w:t>
            </w:r>
            <w:r>
              <w:t>Calibri</w:t>
            </w:r>
          </w:p>
        </w:tc>
      </w:tr>
      <w:tr w:rsidR="00FE3E79" w14:paraId="50F1FB6F"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0C4CA228" w14:textId="77777777" w:rsidR="00FE3E79" w:rsidRDefault="007D3AC0">
            <w:pPr>
              <w:pStyle w:val="SpecimenLabel"/>
            </w:pPr>
            <w:r>
              <w:t>Sizes</w:t>
            </w:r>
          </w:p>
        </w:tc>
        <w:tc>
          <w:tcPr>
            <w:tcW w:w="6960" w:type="dxa"/>
            <w:tcBorders>
              <w:top w:val="none" w:sz="0" w:space="0" w:color="FFFFFF"/>
              <w:left w:val="none" w:sz="0" w:space="0" w:color="FFFFFF"/>
              <w:bottom w:val="single" w:sz="4" w:space="0" w:color="D9DEE5"/>
              <w:right w:val="none" w:sz="0" w:space="0" w:color="FFFFFF"/>
            </w:tcBorders>
            <w:vAlign w:val="center"/>
          </w:tcPr>
          <w:p w14:paraId="72F58B68" w14:textId="77777777" w:rsidR="00FE3E79" w:rsidRDefault="007D3AC0">
            <w:pPr>
              <w:spacing w:before="60" w:after="60"/>
            </w:pPr>
            <w:r>
              <w:rPr>
                <w:sz w:val="16"/>
                <w:szCs w:val="16"/>
              </w:rPr>
              <w:t xml:space="preserve">8 </w:t>
            </w:r>
            <w:r>
              <w:t xml:space="preserve">11 </w:t>
            </w:r>
            <w:r>
              <w:rPr>
                <w:sz w:val="28"/>
                <w:szCs w:val="28"/>
              </w:rPr>
              <w:t xml:space="preserve">14 </w:t>
            </w:r>
            <w:r>
              <w:rPr>
                <w:sz w:val="40"/>
                <w:szCs w:val="40"/>
              </w:rPr>
              <w:t xml:space="preserve">20 </w:t>
            </w:r>
            <w:r>
              <w:rPr>
                <w:color w:val="0E7C86"/>
                <w:sz w:val="56"/>
                <w:szCs w:val="56"/>
              </w:rPr>
              <w:t>28</w:t>
            </w:r>
          </w:p>
        </w:tc>
      </w:tr>
      <w:tr w:rsidR="00FE3E79" w14:paraId="1EE68350"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6E47A577" w14:textId="77777777" w:rsidR="00FE3E79" w:rsidRDefault="007D3AC0">
            <w:pPr>
              <w:pStyle w:val="SpecimenLabel"/>
            </w:pPr>
            <w:r>
              <w:t>Char styles</w:t>
            </w:r>
          </w:p>
        </w:tc>
        <w:tc>
          <w:tcPr>
            <w:tcW w:w="6960" w:type="dxa"/>
            <w:tcBorders>
              <w:top w:val="none" w:sz="0" w:space="0" w:color="FFFFFF"/>
              <w:left w:val="none" w:sz="0" w:space="0" w:color="FFFFFF"/>
              <w:bottom w:val="single" w:sz="4" w:space="0" w:color="D9DEE5"/>
              <w:right w:val="none" w:sz="0" w:space="0" w:color="FFFFFF"/>
            </w:tcBorders>
            <w:vAlign w:val="center"/>
          </w:tcPr>
          <w:p w14:paraId="4DA3C5C2" w14:textId="77777777" w:rsidR="00FE3E79" w:rsidRDefault="007D3AC0">
            <w:pPr>
              <w:spacing w:before="60" w:after="60"/>
            </w:pPr>
            <w:r>
              <w:t xml:space="preserve">Press </w:t>
            </w:r>
            <w:r>
              <w:rPr>
                <w:rStyle w:val="Keyboard"/>
              </w:rPr>
              <w:t>Ctrl</w:t>
            </w:r>
            <w:r>
              <w:t xml:space="preserve"> + </w:t>
            </w:r>
            <w:r>
              <w:rPr>
                <w:rStyle w:val="Keyboard"/>
              </w:rPr>
              <w:t>S</w:t>
            </w:r>
            <w:r>
              <w:t xml:space="preserve"> to save — </w:t>
            </w:r>
            <w:r>
              <w:rPr>
                <w:rStyle w:val="AccentEmphasis"/>
              </w:rPr>
              <w:t>Accent Emphasis</w:t>
            </w:r>
            <w:r>
              <w:t xml:space="preserve"> is a character style.</w:t>
            </w:r>
          </w:p>
        </w:tc>
      </w:tr>
      <w:tr w:rsidR="00FE3E79" w14:paraId="20310668" w14:textId="77777777">
        <w:trPr>
          <w:cantSplit/>
        </w:trPr>
        <w:tc>
          <w:tcPr>
            <w:tcW w:w="2400" w:type="dxa"/>
            <w:tcBorders>
              <w:top w:val="none" w:sz="0" w:space="0" w:color="FFFFFF"/>
              <w:left w:val="none" w:sz="0" w:space="0" w:color="FFFFFF"/>
              <w:bottom w:val="single" w:sz="4" w:space="0" w:color="D9DEE5"/>
              <w:right w:val="none" w:sz="0" w:space="0" w:color="FFFFFF"/>
            </w:tcBorders>
            <w:vAlign w:val="center"/>
          </w:tcPr>
          <w:p w14:paraId="0C4853C1" w14:textId="77777777" w:rsidR="00FE3E79" w:rsidRDefault="007D3AC0">
            <w:pPr>
              <w:pStyle w:val="SpecimenLabel"/>
            </w:pPr>
            <w:r>
              <w:t>Symbols</w:t>
            </w:r>
          </w:p>
        </w:tc>
        <w:tc>
          <w:tcPr>
            <w:tcW w:w="6960" w:type="dxa"/>
            <w:tcBorders>
              <w:top w:val="none" w:sz="0" w:space="0" w:color="FFFFFF"/>
              <w:left w:val="none" w:sz="0" w:space="0" w:color="FFFFFF"/>
              <w:bottom w:val="single" w:sz="4" w:space="0" w:color="D9DEE5"/>
              <w:right w:val="none" w:sz="0" w:space="0" w:color="FFFFFF"/>
            </w:tcBorders>
            <w:vAlign w:val="center"/>
          </w:tcPr>
          <w:p w14:paraId="4DC1D5B9" w14:textId="77777777" w:rsidR="00FE3E79" w:rsidRDefault="007D3AC0">
            <w:pPr>
              <w:spacing w:before="60" w:after="60"/>
            </w:pPr>
            <w:r>
              <w:rPr>
                <w:sz w:val="28"/>
                <w:szCs w:val="28"/>
              </w:rPr>
              <w:sym w:font="Wingdings" w:char="F04A"/>
            </w:r>
            <w:r>
              <w:t xml:space="preserve">  </w:t>
            </w:r>
            <w:r>
              <w:rPr>
                <w:color w:val="0E7C86"/>
                <w:sz w:val="28"/>
                <w:szCs w:val="28"/>
              </w:rPr>
              <w:sym w:font="Wingdings" w:char="F0FC"/>
            </w:r>
            <w:r>
              <w:t xml:space="preserve">  </w:t>
            </w:r>
            <w:r>
              <w:rPr>
                <w:color w:val="FFC857"/>
                <w:sz w:val="28"/>
                <w:szCs w:val="28"/>
              </w:rPr>
              <w:sym w:font="Wingdings" w:char="F0AB"/>
            </w:r>
            <w:r>
              <w:t xml:space="preserve">   Unicode: ★ → © ™ ½ π ∞</w:t>
            </w:r>
          </w:p>
        </w:tc>
      </w:tr>
    </w:tbl>
    <w:p w14:paraId="13CF8259" w14:textId="77777777" w:rsidR="00FE3E79" w:rsidRDefault="00FE3E79">
      <w:pPr>
        <w:spacing w:after="0"/>
      </w:pPr>
    </w:p>
    <w:p w14:paraId="1AC85D83" w14:textId="77777777" w:rsidR="00FE3E79" w:rsidRDefault="007D3AC0">
      <w:pPr>
        <w:pStyle w:val="Quote"/>
      </w:pPr>
      <w:r>
        <w:lastRenderedPageBreak/>
        <w:t>“Typography is what language looks like.”  — Ellen Lupton</w:t>
      </w:r>
    </w:p>
    <w:p w14:paraId="13B82184" w14:textId="77777777" w:rsidR="00FE3E79" w:rsidRDefault="007D3AC0">
      <w:pPr>
        <w:pStyle w:val="Heading1"/>
        <w:numPr>
          <w:ilvl w:val="0"/>
          <w:numId w:val="2"/>
        </w:numPr>
      </w:pPr>
      <w:bookmarkStart w:id="2" w:name="_Toc243909113"/>
      <w:r>
        <w:t>Paragraph Formatting</w:t>
      </w:r>
      <w:bookmarkEnd w:id="2"/>
    </w:p>
    <w:p w14:paraId="19EA7DE7" w14:textId="77777777" w:rsidR="00FE3E79" w:rsidRDefault="007D3AC0">
      <w:pPr>
        <w:pStyle w:val="Heading2"/>
        <w:numPr>
          <w:ilvl w:val="1"/>
          <w:numId w:val="2"/>
        </w:numPr>
      </w:pPr>
      <w:bookmarkStart w:id="3" w:name="_Toc243909114"/>
      <w:r>
        <w:t>Alignment</w:t>
      </w:r>
      <w:bookmarkEnd w:id="3"/>
    </w:p>
    <w:p w14:paraId="53ECBC31" w14:textId="77777777" w:rsidR="00FE3E79" w:rsidRDefault="007D3AC0">
      <w:r>
        <w:rPr>
          <w:b/>
          <w:bCs/>
        </w:rPr>
        <w:t xml:space="preserve">Left aligned. </w:t>
      </w:r>
      <w:r>
        <w:t>The default for most body text, with a ragged right edge.</w:t>
      </w:r>
    </w:p>
    <w:p w14:paraId="3BFC8343" w14:textId="77777777" w:rsidR="00FE3E79" w:rsidRDefault="007D3AC0">
      <w:pPr>
        <w:jc w:val="center"/>
      </w:pPr>
      <w:r>
        <w:rPr>
          <w:b/>
          <w:bCs/>
        </w:rPr>
        <w:t xml:space="preserve">Centered. </w:t>
      </w:r>
      <w:r>
        <w:t>Useful for titles, captions and pull quotes.</w:t>
      </w:r>
    </w:p>
    <w:p w14:paraId="6144648C" w14:textId="77777777" w:rsidR="00FE3E79" w:rsidRDefault="007D3AC0">
      <w:pPr>
        <w:jc w:val="right"/>
      </w:pPr>
      <w:r>
        <w:rPr>
          <w:b/>
          <w:bCs/>
        </w:rPr>
        <w:t xml:space="preserve">Right aligned. </w:t>
      </w:r>
      <w:r>
        <w:t>Common for dates, signatures and numbers.</w:t>
      </w:r>
    </w:p>
    <w:p w14:paraId="17D24C71" w14:textId="77777777" w:rsidR="00FE3E79" w:rsidRDefault="007D3AC0">
      <w:pPr>
        <w:jc w:val="both"/>
      </w:pPr>
      <w:r>
        <w:rPr>
          <w:b/>
          <w:bCs/>
        </w:rPr>
        <w:t xml:space="preserve">Justified. </w:t>
      </w:r>
      <w:r>
        <w:t>Documents are more than text: they are structure, rhythm and intent. Every heading, list and table on this page is real Word markup, so an editor that round-trips it faithfully preserves the author's intent as well as the words. Justification stretches inter-word spacing so both edges line up, which is why a good layout engine matters.</w:t>
      </w:r>
    </w:p>
    <w:p w14:paraId="79CB4F02" w14:textId="77777777" w:rsidR="00FE3E79" w:rsidRDefault="007D3AC0">
      <w:pPr>
        <w:pStyle w:val="Heading2"/>
        <w:numPr>
          <w:ilvl w:val="1"/>
          <w:numId w:val="2"/>
        </w:numPr>
      </w:pPr>
      <w:bookmarkStart w:id="4" w:name="_Toc243909115"/>
      <w:r>
        <w:t>Indentation &amp; Spacing</w:t>
      </w:r>
      <w:bookmarkEnd w:id="4"/>
    </w:p>
    <w:p w14:paraId="07A2F644" w14:textId="77777777" w:rsidR="00FE3E79" w:rsidRDefault="007D3AC0">
      <w:pPr>
        <w:ind w:firstLine="720"/>
      </w:pPr>
      <w:r>
        <w:rPr>
          <w:b/>
          <w:bCs/>
        </w:rPr>
        <w:t xml:space="preserve">First-line indent. </w:t>
      </w:r>
      <w:r>
        <w:t>Documents are more than text: they are structure, rhythm and intent. Every heading, list and table on this page is real Word markup, so an editor that round-trips it faithfully preserves the author's intent as well as the words.</w:t>
      </w:r>
    </w:p>
    <w:p w14:paraId="11CE4FF8" w14:textId="77777777" w:rsidR="00FE3E79" w:rsidRDefault="007D3AC0">
      <w:pPr>
        <w:ind w:left="720" w:hanging="720"/>
      </w:pPr>
      <w:r>
        <w:rPr>
          <w:b/>
          <w:bCs/>
        </w:rPr>
        <w:t xml:space="preserve">Hanging indent. </w:t>
      </w:r>
      <w:r>
        <w:t xml:space="preserve">Lupton, E. (2010). </w:t>
      </w:r>
      <w:r>
        <w:rPr>
          <w:i/>
          <w:iCs/>
        </w:rPr>
        <w:t>Thinking with Type: A Critical Guide for Designers, Writers, Editors, &amp; Students</w:t>
      </w:r>
      <w:r>
        <w:t xml:space="preserve"> (2nd ed.). Princeton Architectural Press. Bibliographies use this pattern.</w:t>
      </w:r>
    </w:p>
    <w:p w14:paraId="32DE9897" w14:textId="77777777" w:rsidR="00FE3E79" w:rsidRDefault="007D3AC0">
      <w:pPr>
        <w:spacing w:after="200" w:line="360" w:lineRule="auto"/>
        <w:ind w:left="1440" w:right="1440"/>
      </w:pPr>
      <w:r>
        <w:rPr>
          <w:b/>
          <w:bCs/>
        </w:rPr>
        <w:t xml:space="preserve">Left + right indent, 1.5 line spacing. </w:t>
      </w:r>
      <w:r>
        <w:t>Documents are more than text: they are structure, rhythm and intent. Every heading, list and table on this page is real Word markup, so an editor that round-trips it faithfully preserves the author's intent as well as the words.</w:t>
      </w:r>
    </w:p>
    <w:p w14:paraId="209094E0" w14:textId="77777777" w:rsidR="00FE3E79" w:rsidRDefault="007D3AC0">
      <w:pPr>
        <w:spacing w:before="360" w:line="480" w:lineRule="auto"/>
      </w:pPr>
      <w:r>
        <w:rPr>
          <w:b/>
          <w:bCs/>
        </w:rPr>
        <w:t xml:space="preserve">Double spacing, 18 pt before. </w:t>
      </w:r>
      <w:r>
        <w:t>Line pitch is set with w:line="480" and w:lineRule="auto".</w:t>
      </w:r>
    </w:p>
    <w:p w14:paraId="65AC1BCE" w14:textId="77777777" w:rsidR="00FE3E79" w:rsidRDefault="007D3AC0">
      <w:pPr>
        <w:pStyle w:val="Heading2"/>
        <w:numPr>
          <w:ilvl w:val="1"/>
          <w:numId w:val="2"/>
        </w:numPr>
      </w:pPr>
      <w:bookmarkStart w:id="5" w:name="_Toc243909116"/>
      <w:r>
        <w:t>Borders &amp; Shading</w:t>
      </w:r>
      <w:bookmarkEnd w:id="5"/>
    </w:p>
    <w:p w14:paraId="16B3A427" w14:textId="77777777" w:rsidR="00FE3E79" w:rsidRDefault="007D3AC0">
      <w:pPr>
        <w:pStyle w:val="Callout"/>
      </w:pPr>
      <w:r>
        <w:rPr>
          <w:b/>
          <w:bCs/>
        </w:rPr>
        <w:t xml:space="preserve">Callout style. </w:t>
      </w:r>
      <w:r>
        <w:t>A paragraph style with a thick left border, tinted shading and inset indents — no table required.</w:t>
      </w:r>
    </w:p>
    <w:p w14:paraId="04AD1861" w14:textId="77777777" w:rsidR="00FE3E79" w:rsidRDefault="007D3AC0">
      <w:pPr>
        <w:pBdr>
          <w:top w:val="double" w:sz="6" w:space="6" w:color="E8684A"/>
          <w:left w:val="double" w:sz="6" w:space="6" w:color="E8684A"/>
          <w:bottom w:val="double" w:sz="6" w:space="6" w:color="E8684A"/>
          <w:right w:val="double" w:sz="6" w:space="6" w:color="E8684A"/>
        </w:pBdr>
        <w:shd w:val="clear" w:color="auto" w:fill="FCE7E1"/>
        <w:spacing w:before="200" w:after="200"/>
        <w:ind w:left="120" w:right="120"/>
      </w:pPr>
      <w:r>
        <w:rPr>
          <w:b/>
          <w:bCs/>
          <w:color w:val="E8684A"/>
        </w:rPr>
        <w:t xml:space="preserve">Boxed paragraph </w:t>
      </w:r>
      <w:r>
        <w:t>with a double border on all four sides and a warm fill.</w:t>
      </w:r>
    </w:p>
    <w:p w14:paraId="7F8CFB28" w14:textId="77777777" w:rsidR="00FE3E79" w:rsidRDefault="007D3AC0">
      <w:pPr>
        <w:pStyle w:val="Code"/>
      </w:pPr>
      <w:r>
        <w:t>function greet(name) {</w:t>
      </w:r>
    </w:p>
    <w:p w14:paraId="5E8C1707" w14:textId="77777777" w:rsidR="00FE3E79" w:rsidRDefault="007D3AC0">
      <w:pPr>
        <w:pStyle w:val="Code"/>
      </w:pPr>
      <w:r>
        <w:t xml:space="preserve">  return `Hello, ${name}!`;  // code block via paragraph style</w:t>
      </w:r>
    </w:p>
    <w:p w14:paraId="3F5C5E28" w14:textId="77777777" w:rsidR="00FE3E79" w:rsidRDefault="007D3AC0">
      <w:pPr>
        <w:pStyle w:val="Code"/>
        <w:spacing w:after="200"/>
      </w:pPr>
      <w:r>
        <w:t>}</w:t>
      </w:r>
    </w:p>
    <w:p w14:paraId="5594EC9C" w14:textId="77777777" w:rsidR="00FE3E79" w:rsidRDefault="007D3AC0">
      <w:pPr>
        <w:pStyle w:val="Heading2"/>
        <w:numPr>
          <w:ilvl w:val="1"/>
          <w:numId w:val="2"/>
        </w:numPr>
      </w:pPr>
      <w:bookmarkStart w:id="6" w:name="_Toc243909117"/>
      <w:r>
        <w:lastRenderedPageBreak/>
        <w:t>Tab Stops &amp; Leaders</w:t>
      </w:r>
      <w:bookmarkEnd w:id="6"/>
    </w:p>
    <w:p w14:paraId="4D4612D5" w14:textId="77777777" w:rsidR="00FE3E79" w:rsidRDefault="007D3AC0">
      <w:pPr>
        <w:tabs>
          <w:tab w:val="right" w:leader="dot" w:pos="9360"/>
        </w:tabs>
        <w:spacing w:after="60"/>
      </w:pPr>
      <w:r>
        <w:t>Espresso</w:t>
      </w:r>
      <w:r>
        <w:tab/>
      </w:r>
      <w:r>
        <w:rPr>
          <w:b/>
          <w:bCs/>
        </w:rPr>
        <w:t>$3.50</w:t>
      </w:r>
    </w:p>
    <w:p w14:paraId="144D6061" w14:textId="77777777" w:rsidR="00FE3E79" w:rsidRDefault="007D3AC0">
      <w:pPr>
        <w:tabs>
          <w:tab w:val="right" w:leader="dot" w:pos="9360"/>
        </w:tabs>
        <w:spacing w:after="60"/>
      </w:pPr>
      <w:r>
        <w:t>Flat white</w:t>
      </w:r>
      <w:r>
        <w:tab/>
      </w:r>
      <w:r>
        <w:rPr>
          <w:b/>
          <w:bCs/>
        </w:rPr>
        <w:t>$4.75</w:t>
      </w:r>
    </w:p>
    <w:p w14:paraId="77772B66" w14:textId="77777777" w:rsidR="00FE3E79" w:rsidRDefault="007D3AC0">
      <w:pPr>
        <w:tabs>
          <w:tab w:val="right" w:leader="dot" w:pos="9360"/>
        </w:tabs>
        <w:spacing w:after="60"/>
      </w:pPr>
      <w:r>
        <w:t>Seasonal pour-over</w:t>
      </w:r>
      <w:r>
        <w:tab/>
      </w:r>
      <w:r>
        <w:rPr>
          <w:b/>
          <w:bCs/>
        </w:rPr>
        <w:t>$12.00</w:t>
      </w:r>
    </w:p>
    <w:p w14:paraId="31C8D0CE" w14:textId="77777777" w:rsidR="00FE3E79" w:rsidRDefault="00FE3E79">
      <w:pPr>
        <w:spacing w:after="60"/>
      </w:pPr>
    </w:p>
    <w:p w14:paraId="7FFF4646" w14:textId="77777777" w:rsidR="00FE3E79" w:rsidRDefault="007D3AC0">
      <w:pPr>
        <w:tabs>
          <w:tab w:val="center" w:pos="4680"/>
          <w:tab w:val="decimal" w:leader="hyphen" w:pos="8000"/>
        </w:tabs>
        <w:spacing w:after="40"/>
      </w:pPr>
      <w:r>
        <w:t>Left</w:t>
      </w:r>
      <w:r>
        <w:tab/>
        <w:t>Center</w:t>
      </w:r>
      <w:r>
        <w:tab/>
        <w:t>1,234.56</w:t>
      </w:r>
    </w:p>
    <w:p w14:paraId="7F37EAA8" w14:textId="77777777" w:rsidR="00FE3E79" w:rsidRDefault="007D3AC0">
      <w:pPr>
        <w:tabs>
          <w:tab w:val="center" w:pos="4680"/>
          <w:tab w:val="decimal" w:leader="hyphen" w:pos="8000"/>
        </w:tabs>
        <w:spacing w:after="40"/>
      </w:pPr>
      <w:r>
        <w:t>Alpha</w:t>
      </w:r>
      <w:r>
        <w:tab/>
        <w:t>Middle</w:t>
      </w:r>
      <w:r>
        <w:tab/>
        <w:t>7.5</w:t>
      </w:r>
    </w:p>
    <w:p w14:paraId="1F32195B" w14:textId="77777777" w:rsidR="00FE3E79" w:rsidRDefault="007D3AC0">
      <w:pPr>
        <w:tabs>
          <w:tab w:val="center" w:pos="4680"/>
          <w:tab w:val="decimal" w:leader="hyphen" w:pos="8000"/>
        </w:tabs>
        <w:spacing w:after="40"/>
      </w:pPr>
      <w:r>
        <w:t>Omega</w:t>
      </w:r>
      <w:r>
        <w:tab/>
        <w:t>Mid</w:t>
      </w:r>
      <w:r>
        <w:tab/>
        <w:t>-42.125</w:t>
      </w:r>
    </w:p>
    <w:p w14:paraId="6003884E" w14:textId="77777777" w:rsidR="00FE3E79" w:rsidRDefault="007D3AC0">
      <w:pPr>
        <w:spacing w:before="120"/>
      </w:pPr>
      <w:r>
        <w:rPr>
          <w:i/>
          <w:iCs/>
          <w:color w:val="6B7280"/>
          <w:sz w:val="18"/>
          <w:szCs w:val="18"/>
        </w:rPr>
        <w:t>Above: a center tab and a decimal tab with a hyphen leader — numbers align on the decimal point.</w:t>
      </w:r>
    </w:p>
    <w:p w14:paraId="029106C9" w14:textId="77777777" w:rsidR="00FE3E79" w:rsidRDefault="007D3AC0">
      <w:pPr>
        <w:pStyle w:val="Heading1"/>
        <w:numPr>
          <w:ilvl w:val="0"/>
          <w:numId w:val="2"/>
        </w:numPr>
      </w:pPr>
      <w:bookmarkStart w:id="7" w:name="_Toc243909118"/>
      <w:r>
        <w:t>Lists</w:t>
      </w:r>
      <w:bookmarkEnd w:id="7"/>
    </w:p>
    <w:p w14:paraId="10BDF675" w14:textId="77777777" w:rsidR="00FE3E79" w:rsidRDefault="007D3AC0">
      <w:pPr>
        <w:pStyle w:val="Heading3"/>
      </w:pPr>
      <w:r>
        <w:t>Multi-level bullets</w:t>
      </w:r>
    </w:p>
    <w:p w14:paraId="62A4AB24" w14:textId="77777777" w:rsidR="00FE3E79" w:rsidRDefault="007D3AC0">
      <w:pPr>
        <w:pStyle w:val="ListParagraph"/>
        <w:numPr>
          <w:ilvl w:val="0"/>
          <w:numId w:val="3"/>
        </w:numPr>
      </w:pPr>
      <w:r>
        <w:t>Level one uses a teal disc</w:t>
      </w:r>
    </w:p>
    <w:p w14:paraId="62465D3E" w14:textId="77777777" w:rsidR="00FE3E79" w:rsidRDefault="007D3AC0">
      <w:pPr>
        <w:pStyle w:val="ListParagraph"/>
        <w:numPr>
          <w:ilvl w:val="1"/>
          <w:numId w:val="3"/>
        </w:numPr>
      </w:pPr>
      <w:r>
        <w:t>Level two uses a coral ring</w:t>
      </w:r>
    </w:p>
    <w:p w14:paraId="4073F335" w14:textId="77777777" w:rsidR="00FE3E79" w:rsidRDefault="007D3AC0">
      <w:pPr>
        <w:pStyle w:val="ListParagraph"/>
        <w:numPr>
          <w:ilvl w:val="2"/>
          <w:numId w:val="3"/>
        </w:numPr>
      </w:pPr>
      <w:r>
        <w:t>Level three uses a gray square</w:t>
      </w:r>
    </w:p>
    <w:p w14:paraId="3B46105F" w14:textId="77777777" w:rsidR="00FE3E79" w:rsidRDefault="007D3AC0">
      <w:pPr>
        <w:pStyle w:val="ListParagraph"/>
        <w:numPr>
          <w:ilvl w:val="1"/>
          <w:numId w:val="3"/>
        </w:numPr>
      </w:pPr>
      <w:r>
        <w:t>Back to level two</w:t>
      </w:r>
    </w:p>
    <w:p w14:paraId="09EED75E" w14:textId="77777777" w:rsidR="00FE3E79" w:rsidRDefault="007D3AC0">
      <w:pPr>
        <w:pStyle w:val="ListParagraph"/>
        <w:numPr>
          <w:ilvl w:val="0"/>
          <w:numId w:val="3"/>
        </w:numPr>
      </w:pPr>
      <w:r>
        <w:t>And back to level one</w:t>
      </w:r>
    </w:p>
    <w:p w14:paraId="2AC8F63C" w14:textId="77777777" w:rsidR="00FE3E79" w:rsidRDefault="007D3AC0">
      <w:pPr>
        <w:pStyle w:val="Heading3"/>
      </w:pPr>
      <w:r>
        <w:t>Mixed numbering formats</w:t>
      </w:r>
    </w:p>
    <w:p w14:paraId="7A9B2167" w14:textId="77777777" w:rsidR="00FE3E79" w:rsidRDefault="007D3AC0">
      <w:pPr>
        <w:pStyle w:val="ListParagraph"/>
        <w:numPr>
          <w:ilvl w:val="0"/>
          <w:numId w:val="4"/>
        </w:numPr>
      </w:pPr>
      <w:r>
        <w:t>Plan the release</w:t>
      </w:r>
    </w:p>
    <w:p w14:paraId="2C5D62CE" w14:textId="77777777" w:rsidR="00FE3E79" w:rsidRDefault="007D3AC0">
      <w:pPr>
        <w:pStyle w:val="ListParagraph"/>
        <w:numPr>
          <w:ilvl w:val="1"/>
          <w:numId w:val="4"/>
        </w:numPr>
      </w:pPr>
      <w:r>
        <w:t>Freeze features</w:t>
      </w:r>
    </w:p>
    <w:p w14:paraId="15A45261" w14:textId="77777777" w:rsidR="00FE3E79" w:rsidRDefault="007D3AC0">
      <w:pPr>
        <w:pStyle w:val="ListParagraph"/>
        <w:numPr>
          <w:ilvl w:val="1"/>
          <w:numId w:val="4"/>
        </w:numPr>
      </w:pPr>
      <w:r>
        <w:t>Cut the branch</w:t>
      </w:r>
    </w:p>
    <w:p w14:paraId="5BF90909" w14:textId="77777777" w:rsidR="00FE3E79" w:rsidRDefault="007D3AC0">
      <w:pPr>
        <w:pStyle w:val="ListParagraph"/>
        <w:numPr>
          <w:ilvl w:val="2"/>
          <w:numId w:val="4"/>
        </w:numPr>
      </w:pPr>
      <w:r>
        <w:t>Tag the build</w:t>
      </w:r>
    </w:p>
    <w:p w14:paraId="7BDC8824" w14:textId="77777777" w:rsidR="00FE3E79" w:rsidRDefault="007D3AC0">
      <w:pPr>
        <w:pStyle w:val="ListParagraph"/>
        <w:numPr>
          <w:ilvl w:val="2"/>
          <w:numId w:val="4"/>
        </w:numPr>
      </w:pPr>
      <w:r>
        <w:t>Sign the artifacts</w:t>
      </w:r>
    </w:p>
    <w:p w14:paraId="565FC02B" w14:textId="77777777" w:rsidR="00FE3E79" w:rsidRDefault="007D3AC0">
      <w:pPr>
        <w:pStyle w:val="ListParagraph"/>
        <w:numPr>
          <w:ilvl w:val="0"/>
          <w:numId w:val="4"/>
        </w:numPr>
      </w:pPr>
      <w:r>
        <w:t>Ship it</w:t>
      </w:r>
    </w:p>
    <w:p w14:paraId="325C0B76" w14:textId="77777777" w:rsidR="00FE3E79" w:rsidRDefault="007D3AC0">
      <w:pPr>
        <w:pStyle w:val="Heading3"/>
      </w:pPr>
      <w:r>
        <w:t>Legal outline</w:t>
      </w:r>
    </w:p>
    <w:p w14:paraId="10307F8B" w14:textId="77777777" w:rsidR="00FE3E79" w:rsidRDefault="007D3AC0">
      <w:pPr>
        <w:pStyle w:val="ListParagraph"/>
        <w:numPr>
          <w:ilvl w:val="0"/>
          <w:numId w:val="5"/>
        </w:numPr>
      </w:pPr>
      <w:r>
        <w:t>Definitions</w:t>
      </w:r>
    </w:p>
    <w:p w14:paraId="2F99AA86" w14:textId="77777777" w:rsidR="00FE3E79" w:rsidRDefault="007D3AC0">
      <w:pPr>
        <w:pStyle w:val="ListParagraph"/>
        <w:numPr>
          <w:ilvl w:val="1"/>
          <w:numId w:val="5"/>
        </w:numPr>
      </w:pPr>
      <w:r>
        <w:t>“Agreement” means this document.</w:t>
      </w:r>
    </w:p>
    <w:p w14:paraId="352FA4E8" w14:textId="77777777" w:rsidR="00FE3E79" w:rsidRDefault="007D3AC0">
      <w:pPr>
        <w:pStyle w:val="ListParagraph"/>
        <w:numPr>
          <w:ilvl w:val="1"/>
          <w:numId w:val="5"/>
        </w:numPr>
      </w:pPr>
      <w:r>
        <w:t>“Party” means a signatory.</w:t>
      </w:r>
    </w:p>
    <w:p w14:paraId="7FD62408" w14:textId="77777777" w:rsidR="00FE3E79" w:rsidRDefault="007D3AC0">
      <w:pPr>
        <w:pStyle w:val="ListParagraph"/>
        <w:numPr>
          <w:ilvl w:val="2"/>
          <w:numId w:val="5"/>
        </w:numPr>
      </w:pPr>
      <w:r>
        <w:t>Includes successors and assigns.</w:t>
      </w:r>
    </w:p>
    <w:p w14:paraId="5531393F" w14:textId="77777777" w:rsidR="00FE3E79" w:rsidRDefault="007D3AC0">
      <w:pPr>
        <w:pStyle w:val="ListParagraph"/>
        <w:numPr>
          <w:ilvl w:val="0"/>
          <w:numId w:val="5"/>
        </w:numPr>
      </w:pPr>
      <w:r>
        <w:t>Term and termination</w:t>
      </w:r>
    </w:p>
    <w:p w14:paraId="5C6E06EB" w14:textId="77777777" w:rsidR="00FE3E79" w:rsidRDefault="007D3AC0">
      <w:pPr>
        <w:pStyle w:val="Heading3"/>
      </w:pPr>
      <w:r>
        <w:lastRenderedPageBreak/>
        <w:t>Custom bullet glyphs</w:t>
      </w:r>
    </w:p>
    <w:p w14:paraId="040C47D5" w14:textId="77777777" w:rsidR="00FE3E79" w:rsidRDefault="007D3AC0">
      <w:pPr>
        <w:pStyle w:val="ListParagraph"/>
        <w:numPr>
          <w:ilvl w:val="0"/>
          <w:numId w:val="6"/>
        </w:numPr>
      </w:pPr>
      <w:r>
        <w:t>Arrow bullets for calls to action</w:t>
      </w:r>
    </w:p>
    <w:p w14:paraId="662C5D6A" w14:textId="77777777" w:rsidR="00FE3E79" w:rsidRDefault="007D3AC0">
      <w:pPr>
        <w:pStyle w:val="ListParagraph"/>
        <w:numPr>
          <w:ilvl w:val="0"/>
          <w:numId w:val="6"/>
        </w:numPr>
      </w:pPr>
      <w:r>
        <w:t>Also great for next steps</w:t>
      </w:r>
    </w:p>
    <w:p w14:paraId="4F089DB3" w14:textId="77777777" w:rsidR="00FE3E79" w:rsidRDefault="007D3AC0">
      <w:pPr>
        <w:pStyle w:val="ListParagraph"/>
        <w:numPr>
          <w:ilvl w:val="0"/>
          <w:numId w:val="7"/>
        </w:numPr>
      </w:pPr>
      <w:r>
        <w:t>Star bullets for highlights</w:t>
      </w:r>
    </w:p>
    <w:p w14:paraId="1896AEFA" w14:textId="77777777" w:rsidR="00FE3E79" w:rsidRDefault="007D3AC0">
      <w:pPr>
        <w:pStyle w:val="Heading3"/>
      </w:pPr>
      <w:r>
        <w:t>Upper-roman phases</w:t>
      </w:r>
    </w:p>
    <w:p w14:paraId="67C36337" w14:textId="77777777" w:rsidR="00FE3E79" w:rsidRDefault="007D3AC0">
      <w:pPr>
        <w:pStyle w:val="ListParagraph"/>
        <w:numPr>
          <w:ilvl w:val="0"/>
          <w:numId w:val="8"/>
        </w:numPr>
      </w:pPr>
      <w:r>
        <w:t>Discovery</w:t>
      </w:r>
    </w:p>
    <w:p w14:paraId="4DC2303D" w14:textId="77777777" w:rsidR="00FE3E79" w:rsidRDefault="007D3AC0">
      <w:pPr>
        <w:pStyle w:val="ListParagraph"/>
        <w:numPr>
          <w:ilvl w:val="0"/>
          <w:numId w:val="8"/>
        </w:numPr>
      </w:pPr>
      <w:r>
        <w:t>Design</w:t>
      </w:r>
    </w:p>
    <w:p w14:paraId="2DC16648" w14:textId="77777777" w:rsidR="00FE3E79" w:rsidRDefault="007D3AC0">
      <w:pPr>
        <w:pStyle w:val="ListParagraph"/>
        <w:numPr>
          <w:ilvl w:val="0"/>
          <w:numId w:val="8"/>
        </w:numPr>
      </w:pPr>
      <w:r>
        <w:t>Delivery</w:t>
      </w:r>
    </w:p>
    <w:p w14:paraId="6F7DB4FD" w14:textId="77777777" w:rsidR="00FE3E79" w:rsidRDefault="007D3AC0">
      <w:pPr>
        <w:pStyle w:val="Heading3"/>
      </w:pPr>
      <w:r>
        <w:t>Checklist (content-control checkboxes)</w:t>
      </w:r>
    </w:p>
    <w:p w14:paraId="44955023" w14:textId="77777777" w:rsidR="00FE3E79" w:rsidRDefault="007D3AC0">
      <w:pPr>
        <w:spacing w:after="60"/>
        <w:ind w:left="360"/>
      </w:pPr>
      <w:sdt>
        <w:sdtPr>
          <w:id w:val="-1852410399"/>
          <w14:checkbox>
            <w14:checked w14:val="1"/>
            <w14:checkedState w14:val="2611" w14:font="Segoe UI Symbol"/>
            <w14:uncheckedState w14:val="2610" w14:font="Segoe UI Symbol"/>
          </w14:checkbox>
        </w:sdtPr>
        <w:sdtEndPr/>
        <w:sdtContent>
          <w:r>
            <w:sym w:font="Segoe UI Symbol" w:char="2611"/>
          </w:r>
        </w:sdtContent>
      </w:sdt>
      <w:r>
        <w:t xml:space="preserve">  Styles and numbering survive a round trip</w:t>
      </w:r>
    </w:p>
    <w:p w14:paraId="2F301CDE" w14:textId="77777777" w:rsidR="00FE3E79" w:rsidRDefault="007D3AC0">
      <w:pPr>
        <w:spacing w:after="60"/>
        <w:ind w:left="360"/>
      </w:pPr>
      <w:sdt>
        <w:sdtPr>
          <w:id w:val="-2029475654"/>
          <w14:checkbox>
            <w14:checked w14:val="1"/>
            <w14:checkedState w14:val="2611" w14:font="Segoe UI Symbol"/>
            <w14:uncheckedState w14:val="2610" w14:font="Segoe UI Symbol"/>
          </w14:checkbox>
        </w:sdtPr>
        <w:sdtEndPr/>
        <w:sdtContent>
          <w:r>
            <w:sym w:font="Segoe UI Symbol" w:char="2611"/>
          </w:r>
        </w:sdtContent>
      </w:sdt>
      <w:r>
        <w:t xml:space="preserve">  Section breaks keep their orientation</w:t>
      </w:r>
    </w:p>
    <w:p w14:paraId="63D0356E" w14:textId="77777777" w:rsidR="00FE3E79" w:rsidRDefault="007D3AC0">
      <w:pPr>
        <w:spacing w:after="60"/>
        <w:ind w:left="360"/>
      </w:pPr>
      <w:sdt>
        <w:sdtPr>
          <w:id w:val="989994216"/>
          <w14:checkbox>
            <w14:checked w14:val="0"/>
            <w14:checkedState w14:val="2611" w14:font="Segoe UI Symbol"/>
            <w14:uncheckedState w14:val="2610" w14:font="Segoe UI Symbol"/>
          </w14:checkbox>
        </w:sdtPr>
        <w:sdtEndPr/>
        <w:sdtContent>
          <w:r>
            <w:sym w:font="Segoe UI Symbol" w:char="2610"/>
          </w:r>
        </w:sdtContent>
      </w:sdt>
      <w:r>
        <w:t xml:space="preserve">  Tracked changes accepted/rejected correctly</w:t>
      </w:r>
    </w:p>
    <w:p w14:paraId="459EB36C" w14:textId="77777777" w:rsidR="00FE3E79" w:rsidRDefault="007D3AC0">
      <w:pPr>
        <w:spacing w:after="60"/>
        <w:ind w:left="360"/>
      </w:pPr>
      <w:sdt>
        <w:sdtPr>
          <w:id w:val="1006168864"/>
          <w14:checkbox>
            <w14:checked w14:val="0"/>
            <w14:checkedState w14:val="2611" w14:font="Segoe UI Symbol"/>
            <w14:uncheckedState w14:val="2610" w14:font="Segoe UI Symbol"/>
          </w14:checkbox>
        </w:sdtPr>
        <w:sdtEndPr/>
        <w:sdtContent>
          <w:r>
            <w:sym w:font="Segoe UI Symbol" w:char="2610"/>
          </w:r>
        </w:sdtContent>
      </w:sdt>
      <w:r>
        <w:t xml:space="preserve">  Comments anchored to the right range</w:t>
      </w:r>
    </w:p>
    <w:p w14:paraId="745616BD" w14:textId="77777777" w:rsidR="00FE3E79" w:rsidRDefault="007D3AC0">
      <w:pPr>
        <w:pStyle w:val="Heading1"/>
        <w:numPr>
          <w:ilvl w:val="0"/>
          <w:numId w:val="2"/>
        </w:numPr>
      </w:pPr>
      <w:bookmarkStart w:id="8" w:name="_Toc243909119"/>
      <w:r>
        <w:t>Tables</w:t>
      </w:r>
      <w:bookmarkEnd w:id="8"/>
    </w:p>
    <w:p w14:paraId="25B34F11" w14:textId="77777777" w:rsidR="00FE3E79" w:rsidRDefault="007D3AC0">
      <w:r>
        <w:t>Three layout algorithms, then a stress-test table in the landscape section that follows.</w:t>
      </w:r>
    </w:p>
    <w:p w14:paraId="6AED0322" w14:textId="77777777" w:rsidR="00FE3E79" w:rsidRDefault="007D3AC0">
      <w:pPr>
        <w:pStyle w:val="Heading2"/>
        <w:numPr>
          <w:ilvl w:val="1"/>
          <w:numId w:val="2"/>
        </w:numPr>
      </w:pPr>
      <w:bookmarkStart w:id="9" w:name="_Toc243909120"/>
      <w:r>
        <w:t>AutoFit to Contents</w:t>
      </w:r>
      <w:bookmarkEnd w:id="9"/>
    </w:p>
    <w:tbl>
      <w:tblPr>
        <w:tblW w:w="0" w:type="auto"/>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ook w:val="04A0" w:firstRow="1" w:lastRow="0" w:firstColumn="1" w:lastColumn="0" w:noHBand="0" w:noVBand="1"/>
      </w:tblPr>
      <w:tblGrid>
        <w:gridCol w:w="2141"/>
        <w:gridCol w:w="1624"/>
        <w:gridCol w:w="1525"/>
      </w:tblGrid>
      <w:tr w:rsidR="00FE3E79" w14:paraId="208D8300" w14:textId="77777777">
        <w:trPr>
          <w:tblHeader/>
        </w:trPr>
        <w:tc>
          <w:tcPr>
            <w:tcW w:w="0" w:type="auto"/>
            <w:shd w:val="clear" w:color="auto" w:fill="0E7C86"/>
            <w:vAlign w:val="center"/>
          </w:tcPr>
          <w:p w14:paraId="219E25E4" w14:textId="77777777" w:rsidR="00FE3E79" w:rsidRDefault="007D3AC0">
            <w:pPr>
              <w:spacing w:before="40" w:after="40"/>
            </w:pPr>
            <w:r>
              <w:rPr>
                <w:b/>
                <w:bCs/>
                <w:color w:val="FFFFFF"/>
              </w:rPr>
              <w:t>Action</w:t>
            </w:r>
          </w:p>
        </w:tc>
        <w:tc>
          <w:tcPr>
            <w:tcW w:w="0" w:type="auto"/>
            <w:shd w:val="clear" w:color="auto" w:fill="0E7C86"/>
            <w:vAlign w:val="center"/>
          </w:tcPr>
          <w:p w14:paraId="4B205D17" w14:textId="77777777" w:rsidR="00FE3E79" w:rsidRDefault="007D3AC0">
            <w:pPr>
              <w:spacing w:before="40" w:after="40"/>
            </w:pPr>
            <w:r>
              <w:rPr>
                <w:b/>
                <w:bCs/>
                <w:color w:val="FFFFFF"/>
              </w:rPr>
              <w:t>Windows</w:t>
            </w:r>
          </w:p>
        </w:tc>
        <w:tc>
          <w:tcPr>
            <w:tcW w:w="0" w:type="auto"/>
            <w:shd w:val="clear" w:color="auto" w:fill="0E7C86"/>
            <w:vAlign w:val="center"/>
          </w:tcPr>
          <w:p w14:paraId="33A01D37" w14:textId="77777777" w:rsidR="00FE3E79" w:rsidRDefault="007D3AC0">
            <w:pPr>
              <w:spacing w:before="40" w:after="40"/>
            </w:pPr>
            <w:r>
              <w:rPr>
                <w:b/>
                <w:bCs/>
                <w:color w:val="FFFFFF"/>
              </w:rPr>
              <w:t>macOS</w:t>
            </w:r>
          </w:p>
        </w:tc>
      </w:tr>
      <w:tr w:rsidR="00FE3E79" w14:paraId="14DD2328" w14:textId="77777777">
        <w:tc>
          <w:tcPr>
            <w:tcW w:w="0" w:type="auto"/>
            <w:vAlign w:val="center"/>
          </w:tcPr>
          <w:p w14:paraId="6FE75D6E" w14:textId="77777777" w:rsidR="00FE3E79" w:rsidRDefault="007D3AC0">
            <w:pPr>
              <w:spacing w:before="40" w:after="40"/>
            </w:pPr>
            <w:r>
              <w:t>Bold</w:t>
            </w:r>
          </w:p>
        </w:tc>
        <w:tc>
          <w:tcPr>
            <w:tcW w:w="0" w:type="auto"/>
            <w:vAlign w:val="center"/>
          </w:tcPr>
          <w:p w14:paraId="19F83B46" w14:textId="77777777" w:rsidR="00FE3E79" w:rsidRDefault="007D3AC0">
            <w:pPr>
              <w:spacing w:before="40" w:after="40"/>
            </w:pPr>
            <w:r>
              <w:rPr>
                <w:rStyle w:val="Keyboard"/>
              </w:rPr>
              <w:t>Ctrl</w:t>
            </w:r>
            <w:r>
              <w:rPr>
                <w:color w:val="6B7280"/>
              </w:rPr>
              <w:t xml:space="preserve"> + </w:t>
            </w:r>
            <w:r>
              <w:rPr>
                <w:rStyle w:val="Keyboard"/>
              </w:rPr>
              <w:t>B</w:t>
            </w:r>
          </w:p>
        </w:tc>
        <w:tc>
          <w:tcPr>
            <w:tcW w:w="0" w:type="auto"/>
            <w:vAlign w:val="center"/>
          </w:tcPr>
          <w:p w14:paraId="6306BF13" w14:textId="77777777" w:rsidR="00FE3E79" w:rsidRDefault="007D3AC0">
            <w:pPr>
              <w:spacing w:before="40" w:after="40"/>
            </w:pPr>
            <w:r>
              <w:rPr>
                <w:rStyle w:val="Keyboard"/>
              </w:rPr>
              <w:t>Cmd</w:t>
            </w:r>
            <w:r>
              <w:rPr>
                <w:color w:val="6B7280"/>
              </w:rPr>
              <w:t xml:space="preserve"> + </w:t>
            </w:r>
            <w:r>
              <w:rPr>
                <w:rStyle w:val="Keyboard"/>
              </w:rPr>
              <w:t>B</w:t>
            </w:r>
          </w:p>
        </w:tc>
      </w:tr>
      <w:tr w:rsidR="00FE3E79" w14:paraId="25C92EDF" w14:textId="77777777">
        <w:tc>
          <w:tcPr>
            <w:tcW w:w="0" w:type="auto"/>
            <w:shd w:val="clear" w:color="auto" w:fill="F2F4F7"/>
            <w:vAlign w:val="center"/>
          </w:tcPr>
          <w:p w14:paraId="029A748D" w14:textId="77777777" w:rsidR="00FE3E79" w:rsidRDefault="007D3AC0">
            <w:pPr>
              <w:spacing w:before="40" w:after="40"/>
            </w:pPr>
            <w:r>
              <w:t>Insert footnote</w:t>
            </w:r>
          </w:p>
        </w:tc>
        <w:tc>
          <w:tcPr>
            <w:tcW w:w="0" w:type="auto"/>
            <w:shd w:val="clear" w:color="auto" w:fill="F2F4F7"/>
            <w:vAlign w:val="center"/>
          </w:tcPr>
          <w:p w14:paraId="7A75EF7B" w14:textId="77777777" w:rsidR="00FE3E79" w:rsidRDefault="007D3AC0">
            <w:pPr>
              <w:spacing w:before="40" w:after="40"/>
            </w:pPr>
            <w:r>
              <w:rPr>
                <w:rStyle w:val="Keyboard"/>
              </w:rPr>
              <w:t>Ctrl</w:t>
            </w:r>
            <w:r>
              <w:rPr>
                <w:color w:val="6B7280"/>
              </w:rPr>
              <w:t xml:space="preserve"> + </w:t>
            </w:r>
            <w:r>
              <w:rPr>
                <w:rStyle w:val="Keyboard"/>
              </w:rPr>
              <w:t>Alt</w:t>
            </w:r>
            <w:r>
              <w:rPr>
                <w:color w:val="6B7280"/>
              </w:rPr>
              <w:t xml:space="preserve"> + </w:t>
            </w:r>
            <w:r>
              <w:rPr>
                <w:rStyle w:val="Keyboard"/>
              </w:rPr>
              <w:t>F</w:t>
            </w:r>
          </w:p>
        </w:tc>
        <w:tc>
          <w:tcPr>
            <w:tcW w:w="0" w:type="auto"/>
            <w:shd w:val="clear" w:color="auto" w:fill="F2F4F7"/>
            <w:vAlign w:val="center"/>
          </w:tcPr>
          <w:p w14:paraId="19712C9C" w14:textId="77777777" w:rsidR="00FE3E79" w:rsidRDefault="007D3AC0">
            <w:pPr>
              <w:spacing w:before="40" w:after="40"/>
            </w:pPr>
            <w:r>
              <w:rPr>
                <w:rStyle w:val="Keyboard"/>
              </w:rPr>
              <w:t>Cmd</w:t>
            </w:r>
            <w:r>
              <w:rPr>
                <w:color w:val="6B7280"/>
              </w:rPr>
              <w:t xml:space="preserve"> + </w:t>
            </w:r>
            <w:r>
              <w:rPr>
                <w:rStyle w:val="Keyboard"/>
              </w:rPr>
              <w:t>Opt</w:t>
            </w:r>
            <w:r>
              <w:rPr>
                <w:color w:val="6B7280"/>
              </w:rPr>
              <w:t xml:space="preserve"> + </w:t>
            </w:r>
            <w:r>
              <w:rPr>
                <w:rStyle w:val="Keyboard"/>
              </w:rPr>
              <w:t>F</w:t>
            </w:r>
          </w:p>
        </w:tc>
      </w:tr>
      <w:tr w:rsidR="00FE3E79" w14:paraId="2452B503" w14:textId="77777777">
        <w:tc>
          <w:tcPr>
            <w:tcW w:w="0" w:type="auto"/>
            <w:vAlign w:val="center"/>
          </w:tcPr>
          <w:p w14:paraId="3217DE74" w14:textId="77777777" w:rsidR="00FE3E79" w:rsidRDefault="007D3AC0">
            <w:pPr>
              <w:spacing w:before="40" w:after="40"/>
            </w:pPr>
            <w:r>
              <w:t>Toggle Track Changes</w:t>
            </w:r>
          </w:p>
        </w:tc>
        <w:tc>
          <w:tcPr>
            <w:tcW w:w="0" w:type="auto"/>
            <w:vAlign w:val="center"/>
          </w:tcPr>
          <w:p w14:paraId="58BDDFE1" w14:textId="77777777" w:rsidR="00FE3E79" w:rsidRDefault="007D3AC0">
            <w:pPr>
              <w:spacing w:before="40" w:after="40"/>
            </w:pPr>
            <w:r>
              <w:rPr>
                <w:rStyle w:val="Keyboard"/>
              </w:rPr>
              <w:t>Ctrl</w:t>
            </w:r>
            <w:r>
              <w:rPr>
                <w:color w:val="6B7280"/>
              </w:rPr>
              <w:t xml:space="preserve"> + </w:t>
            </w:r>
            <w:r>
              <w:rPr>
                <w:rStyle w:val="Keyboard"/>
              </w:rPr>
              <w:t>Shift</w:t>
            </w:r>
            <w:r>
              <w:rPr>
                <w:color w:val="6B7280"/>
              </w:rPr>
              <w:t xml:space="preserve"> + </w:t>
            </w:r>
            <w:r>
              <w:rPr>
                <w:rStyle w:val="Keyboard"/>
              </w:rPr>
              <w:t>E</w:t>
            </w:r>
          </w:p>
        </w:tc>
        <w:tc>
          <w:tcPr>
            <w:tcW w:w="0" w:type="auto"/>
            <w:vAlign w:val="center"/>
          </w:tcPr>
          <w:p w14:paraId="0742AF7B" w14:textId="77777777" w:rsidR="00FE3E79" w:rsidRDefault="007D3AC0">
            <w:pPr>
              <w:spacing w:before="40" w:after="40"/>
            </w:pPr>
            <w:r>
              <w:rPr>
                <w:rStyle w:val="Keyboard"/>
              </w:rPr>
              <w:t>Cmd</w:t>
            </w:r>
            <w:r>
              <w:rPr>
                <w:color w:val="6B7280"/>
              </w:rPr>
              <w:t xml:space="preserve"> + </w:t>
            </w:r>
            <w:r>
              <w:rPr>
                <w:rStyle w:val="Keyboard"/>
              </w:rPr>
              <w:t>Shift</w:t>
            </w:r>
            <w:r>
              <w:rPr>
                <w:color w:val="6B7280"/>
              </w:rPr>
              <w:t xml:space="preserve"> + </w:t>
            </w:r>
            <w:r>
              <w:rPr>
                <w:rStyle w:val="Keyboard"/>
              </w:rPr>
              <w:t>E</w:t>
            </w:r>
          </w:p>
        </w:tc>
      </w:tr>
      <w:tr w:rsidR="00FE3E79" w14:paraId="131C0570" w14:textId="77777777">
        <w:tc>
          <w:tcPr>
            <w:tcW w:w="0" w:type="auto"/>
            <w:shd w:val="clear" w:color="auto" w:fill="F2F4F7"/>
            <w:vAlign w:val="center"/>
          </w:tcPr>
          <w:p w14:paraId="13F6F7D4" w14:textId="77777777" w:rsidR="00FE3E79" w:rsidRDefault="007D3AC0">
            <w:pPr>
              <w:spacing w:before="40" w:after="40"/>
            </w:pPr>
            <w:r>
              <w:t>Update fields</w:t>
            </w:r>
          </w:p>
        </w:tc>
        <w:tc>
          <w:tcPr>
            <w:tcW w:w="0" w:type="auto"/>
            <w:shd w:val="clear" w:color="auto" w:fill="F2F4F7"/>
            <w:vAlign w:val="center"/>
          </w:tcPr>
          <w:p w14:paraId="048E3B4A" w14:textId="77777777" w:rsidR="00FE3E79" w:rsidRDefault="007D3AC0">
            <w:pPr>
              <w:spacing w:before="40" w:after="40"/>
            </w:pPr>
            <w:r>
              <w:rPr>
                <w:rStyle w:val="Keyboard"/>
              </w:rPr>
              <w:t>F9</w:t>
            </w:r>
          </w:p>
        </w:tc>
        <w:tc>
          <w:tcPr>
            <w:tcW w:w="0" w:type="auto"/>
            <w:shd w:val="clear" w:color="auto" w:fill="F2F4F7"/>
            <w:vAlign w:val="center"/>
          </w:tcPr>
          <w:p w14:paraId="5F852CFE" w14:textId="77777777" w:rsidR="00FE3E79" w:rsidRDefault="007D3AC0">
            <w:pPr>
              <w:spacing w:before="40" w:after="40"/>
            </w:pPr>
            <w:r>
              <w:rPr>
                <w:rStyle w:val="Keyboard"/>
              </w:rPr>
              <w:t>Fn</w:t>
            </w:r>
            <w:r>
              <w:rPr>
                <w:color w:val="6B7280"/>
              </w:rPr>
              <w:t xml:space="preserve"> + </w:t>
            </w:r>
            <w:r>
              <w:rPr>
                <w:rStyle w:val="Keyboard"/>
              </w:rPr>
              <w:t>F9</w:t>
            </w:r>
          </w:p>
        </w:tc>
      </w:tr>
    </w:tbl>
    <w:p w14:paraId="35094226" w14:textId="17280A17" w:rsidR="00FE3E79" w:rsidRDefault="007D3AC0">
      <w:pPr>
        <w:pStyle w:val="Caption"/>
      </w:pPr>
      <w:r>
        <w:t xml:space="preserve">Table </w:t>
      </w:r>
      <w:r>
        <w:fldChar w:fldCharType="begin"/>
      </w:r>
      <w:r>
        <w:instrText>SEQ Table</w:instrText>
      </w:r>
      <w:r>
        <w:fldChar w:fldCharType="separate"/>
      </w:r>
      <w:r w:rsidR="00042A84">
        <w:rPr>
          <w:noProof/>
        </w:rPr>
        <w:t>1</w:t>
      </w:r>
      <w:r>
        <w:fldChar w:fldCharType="end"/>
      </w:r>
      <w:r>
        <w:t xml:space="preserve"> — Shortcut reference — autofit to contents, repeating header row, zebra shading</w:t>
      </w:r>
    </w:p>
    <w:p w14:paraId="3F3B88F1" w14:textId="77777777" w:rsidR="00FE3E79" w:rsidRDefault="007D3AC0">
      <w:pPr>
        <w:pStyle w:val="Heading2"/>
        <w:numPr>
          <w:ilvl w:val="1"/>
          <w:numId w:val="2"/>
        </w:numPr>
      </w:pPr>
      <w:bookmarkStart w:id="10" w:name="_Toc243909121"/>
      <w:r>
        <w:t>AutoFit to Window</w:t>
      </w:r>
      <w:bookmarkEnd w:id="10"/>
    </w:p>
    <w:tbl>
      <w:tblPr>
        <w:tblW w:w="5000" w:type="pct"/>
        <w:tblBorders>
          <w:top w:val="single" w:sz="12" w:space="0" w:color="1F3864"/>
          <w:left w:val="none" w:sz="0" w:space="0" w:color="FFFFFF"/>
          <w:bottom w:val="single" w:sz="12" w:space="0" w:color="1F3864"/>
          <w:right w:val="none" w:sz="0" w:space="0" w:color="FFFFFF"/>
          <w:insideH w:val="single" w:sz="4" w:space="0" w:color="D9DEE5"/>
          <w:insideV w:val="none" w:sz="0" w:space="0" w:color="FFFFFF"/>
        </w:tblBorders>
        <w:tblLook w:val="04A0" w:firstRow="1" w:lastRow="0" w:firstColumn="1" w:lastColumn="0" w:noHBand="0" w:noVBand="1"/>
      </w:tblPr>
      <w:tblGrid>
        <w:gridCol w:w="2340"/>
        <w:gridCol w:w="7020"/>
      </w:tblGrid>
      <w:tr w:rsidR="00FE3E79" w14:paraId="06DC88C0" w14:textId="77777777">
        <w:trPr>
          <w:tblHeader/>
        </w:trPr>
        <w:tc>
          <w:tcPr>
            <w:tcW w:w="1250" w:type="pct"/>
            <w:vAlign w:val="center"/>
          </w:tcPr>
          <w:p w14:paraId="6A0156EC" w14:textId="77777777" w:rsidR="00FE3E79" w:rsidRDefault="007D3AC0">
            <w:pPr>
              <w:spacing w:before="40" w:after="40"/>
            </w:pPr>
            <w:r>
              <w:rPr>
                <w:b/>
                <w:bCs/>
                <w:color w:val="1F3864"/>
              </w:rPr>
              <w:t>Mode</w:t>
            </w:r>
          </w:p>
        </w:tc>
        <w:tc>
          <w:tcPr>
            <w:tcW w:w="3750" w:type="pct"/>
            <w:vAlign w:val="center"/>
          </w:tcPr>
          <w:p w14:paraId="50707F9D" w14:textId="77777777" w:rsidR="00FE3E79" w:rsidRDefault="007D3AC0">
            <w:pPr>
              <w:spacing w:before="40" w:after="40"/>
            </w:pPr>
            <w:r>
              <w:rPr>
                <w:b/>
                <w:bCs/>
                <w:color w:val="1F3864"/>
              </w:rPr>
              <w:t>Behavior</w:t>
            </w:r>
          </w:p>
        </w:tc>
      </w:tr>
      <w:tr w:rsidR="00FE3E79" w14:paraId="47832C28" w14:textId="77777777">
        <w:tc>
          <w:tcPr>
            <w:tcW w:w="1250" w:type="pct"/>
            <w:vAlign w:val="center"/>
          </w:tcPr>
          <w:p w14:paraId="5576D1A4" w14:textId="77777777" w:rsidR="00FE3E79" w:rsidRDefault="007D3AC0">
            <w:pPr>
              <w:spacing w:before="40" w:after="40"/>
            </w:pPr>
            <w:r>
              <w:t>AutoFit to contents</w:t>
            </w:r>
          </w:p>
        </w:tc>
        <w:tc>
          <w:tcPr>
            <w:tcW w:w="3750" w:type="pct"/>
            <w:vAlign w:val="center"/>
          </w:tcPr>
          <w:p w14:paraId="4A555AA4" w14:textId="77777777" w:rsidR="00FE3E79" w:rsidRDefault="007D3AC0">
            <w:pPr>
              <w:spacing w:before="40" w:after="40"/>
            </w:pPr>
            <w:r>
              <w:t xml:space="preserve">Columns shrink-wrap their content; table width is </w:t>
            </w:r>
            <w:r>
              <w:rPr>
                <w:rFonts w:ascii="Consolas" w:eastAsia="Consolas" w:hAnsi="Consolas" w:cs="Consolas"/>
              </w:rPr>
              <w:t>auto</w:t>
            </w:r>
            <w:r>
              <w:t xml:space="preserve"> (see the shortcut table above).</w:t>
            </w:r>
          </w:p>
        </w:tc>
      </w:tr>
      <w:tr w:rsidR="00FE3E79" w14:paraId="4626B329" w14:textId="77777777">
        <w:tc>
          <w:tcPr>
            <w:tcW w:w="1250" w:type="pct"/>
            <w:vAlign w:val="center"/>
          </w:tcPr>
          <w:p w14:paraId="0E41C790" w14:textId="77777777" w:rsidR="00FE3E79" w:rsidRDefault="007D3AC0">
            <w:pPr>
              <w:spacing w:before="40" w:after="40"/>
            </w:pPr>
            <w:r>
              <w:t>AutoFit to window</w:t>
            </w:r>
          </w:p>
        </w:tc>
        <w:tc>
          <w:tcPr>
            <w:tcW w:w="3750" w:type="pct"/>
            <w:vAlign w:val="center"/>
          </w:tcPr>
          <w:p w14:paraId="0C91884D" w14:textId="77777777" w:rsidR="00FE3E79" w:rsidRDefault="007D3AC0">
            <w:pPr>
              <w:spacing w:before="40" w:after="40"/>
            </w:pPr>
            <w:r>
              <w:t xml:space="preserve">Table width is </w:t>
            </w:r>
            <w:r>
              <w:rPr>
                <w:rFonts w:ascii="Consolas" w:eastAsia="Consolas" w:hAnsi="Consolas" w:cs="Consolas"/>
              </w:rPr>
              <w:t>100%</w:t>
            </w:r>
            <w:r>
              <w:t xml:space="preserve"> of the text column, so it reflows when margins or orientation change — like this one.</w:t>
            </w:r>
          </w:p>
        </w:tc>
      </w:tr>
      <w:tr w:rsidR="00FE3E79" w14:paraId="0386A3F5" w14:textId="77777777">
        <w:tc>
          <w:tcPr>
            <w:tcW w:w="1250" w:type="pct"/>
            <w:vAlign w:val="center"/>
          </w:tcPr>
          <w:p w14:paraId="55B406C8" w14:textId="77777777" w:rsidR="00FE3E79" w:rsidRDefault="007D3AC0">
            <w:pPr>
              <w:spacing w:before="40" w:after="40"/>
            </w:pPr>
            <w:r>
              <w:lastRenderedPageBreak/>
              <w:t>Fixed column width</w:t>
            </w:r>
          </w:p>
        </w:tc>
        <w:tc>
          <w:tcPr>
            <w:tcW w:w="3750" w:type="pct"/>
            <w:vAlign w:val="center"/>
          </w:tcPr>
          <w:p w14:paraId="76750D28" w14:textId="77777777" w:rsidR="00FE3E79" w:rsidRDefault="007D3AC0">
            <w:pPr>
              <w:spacing w:before="40" w:after="40"/>
            </w:pPr>
            <w:r>
              <w:t xml:space="preserve">Columns are locked in twips with </w:t>
            </w:r>
            <w:r>
              <w:rPr>
                <w:rFonts w:ascii="Consolas" w:eastAsia="Consolas" w:hAnsi="Consolas" w:cs="Consolas"/>
              </w:rPr>
              <w:t>w:tblLayout w:type="fixed"</w:t>
            </w:r>
            <w:r>
              <w:t>; long content wraps instead of widening the column.</w:t>
            </w:r>
          </w:p>
        </w:tc>
      </w:tr>
    </w:tbl>
    <w:p w14:paraId="5F4C9B2F" w14:textId="0990A599" w:rsidR="00FE3E79" w:rsidRDefault="007D3AC0">
      <w:pPr>
        <w:pStyle w:val="Caption"/>
      </w:pPr>
      <w:r>
        <w:t xml:space="preserve">Table </w:t>
      </w:r>
      <w:r>
        <w:fldChar w:fldCharType="begin"/>
      </w:r>
      <w:r>
        <w:instrText>SEQ Table</w:instrText>
      </w:r>
      <w:r>
        <w:fldChar w:fldCharType="separate"/>
      </w:r>
      <w:r w:rsidR="00042A84">
        <w:rPr>
          <w:noProof/>
        </w:rPr>
        <w:t>2</w:t>
      </w:r>
      <w:r>
        <w:fldChar w:fldCharType="end"/>
      </w:r>
      <w:r>
        <w:t xml:space="preserve"> — Layout modes — percentage width, outer rules only</w:t>
      </w:r>
    </w:p>
    <w:p w14:paraId="18EA4839" w14:textId="77777777" w:rsidR="00FE3E79" w:rsidRDefault="007D3AC0">
      <w:pPr>
        <w:pStyle w:val="Heading1"/>
        <w:numPr>
          <w:ilvl w:val="0"/>
          <w:numId w:val="2"/>
        </w:numPr>
      </w:pPr>
      <w:bookmarkStart w:id="11" w:name="_Toc243909122"/>
      <w:r>
        <w:t>Images &amp; Objects</w:t>
      </w:r>
      <w:bookmarkEnd w:id="11"/>
    </w:p>
    <w:p w14:paraId="6EE166A1" w14:textId="77777777" w:rsidR="00FE3E79" w:rsidRDefault="007D3AC0">
      <w:pPr>
        <w:pStyle w:val="Heading2"/>
        <w:numPr>
          <w:ilvl w:val="1"/>
          <w:numId w:val="2"/>
        </w:numPr>
      </w:pPr>
      <w:bookmarkStart w:id="12" w:name="_Toc243909123"/>
      <w:r>
        <w:t>Floating Image with Square Wrap</w:t>
      </w:r>
      <w:bookmarkEnd w:id="12"/>
    </w:p>
    <w:p w14:paraId="582B29F8" w14:textId="77777777" w:rsidR="00FE3E79" w:rsidRDefault="007D3AC0">
      <w:pPr>
        <w:jc w:val="both"/>
      </w:pPr>
      <w:r>
        <w:rPr>
          <w:noProof/>
        </w:rPr>
        <w:drawing>
          <wp:anchor distT="0" distB="91440" distL="182880" distR="0" simplePos="0" relativeHeight="1619250" behindDoc="0" locked="0" layoutInCell="1" allowOverlap="1" wp14:anchorId="5ED3A5AE" wp14:editId="7887FBA5">
            <wp:simplePos x="0" y="0"/>
            <wp:positionH relativeFrom="margin">
              <wp:align>right</wp:align>
            </wp:positionH>
            <wp:positionV relativeFrom="paragraph">
              <wp:posOffset>0</wp:posOffset>
            </wp:positionV>
            <wp:extent cx="1619250" cy="1619250"/>
            <wp:effectExtent l="0" t="0" r="0" b="0"/>
            <wp:wrapSquare wrapText="bothSides" distB="91440" distL="182880"/>
            <wp:docPr id="4" name="tile" descr="Geometric tile pattern" title="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19250" cy="1619250"/>
                    </a:xfrm>
                    <a:prstGeom prst="rect">
                      <a:avLst/>
                    </a:prstGeom>
                  </pic:spPr>
                </pic:pic>
              </a:graphicData>
            </a:graphic>
          </wp:anchor>
        </w:drawing>
      </w:r>
      <w:r>
        <w:t xml:space="preserve">This geometric tile is anchored to this paragraph and floats against the right margin with square wrapping. </w:t>
      </w:r>
      <w:r>
        <w:t>Documents are more than text: they are structure, rhythm and intent. Every heading, list and table on this page is real Word markup, so an editor that round-trips it faithfully preserves the author's intent as well as the words. Documents are more than text: they are structure, rhythm and intent. Every heading, list and table on this page is real Word markup, so an editor that round-trips it faithfully preserves the author's intent as well as the words.</w:t>
      </w:r>
    </w:p>
    <w:p w14:paraId="0AF5F620" w14:textId="77777777" w:rsidR="00FE3E79" w:rsidRDefault="007D3AC0">
      <w:pPr>
        <w:jc w:val="both"/>
      </w:pPr>
      <w:r>
        <w:t>Text continues to flow around the picture until it clears the bottom edge. Moving the anchor paragraph moves the picture with it, and changing the wrap mode to tight, through or top-and-bottom changes how lines are shortened. Documents are more than text: they are structure, rhythm and intent. Every heading, list and table on this page is real Word markup, so an editor that round-trips it faithfully preserves the author's intent as well as the words.</w:t>
      </w:r>
    </w:p>
    <w:p w14:paraId="18EFD3BD" w14:textId="77777777" w:rsidR="00FE3E79" w:rsidRDefault="007D3AC0">
      <w:pPr>
        <w:pStyle w:val="Heading2"/>
        <w:numPr>
          <w:ilvl w:val="1"/>
          <w:numId w:val="2"/>
        </w:numPr>
      </w:pPr>
      <w:bookmarkStart w:id="13" w:name="_Toc243909124"/>
      <w:r>
        <w:t>Native Chart</w:t>
      </w:r>
      <w:bookmarkEnd w:id="13"/>
    </w:p>
    <w:p w14:paraId="439AB048" w14:textId="77777777" w:rsidR="00FE3E79" w:rsidRDefault="007D3AC0">
      <w:pPr>
        <w:spacing w:before="120" w:after="0"/>
        <w:jc w:val="center"/>
      </w:pPr>
      <w:r>
        <w:rPr>
          <w:noProof/>
        </w:rPr>
        <w:drawing>
          <wp:inline distT="0" distB="0" distL="0" distR="0" wp14:anchorId="13CDD750" wp14:editId="5AC9E0F7">
            <wp:extent cx="5715000" cy="2857500"/>
            <wp:effectExtent l="0" t="0" r="0" b="0"/>
            <wp:docPr id="3" name="chart" descr="Column chart of quarterly revenue with a line for units" title="Revenu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069A3F5" w14:textId="27FE5E7C" w:rsidR="00FE3E79" w:rsidRDefault="007D3AC0">
      <w:pPr>
        <w:pStyle w:val="Caption"/>
      </w:pPr>
      <w:r>
        <w:t xml:space="preserve">Figure </w:t>
      </w:r>
      <w:r>
        <w:fldChar w:fldCharType="begin"/>
      </w:r>
      <w:r>
        <w:instrText>SEQ Figure</w:instrText>
      </w:r>
      <w:r>
        <w:fldChar w:fldCharType="separate"/>
      </w:r>
      <w:r w:rsidR="00042A84">
        <w:rPr>
          <w:noProof/>
        </w:rPr>
        <w:t>1</w:t>
      </w:r>
      <w:r>
        <w:fldChar w:fldCharType="end"/>
      </w:r>
      <w:r>
        <w:t xml:space="preserve"> — A combo chart: clustered columns on the primary axis, a line on the secondary axis (Edit Data opens Excel)</w:t>
      </w:r>
    </w:p>
    <w:p w14:paraId="0FC3B3C4" w14:textId="77777777" w:rsidR="00FE3E79" w:rsidRDefault="007D3AC0">
      <w:pPr>
        <w:pStyle w:val="Heading2"/>
        <w:numPr>
          <w:ilvl w:val="1"/>
          <w:numId w:val="2"/>
        </w:numPr>
      </w:pPr>
      <w:bookmarkStart w:id="14" w:name="_Toc243909125"/>
      <w:r>
        <w:lastRenderedPageBreak/>
        <w:t>Shapes &amp; Text Box</w:t>
      </w:r>
      <w:bookmarkEnd w:id="14"/>
    </w:p>
    <w:p w14:paraId="61D41DCC" w14:textId="77777777" w:rsidR="00FE3E79" w:rsidRDefault="007D3AC0">
      <w:pPr>
        <w:spacing w:before="120" w:after="240"/>
        <w:jc w:val="center"/>
      </w:pPr>
      <w:r>
        <w:rPr>
          <w:noProof/>
        </w:rPr>
        <mc:AlternateContent>
          <mc:Choice Requires="wps">
            <w:drawing>
              <wp:inline distT="0" distB="0" distL="0" distR="0" wp14:anchorId="0DC859D2" wp14:editId="5A2A8AF4">
                <wp:extent cx="1714500" cy="666750"/>
                <wp:effectExtent l="0" t="0" r="0" b="0"/>
                <wp:docPr id="5" name="Rectangle: Rounded Corners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714500" cy="666750"/>
                        </a:xfrm>
                        <a:prstGeom prst="roundRect">
                          <a:avLst/>
                        </a:prstGeom>
                        <a:solidFill>
                          <a:srgbClr val="0E7C86"/>
                        </a:solidFill>
                        <a:ln>
                          <a:noFill/>
                        </a:ln>
                      </wps:spPr>
                      <wps:txbx>
                        <w:txbxContent>
                          <w:p w14:paraId="113E815D" w14:textId="77777777" w:rsidR="00FE3E79" w:rsidRDefault="007D3AC0">
                            <w:pPr>
                              <w:spacing w:after="0"/>
                              <w:jc w:val="center"/>
                            </w:pPr>
                            <w:r>
                              <w:rPr>
                                <w:b/>
                                <w:bCs/>
                                <w:color w:val="FFFFFF"/>
                                <w:sz w:val="24"/>
                                <w:szCs w:val="24"/>
                              </w:rPr>
                              <w:t>Draft</w:t>
                            </w:r>
                          </w:p>
                        </w:txbxContent>
                      </wps:txbx>
                      <wps:bodyPr anchor="ctr"/>
                    </wps:wsp>
                  </a:graphicData>
                </a:graphic>
              </wp:inline>
            </w:drawing>
          </mc:Choice>
          <mc:Fallback>
            <w:pict>
              <v:roundrect w14:anchorId="0DC859D2" id="Rectangle: Rounded Corners 5" o:spid="_x0000_s1027" style="width:135pt;height:5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" fillcolor="#0e7c86" stroked="f">
                <o:lock v:ext="edit" aspectratio="t"/>
                <v:textbox>
                  <w:txbxContent>
                    <w:p w14:paraId="113E815D" w14:textId="77777777" w:rsidR="00FE3E79" w:rsidRDefault="007D3AC0">
                      <w:pPr>
                        <w:spacing w:after="0"/>
                        <w:jc w:val="center"/>
                      </w:pPr>
                      <w:r>
                        <w:rPr>
                          <w:b/>
                          <w:bCs/>
                          <w:color w:val="FFFFFF"/>
                          <w:sz w:val="24"/>
                          <w:szCs w:val="24"/>
                        </w:rPr>
                        <w:t>Draft</w:t>
                      </w:r>
                    </w:p>
                  </w:txbxContent>
                </v:textbox>
                <w10:anchorlock/>
              </v:roundrect>
            </w:pict>
          </mc:Fallback>
        </mc:AlternateContent>
      </w:r>
      <w:r>
        <w:t xml:space="preserve">   </w:t>
      </w:r>
      <w:r>
        <w:rPr>
          <w:noProof/>
        </w:rPr>
        <mc:AlternateContent>
          <mc:Choice Requires="wps">
            <w:drawing>
              <wp:inline distT="0" distB="0" distL="0" distR="0" wp14:anchorId="2D219F4A" wp14:editId="7DE89BE4">
                <wp:extent cx="666750" cy="342900"/>
                <wp:effectExtent l="0" t="0" r="0" b="0"/>
                <wp:docPr id="6" name="Arrow: Right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6750" cy="342900"/>
                        </a:xfrm>
                        <a:prstGeom prst="rightArrow">
                          <a:avLst/>
                        </a:prstGeom>
                        <a:solidFill>
                          <a:srgbClr val="FFC857"/>
                        </a:solidFill>
                        <a:ln>
                          <a:noFill/>
                        </a:ln>
                      </wps:spPr>
                      <wps:bodyPr/>
                    </wps:wsp>
                  </a:graphicData>
                </a:graphic>
              </wp:inline>
            </w:drawing>
          </mc:Choice>
          <mc:Fallback>
            <w:pict>
              <v:shapetype w14:anchorId="55A616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width:52.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" adj="16046" fillcolor="#ffc857" stroked="f">
                <o:lock v:ext="edit" aspectratio="t"/>
                <w10:anchorlock/>
              </v:shape>
            </w:pict>
          </mc:Fallback>
        </mc:AlternateContent>
      </w:r>
      <w:r>
        <w:t xml:space="preserve">   </w:t>
      </w:r>
      <w:r>
        <w:rPr>
          <w:noProof/>
        </w:rPr>
        <mc:AlternateContent>
          <mc:Choice Requires="wps">
            <w:drawing>
              <wp:inline distT="0" distB="0" distL="0" distR="0" wp14:anchorId="5FB17B01" wp14:editId="36C8B4E6">
                <wp:extent cx="1143000" cy="666750"/>
                <wp:effectExtent l="9525" t="9525" r="9525" b="9525"/>
                <wp:docPr id="7" name="Oval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43000" cy="666750"/>
                        </a:xfrm>
                        <a:prstGeom prst="ellipse">
                          <a:avLst/>
                        </a:prstGeom>
                        <a:solidFill>
                          <a:srgbClr val="E8684A"/>
                        </a:solidFill>
                        <a:ln w="19050">
                          <a:solidFill>
                            <a:srgbClr val="1F3864"/>
                          </a:solidFill>
                        </a:ln>
                      </wps:spPr>
                      <wps:txbx>
                        <w:txbxContent>
                          <w:p w14:paraId="55AE02DD" w14:textId="77777777" w:rsidR="00FE3E79" w:rsidRDefault="007D3AC0">
                            <w:pPr>
                              <w:spacing w:after="0"/>
                              <w:jc w:val="center"/>
                            </w:pPr>
                            <w:r>
                              <w:rPr>
                                <w:b/>
                                <w:bCs/>
                                <w:color w:val="FFFFFF"/>
                                <w:sz w:val="24"/>
                                <w:szCs w:val="24"/>
                              </w:rPr>
                              <w:t>Review</w:t>
                            </w:r>
                          </w:p>
                        </w:txbxContent>
                      </wps:txbx>
                      <wps:bodyPr anchor="ctr"/>
                    </wps:wsp>
                  </a:graphicData>
                </a:graphic>
              </wp:inline>
            </w:drawing>
          </mc:Choice>
          <mc:Fallback>
            <w:pict>
              <v:oval w14:anchorId="5FB17B01" id="Oval 7" o:spid="_x0000_s1028" style="width:90pt;height: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" fillcolor="#e8684a" strokecolor="#1f3864" strokeweight="1.5pt">
                <v:path arrowok="t"/>
                <o:lock v:ext="edit" aspectratio="t"/>
                <v:textbox>
                  <w:txbxContent>
                    <w:p w14:paraId="55AE02DD" w14:textId="77777777" w:rsidR="00FE3E79" w:rsidRDefault="007D3AC0">
                      <w:pPr>
                        <w:spacing w:after="0"/>
                        <w:jc w:val="center"/>
                      </w:pPr>
                      <w:r>
                        <w:rPr>
                          <w:b/>
                          <w:bCs/>
                          <w:color w:val="FFFFFF"/>
                          <w:sz w:val="24"/>
                          <w:szCs w:val="24"/>
                        </w:rPr>
                        <w:t>Review</w:t>
                      </w:r>
                    </w:p>
                  </w:txbxContent>
                </v:textbox>
                <w10:anchorlock/>
              </v:oval>
            </w:pict>
          </mc:Fallback>
        </mc:AlternateContent>
      </w:r>
      <w:r>
        <w:t xml:space="preserve">   </w:t>
      </w:r>
      <w:r>
        <w:rPr>
          <w:noProof/>
        </w:rPr>
        <mc:AlternateContent>
          <mc:Choice Requires="wps">
            <w:drawing>
              <wp:inline distT="0" distB="0" distL="0" distR="0" wp14:anchorId="4CD0A5BC" wp14:editId="7B72F064">
                <wp:extent cx="666750" cy="342900"/>
                <wp:effectExtent l="0" t="0" r="0" b="0"/>
                <wp:docPr id="8" name="Arrow: Right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6750" cy="342900"/>
                        </a:xfrm>
                        <a:prstGeom prst="rightArrow">
                          <a:avLst/>
                        </a:prstGeom>
                        <a:solidFill>
                          <a:srgbClr val="FFC857"/>
                        </a:solidFill>
                        <a:ln>
                          <a:noFill/>
                        </a:ln>
                      </wps:spPr>
                      <wps:bodyPr/>
                    </wps:wsp>
                  </a:graphicData>
                </a:graphic>
              </wp:inline>
            </w:drawing>
          </mc:Choice>
          <mc:Fallback>
            <w:pict>
              <v:shape w14:anchorId="491C5E0D" id="Arrow: Right 8" o:spid="_x0000_s1026" type="#_x0000_t13" style="width:52.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" adj="16046" fillcolor="#ffc857" stroked="f">
                <o:lock v:ext="edit" aspectratio="t"/>
                <w10:anchorlock/>
              </v:shape>
            </w:pict>
          </mc:Fallback>
        </mc:AlternateContent>
      </w:r>
      <w:r>
        <w:t xml:space="preserve">   </w:t>
      </w:r>
      <w:r>
        <w:rPr>
          <w:noProof/>
        </w:rPr>
        <mc:AlternateContent>
          <mc:Choice Requires="wps">
            <w:drawing>
              <wp:inline distT="0" distB="0" distL="0" distR="0" wp14:anchorId="037D1708" wp14:editId="70E93431">
                <wp:extent cx="1143000" cy="666750"/>
                <wp:effectExtent l="0" t="0" r="0" b="0"/>
                <wp:docPr id="9" name="Hexagon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43000" cy="666750"/>
                        </a:xfrm>
                        <a:prstGeom prst="hexagon">
                          <a:avLst/>
                        </a:prstGeom>
                        <a:solidFill>
                          <a:srgbClr val="1F3864"/>
                        </a:solidFill>
                        <a:ln>
                          <a:noFill/>
                        </a:ln>
                      </wps:spPr>
                      <wps:txbx>
                        <w:txbxContent>
                          <w:p w14:paraId="0C997A2A" w14:textId="77777777" w:rsidR="00FE3E79" w:rsidRDefault="007D3AC0">
                            <w:pPr>
                              <w:spacing w:after="0"/>
                              <w:jc w:val="center"/>
                            </w:pPr>
                            <w:r>
                              <w:rPr>
                                <w:b/>
                                <w:bCs/>
                                <w:color w:val="FFFFFF"/>
                                <w:sz w:val="24"/>
                                <w:szCs w:val="24"/>
                              </w:rPr>
                              <w:t>Publish</w:t>
                            </w:r>
                          </w:p>
                        </w:txbxContent>
                      </wps:txbx>
                      <wps:bodyPr anchor="ctr"/>
                    </wps:wsp>
                  </a:graphicData>
                </a:graphic>
              </wp:inline>
            </w:drawing>
          </mc:Choice>
          <mc:Fallback>
            <w:pict>
              <v:shapetype w14:anchorId="037D1708"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9" o:spid="_x0000_s1029" type="#_x0000_t9" style="width:90pt;height: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" adj="3150" fillcolor="#1f3864" stroked="f">
                <o:lock v:ext="edit" aspectratio="t"/>
                <v:textbox>
                  <w:txbxContent>
                    <w:p w14:paraId="0C997A2A" w14:textId="77777777" w:rsidR="00FE3E79" w:rsidRDefault="007D3AC0">
                      <w:pPr>
                        <w:spacing w:after="0"/>
                        <w:jc w:val="center"/>
                      </w:pPr>
                      <w:r>
                        <w:rPr>
                          <w:b/>
                          <w:bCs/>
                          <w:color w:val="FFFFFF"/>
                          <w:sz w:val="24"/>
                          <w:szCs w:val="24"/>
                        </w:rPr>
                        <w:t>Publish</w:t>
                      </w:r>
                    </w:p>
                  </w:txbxContent>
                </v:textbox>
                <w10:anchorlock/>
              </v:shape>
            </w:pict>
          </mc:Fallback>
        </mc:AlternateContent>
      </w:r>
    </w:p>
    <w:p w14:paraId="218812C6" w14:textId="77777777" w:rsidR="00FE3E79" w:rsidRDefault="00042A84">
      <w:r>
        <w:pict w14:anchorId="13F37037">
          <v:shapetype id="_x0000_t202" coordsize="21600,21600" o:spt="202" path="m,l,21600r21600,l21600,xe">
            <v:stroke joinstyle="miter"/>
            <v:path gradientshapeok="t" o:connecttype="rect"/>
          </v:shapetype>
          <v:shape id="7i5r7qdz97mfkhxckwujg" o:spid="_x0000_s2050" type="#_x0000_t202" style="width:468pt;height:54pt;mso-left-percent:-10001;mso-top-percent:-10001;mso-position-horizontal:absolute;mso-position-horizontal-relative:char;mso-position-vertical:absolute;mso-position-vertical-relative:line;mso-left-percent:-10001;mso-top-percent:-10001">
            <v:textbox style="mso-fit-shape-to-text:t">
              <w:txbxContent>
                <w:p w14:paraId="7F330CFD" w14:textId="77777777" w:rsidR="00FE3E79" w:rsidRDefault="007D3AC0">
                  <w:pPr>
                    <w:spacing w:after="0"/>
                  </w:pPr>
                  <w:r>
                    <w:rPr>
                      <w:b/>
                      <w:bCs/>
                      <w:color w:val="0E7C86"/>
                    </w:rPr>
                    <w:t xml:space="preserve">Text box: </w:t>
                  </w:r>
                  <w:r>
                    <w:t>a VML text box holding its own paragraphs. Shapes above are DrawingML with text bodies, so both object models are represented.</w:t>
                  </w:r>
                </w:p>
              </w:txbxContent>
            </v:textbox>
          </v:shape>
        </w:pict>
      </w:r>
    </w:p>
    <w:p w14:paraId="7C44EC79" w14:textId="77777777" w:rsidR="00FE3E79" w:rsidRDefault="007D3AC0">
      <w:pPr>
        <w:pStyle w:val="Heading2"/>
        <w:numPr>
          <w:ilvl w:val="1"/>
          <w:numId w:val="2"/>
        </w:numPr>
      </w:pPr>
      <w:bookmarkStart w:id="15" w:name="_Toc243909126"/>
      <w:r>
        <w:t>Equations</w:t>
      </w:r>
      <w:bookmarkEnd w:id="15"/>
    </w:p>
    <w:p w14:paraId="7B30E726" w14:textId="77777777" w:rsidR="00FE3E79" w:rsidRDefault="007D3AC0">
      <w:pPr>
        <w:jc w:val="center"/>
      </w:pPr>
      <m:oMathPara>
        <m:oMath>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b</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r>
                    <w:rPr>
                      <w:rFonts w:ascii="Cambria Math" w:hAnsi="Cambria Math"/>
                    </w:rPr>
                    <m:t>4</m:t>
                  </m:r>
                  <m:r>
                    <w:rPr>
                      <w:rFonts w:ascii="Cambria Math" w:hAnsi="Cambria Math"/>
                    </w:rPr>
                    <m:t>ac</m:t>
                  </m:r>
                </m:e>
              </m:rad>
            </m:num>
            <m:den>
              <m:r>
                <w:rPr>
                  <w:rFonts w:ascii="Cambria Math" w:hAnsi="Cambria Math"/>
                </w:rPr>
                <m:t>2</m:t>
              </m:r>
              <m:r>
                <w:rPr>
                  <w:rFonts w:ascii="Cambria Math" w:hAnsi="Cambria Math"/>
                </w:rPr>
                <m:t>a</m:t>
              </m:r>
            </m:den>
          </m:f>
        </m:oMath>
      </m:oMathPara>
    </w:p>
    <w:p w14:paraId="1E208D20" w14:textId="77777777" w:rsidR="00FE3E79" w:rsidRDefault="007D3AC0">
      <w:pPr>
        <w:jc w:val="center"/>
      </w:pPr>
      <m:oMathPara>
        <m:oMath>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i</m:t>
              </m:r>
            </m:e>
          </m:nary>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r>
                <w:rPr>
                  <w:rFonts w:ascii="Cambria Math" w:hAnsi="Cambria Math"/>
                </w:rPr>
                <m:t>n</m:t>
              </m:r>
              <m:r>
                <w:rPr>
                  <w:rFonts w:ascii="Cambria Math" w:hAnsi="Cambria Math"/>
                </w:rPr>
                <m:t>+1)</m:t>
              </m:r>
            </m:num>
            <m:den>
              <m:r>
                <w:rPr>
                  <w:rFonts w:ascii="Cambria Math" w:hAnsi="Cambria Math"/>
                </w:rPr>
                <m:t>2</m:t>
              </m:r>
            </m:den>
          </m:f>
        </m:oMath>
      </m:oMathPara>
    </w:p>
    <w:p w14:paraId="61D2C2E4" w14:textId="72C9A89E" w:rsidR="00FE3E79" w:rsidRDefault="007D3AC0">
      <w:pPr>
        <w:pStyle w:val="Caption"/>
      </w:pPr>
      <w:r>
        <w:t xml:space="preserve">Equation </w:t>
      </w:r>
      <w:r>
        <w:fldChar w:fldCharType="begin"/>
      </w:r>
      <w:r>
        <w:instrText>SEQ Equation</w:instrText>
      </w:r>
      <w:r>
        <w:fldChar w:fldCharType="separate"/>
      </w:r>
      <w:r w:rsidR="00042A84">
        <w:rPr>
          <w:noProof/>
        </w:rPr>
        <w:t>1</w:t>
      </w:r>
      <w:r>
        <w:fldChar w:fldCharType="end"/>
      </w:r>
      <w:r>
        <w:t xml:space="preserve"> — Office Math (OMML) — quadratic formula and the sum of the first n integers</w:t>
      </w:r>
    </w:p>
    <w:p w14:paraId="6D8B7C7E" w14:textId="77777777" w:rsidR="00FE3E79" w:rsidRDefault="007D3AC0">
      <w:pPr>
        <w:pStyle w:val="Heading1"/>
        <w:numPr>
          <w:ilvl w:val="0"/>
          <w:numId w:val="2"/>
        </w:numPr>
      </w:pPr>
      <w:bookmarkStart w:id="16" w:name="_Toc243909127"/>
      <w:r>
        <w:t>Links, Notes &amp; Fields</w:t>
      </w:r>
      <w:bookmarkEnd w:id="16"/>
    </w:p>
    <w:p w14:paraId="1B33DB8C" w14:textId="77777777" w:rsidR="00FE3E79" w:rsidRDefault="007D3AC0">
      <w:r>
        <w:t xml:space="preserve">External hyperlink: </w:t>
      </w:r>
      <w:hyperlink r:id="rId12" w:history="1">
        <w:r>
          <w:rPr>
            <w:rStyle w:val="Hyperlink"/>
          </w:rPr>
          <w:t>Open XML SDK — WordprocessingML overview</w:t>
        </w:r>
      </w:hyperlink>
      <w:r>
        <w:t>.</w:t>
      </w:r>
    </w:p>
    <w:p w14:paraId="2F7A4162" w14:textId="77777777" w:rsidR="00FE3E79" w:rsidRDefault="007D3AC0">
      <w:r>
        <w:t xml:space="preserve">Internal hyperlink to a bookmark: </w:t>
      </w:r>
      <w:hyperlink w:anchor="complex_table" w:history="1">
        <w:r>
          <w:rPr>
            <w:rStyle w:val="Hyperlink"/>
          </w:rPr>
          <w:t>the complex table</w:t>
        </w:r>
      </w:hyperlink>
      <w:r>
        <w:t xml:space="preserve"> in the landscape section.</w:t>
      </w:r>
    </w:p>
    <w:p w14:paraId="002B16EF" w14:textId="77777777" w:rsidR="00FE3E79" w:rsidRDefault="007D3AC0">
      <w:r>
        <w:t>Footnotes appear at the bottom of the page</w:t>
      </w:r>
      <w:r>
        <w:rPr>
          <w:rStyle w:val="FootnoteReference"/>
        </w:rPr>
        <w:footnoteReference w:id="2"/>
      </w:r>
      <w:r>
        <w:t xml:space="preserve"> and endnotes collect at the end of the document.</w:t>
      </w:r>
      <w:r>
        <w:rPr>
          <w:rStyle w:val="EndnoteReference"/>
        </w:rPr>
        <w:endnoteReference w:id="1"/>
      </w:r>
    </w:p>
    <w:p w14:paraId="101B897F" w14:textId="4A12E6C9" w:rsidR="00FE3E79" w:rsidRDefault="007D3AC0">
      <w:r>
        <w:t xml:space="preserve">Fields: this is page </w:t>
      </w:r>
      <w:r>
        <w:rPr>
          <w:b/>
          <w:bCs/>
        </w:rPr>
        <w:fldChar w:fldCharType="begin"/>
      </w:r>
      <w:r>
        <w:rPr>
          <w:b/>
          <w:bCs/>
        </w:rPr>
        <w:instrText>PAGE</w:instrText>
      </w:r>
      <w:r>
        <w:rPr>
          <w:b/>
          <w:bCs/>
        </w:rPr>
        <w:fldChar w:fldCharType="separate"/>
      </w:r>
      <w:r w:rsidR="00042A84">
        <w:rPr>
          <w:b/>
          <w:bCs/>
          <w:noProof/>
        </w:rPr>
        <w:t>8</w:t>
      </w:r>
      <w:r>
        <w:rPr>
          <w:b/>
          <w:bCs/>
        </w:rPr>
        <w:fldChar w:fldCharType="end"/>
      </w:r>
      <w:r>
        <w:t xml:space="preserve"> of </w:t>
      </w:r>
      <w:r>
        <w:rPr>
          <w:b/>
          <w:bCs/>
        </w:rPr>
        <w:fldChar w:fldCharType="begin"/>
      </w:r>
      <w:r>
        <w:rPr>
          <w:b/>
          <w:bCs/>
        </w:rPr>
        <w:instrText>NUMPAGES</w:instrText>
      </w:r>
      <w:r>
        <w:rPr>
          <w:b/>
          <w:bCs/>
        </w:rPr>
        <w:fldChar w:fldCharType="separate"/>
      </w:r>
      <w:r w:rsidR="00042A84">
        <w:rPr>
          <w:b/>
          <w:bCs/>
          <w:noProof/>
        </w:rPr>
        <w:t>10</w:t>
      </w:r>
      <w:r>
        <w:rPr>
          <w:b/>
          <w:bCs/>
        </w:rPr>
        <w:fldChar w:fldCharType="end"/>
      </w:r>
      <w:r>
        <w:t xml:space="preserve">; the file name is </w:t>
      </w:r>
      <w:r>
        <w:fldChar w:fldCharType="begin"/>
      </w:r>
      <w:r>
        <w:instrText>FILENAME</w:instrText>
      </w:r>
      <w:r>
        <w:fldChar w:fldCharType="separate"/>
      </w:r>
      <w:r w:rsidR="00042A84">
        <w:rPr>
          <w:noProof/>
        </w:rPr>
        <w:t>showcase.docx</w:t>
      </w:r>
      <w:r>
        <w:rPr>
          <w:rFonts w:ascii="Consolas" w:eastAsia="Consolas" w:hAnsi="Consolas" w:cs="Consolas"/>
          <w:sz w:val="20"/>
          <w:szCs w:val="20"/>
        </w:rPr>
        <w:fldChar w:fldCharType="end"/>
      </w:r>
      <w:r>
        <w:t xml:space="preserve">; and today is </w:t>
      </w:r>
      <w:r>
        <w:fldChar w:fldCharType="begin"/>
      </w:r>
      <w:r>
        <w:instrText>DATE \@ "MMMM d, yyyy"</w:instrText>
      </w:r>
      <w:r>
        <w:fldChar w:fldCharType="separate"/>
      </w:r>
      <w:r w:rsidR="00042A84">
        <w:rPr>
          <w:noProof/>
        </w:rPr>
        <w:t>October 26, 2026</w:t>
      </w:r>
      <w:r>
        <w:rPr>
          <w:b/>
          <w:bCs/>
          <w:color w:val="0E7C86"/>
        </w:rPr>
        <w:fldChar w:fldCharType="end"/>
      </w:r>
      <w:r>
        <w:t>.</w:t>
      </w:r>
    </w:p>
    <w:p w14:paraId="0B76893C" w14:textId="77777777" w:rsidR="00FE3E79" w:rsidRDefault="007D3AC0">
      <w:pPr>
        <w:pStyle w:val="Heading1"/>
        <w:numPr>
          <w:ilvl w:val="0"/>
          <w:numId w:val="2"/>
        </w:numPr>
      </w:pPr>
      <w:bookmarkStart w:id="17" w:name="_Toc243909128"/>
      <w:r>
        <w:t>Review &amp; Collaboration</w:t>
      </w:r>
      <w:bookmarkEnd w:id="17"/>
    </w:p>
    <w:p w14:paraId="5D7B7833" w14:textId="77777777" w:rsidR="00FE3E79" w:rsidRDefault="007D3AC0">
      <w:r>
        <w:t xml:space="preserve">Comments anchor to a range: </w:t>
      </w:r>
      <w:commentRangeStart w:id="18"/>
      <w:r>
        <w:rPr>
          <w:highlight w:val="yellow"/>
        </w:rPr>
        <w:t>this sentence has a reviewer comment attached</w:t>
      </w:r>
      <w:commentRangeEnd w:id="18"/>
      <w:r>
        <w:rPr>
          <w:rStyle w:val="CommentReference"/>
          <w:sz w:val="22"/>
          <w:szCs w:val="22"/>
        </w:rPr>
        <w:commentReference w:id="18"/>
      </w:r>
      <w:r>
        <w:t xml:space="preserve">, and </w:t>
      </w:r>
      <w:commentRangeStart w:id="19"/>
      <w:r>
        <w:t>so does this phrase</w:t>
      </w:r>
      <w:commentRangeEnd w:id="19"/>
      <w:r>
        <w:rPr>
          <w:rStyle w:val="CommentReference"/>
          <w:sz w:val="22"/>
          <w:szCs w:val="22"/>
        </w:rPr>
        <w:commentReference w:id="19"/>
      </w:r>
      <w:r>
        <w:t>.</w:t>
      </w:r>
    </w:p>
    <w:p w14:paraId="64BF31C5" w14:textId="77777777" w:rsidR="00FE3E79" w:rsidRDefault="007D3AC0">
      <w:r>
        <w:t xml:space="preserve">Tracked changes: the launch is planned for </w:t>
      </w:r>
      <w:del w:id="20" w:author="Morgan Lee" w:date="2026-10-26T09:00:00Z">
        <w:r>
          <w:delText>Friday</w:delText>
        </w:r>
      </w:del>
      <w:ins w:id="21" w:author="Morgan Lee" w:date="2026-10-26T09:00:00Z">
        <w:r>
          <w:t>Monday morning</w:t>
        </w:r>
      </w:ins>
      <w:r>
        <w:t xml:space="preserve"> after </w:t>
      </w:r>
      <w:ins w:id="22" w:author="Sam Patel" w:date="2026-10-26T09:00:00Z">
        <w:r>
          <w:t xml:space="preserve">a final </w:t>
        </w:r>
      </w:ins>
      <w:r>
        <w:t xml:space="preserve">sign-off from the </w:t>
      </w:r>
      <w:del w:id="23" w:author="Sam Patel" w:date="2026-10-26T09:00:00Z">
        <w:r>
          <w:delText xml:space="preserve">whole </w:delText>
        </w:r>
      </w:del>
      <w:r>
        <w:t>release team.</w:t>
      </w:r>
    </w:p>
    <w:p w14:paraId="15E53E8A" w14:textId="77777777" w:rsidR="00FE3E79" w:rsidRDefault="007D3AC0">
      <w:pPr>
        <w:pStyle w:val="Callout"/>
        <w:sectPr w:rsidR="00FE3E79">
          <w:headerReference w:type="even" r:id="rId16"/>
          <w:headerReference w:type="default" r:id="rId17"/>
          <w:footerReference w:type="even" r:id="rId18"/>
          <w:footerReference w:type="default" r:id="rId19"/>
          <w:pgSz w:w="12240" w:h="15840"/>
          <w:pgMar w:top="1440" w:right="1440" w:bottom="1440" w:left="1440" w:header="720" w:footer="720" w:gutter="0"/>
          <w:cols w:space="720"/>
          <w:docGrid w:linePitch="360"/>
        </w:sectPr>
      </w:pPr>
      <w:r>
        <w:t>Two authors appear above, so a good editor shows them in distinct colors and attributes each revision correctly.</w:t>
      </w:r>
    </w:p>
    <w:p w14:paraId="169D0429" w14:textId="77777777" w:rsidR="00FE3E79" w:rsidRDefault="007D3AC0">
      <w:pPr>
        <w:pStyle w:val="Heading1"/>
        <w:numPr>
          <w:ilvl w:val="0"/>
          <w:numId w:val="2"/>
        </w:numPr>
      </w:pPr>
      <w:bookmarkStart w:id="24" w:name="complex_table"/>
      <w:bookmarkStart w:id="25" w:name="_Toc243909129"/>
      <w:r>
        <w:lastRenderedPageBreak/>
        <w:t>The Complex Table</w:t>
      </w:r>
      <w:bookmarkEnd w:id="24"/>
      <w:bookmarkEnd w:id="25"/>
    </w:p>
    <w:p w14:paraId="20B54C13" w14:textId="77777777" w:rsidR="00FE3E79" w:rsidRDefault="007D3AC0">
      <w:r>
        <w:t xml:space="preserve">A landscape section with a </w:t>
      </w:r>
      <w:r>
        <w:rPr>
          <w:b/>
          <w:bCs/>
        </w:rPr>
        <w:t>fixed-layout</w:t>
      </w:r>
      <w:r>
        <w:t xml:space="preserve"> table that combines: a diagonally split corner cell spanning 2×2, three-level column headers that repeat on every page, vertical region labels spanning multiple rows, a </w:t>
      </w:r>
      <w:r>
        <w:rPr>
          <w:b/>
          <w:bCs/>
        </w:rPr>
        <w:t>nested table</w:t>
      </w:r>
      <w:r>
        <w:t xml:space="preserve"> inside a row-spanning cell, a bulleted list inside a cell, a six-column horizontal span with pattern shading, per-cell border overrides and a double-ruled totals row.</w:t>
      </w:r>
    </w:p>
    <w:tbl>
      <w:tblPr>
        <w:tblW w:w="12960" w:type="dxa"/>
        <w:tblBorders>
          <w:top w:val="single" w:sz="8" w:space="0" w:color="1F3864"/>
          <w:left w:val="single" w:sz="8" w:space="0" w:color="1F3864"/>
          <w:bottom w:val="single" w:sz="8" w:space="0" w:color="1F3864"/>
          <w:right w:val="single" w:sz="8" w:space="0" w:color="1F3864"/>
          <w:insideH w:val="single" w:sz="4" w:space="0" w:color="D9DEE5"/>
          <w:insideV w:val="single" w:sz="4" w:space="0" w:color="D9DEE5"/>
        </w:tblBorders>
        <w:tblLayout w:type="fixed"/>
        <w:tblCellMar>
          <w:top w:w="60" w:type="dxa"/>
          <w:left w:w="100" w:type="dxa"/>
          <w:bottom w:w="60" w:type="dxa"/>
          <w:right w:w="100" w:type="dxa"/>
        </w:tblCellMar>
        <w:tblLook w:val="04A0" w:firstRow="1" w:lastRow="0" w:firstColumn="1" w:lastColumn="0" w:noHBand="0" w:noVBand="1"/>
      </w:tblPr>
      <w:tblGrid>
        <w:gridCol w:w="1300"/>
        <w:gridCol w:w="1700"/>
        <w:gridCol w:w="1000"/>
        <w:gridCol w:w="1200"/>
        <w:gridCol w:w="1000"/>
        <w:gridCol w:w="1200"/>
        <w:gridCol w:w="1000"/>
        <w:gridCol w:w="1200"/>
        <w:gridCol w:w="3360"/>
      </w:tblGrid>
      <w:tr w:rsidR="00FE3E79" w14:paraId="23E87866" w14:textId="77777777">
        <w:trPr>
          <w:cantSplit/>
          <w:trHeight w:val="420"/>
          <w:tblHeader/>
        </w:trPr>
        <w:tc>
          <w:tcPr>
            <w:tcW w:w="3000" w:type="dxa"/>
            <w:gridSpan w:val="2"/>
            <w:vMerge w:val="restart"/>
            <w:tcBorders>
              <w:top w:val="single" w:sz="8" w:space="0" w:color="1F3864"/>
              <w:left w:val="single" w:sz="8" w:space="0" w:color="1F3864"/>
              <w:bottom w:val="single" w:sz="8" w:space="0" w:color="1F3864"/>
              <w:right w:val="single" w:sz="8" w:space="0" w:color="1F3864"/>
              <w:tl2br w:val="single" w:sz="6" w:space="0" w:color="FFC857"/>
            </w:tcBorders>
            <w:shd w:val="clear" w:color="auto" w:fill="1F3864"/>
            <w:vAlign w:val="center"/>
          </w:tcPr>
          <w:p w14:paraId="66342AB3" w14:textId="77777777" w:rsidR="00FE3E79" w:rsidRDefault="007D3AC0">
            <w:pPr>
              <w:spacing w:after="0"/>
              <w:jc w:val="right"/>
            </w:pPr>
            <w:r>
              <w:rPr>
                <w:b/>
                <w:bCs/>
                <w:color w:val="FFC857"/>
                <w:sz w:val="18"/>
                <w:szCs w:val="18"/>
              </w:rPr>
              <w:t>Product</w:t>
            </w:r>
          </w:p>
          <w:p w14:paraId="7A56FEE6" w14:textId="77777777" w:rsidR="00FE3E79" w:rsidRDefault="007D3AC0">
            <w:pPr>
              <w:spacing w:after="0"/>
            </w:pPr>
            <w:r>
              <w:rPr>
                <w:b/>
                <w:bCs/>
                <w:color w:val="FFC857"/>
                <w:sz w:val="18"/>
                <w:szCs w:val="18"/>
              </w:rPr>
              <w:t>Region</w:t>
            </w:r>
          </w:p>
        </w:tc>
        <w:tc>
          <w:tcPr>
            <w:tcW w:w="2200" w:type="dxa"/>
            <w:gridSpan w:val="2"/>
            <w:shd w:val="clear" w:color="auto" w:fill="1F3864"/>
            <w:vAlign w:val="center"/>
          </w:tcPr>
          <w:p w14:paraId="767DB0A4" w14:textId="77777777" w:rsidR="00FE3E79" w:rsidRDefault="007D3AC0">
            <w:pPr>
              <w:spacing w:after="0"/>
              <w:jc w:val="center"/>
            </w:pPr>
            <w:r>
              <w:rPr>
                <w:b/>
                <w:bCs/>
                <w:color w:val="FFFFFF"/>
                <w:sz w:val="20"/>
                <w:szCs w:val="20"/>
              </w:rPr>
              <w:t>Q1 2026</w:t>
            </w:r>
          </w:p>
        </w:tc>
        <w:tc>
          <w:tcPr>
            <w:tcW w:w="2200" w:type="dxa"/>
            <w:gridSpan w:val="2"/>
            <w:shd w:val="clear" w:color="auto" w:fill="1F3864"/>
            <w:vAlign w:val="center"/>
          </w:tcPr>
          <w:p w14:paraId="4EEE83C8" w14:textId="77777777" w:rsidR="00FE3E79" w:rsidRDefault="007D3AC0">
            <w:pPr>
              <w:spacing w:after="0"/>
              <w:jc w:val="center"/>
            </w:pPr>
            <w:r>
              <w:rPr>
                <w:b/>
                <w:bCs/>
                <w:color w:val="FFFFFF"/>
                <w:sz w:val="20"/>
                <w:szCs w:val="20"/>
              </w:rPr>
              <w:t>Q2 2026</w:t>
            </w:r>
          </w:p>
        </w:tc>
        <w:tc>
          <w:tcPr>
            <w:tcW w:w="2200" w:type="dxa"/>
            <w:gridSpan w:val="2"/>
            <w:shd w:val="clear" w:color="auto" w:fill="1F3864"/>
            <w:vAlign w:val="center"/>
          </w:tcPr>
          <w:p w14:paraId="2F426168" w14:textId="77777777" w:rsidR="00FE3E79" w:rsidRDefault="007D3AC0">
            <w:pPr>
              <w:spacing w:after="0"/>
              <w:jc w:val="center"/>
            </w:pPr>
            <w:r>
              <w:rPr>
                <w:b/>
                <w:bCs/>
                <w:color w:val="FFFFFF"/>
                <w:sz w:val="20"/>
                <w:szCs w:val="20"/>
              </w:rPr>
              <w:t>Q3 2026</w:t>
            </w:r>
          </w:p>
        </w:tc>
        <w:tc>
          <w:tcPr>
            <w:tcW w:w="3360" w:type="dxa"/>
            <w:vMerge w:val="restart"/>
            <w:shd w:val="clear" w:color="auto" w:fill="1F3864"/>
            <w:vAlign w:val="center"/>
          </w:tcPr>
          <w:p w14:paraId="209F8CC7" w14:textId="77777777" w:rsidR="00FE3E79" w:rsidRDefault="007D3AC0">
            <w:pPr>
              <w:spacing w:after="0"/>
              <w:jc w:val="center"/>
            </w:pPr>
            <w:r>
              <w:rPr>
                <w:b/>
                <w:bCs/>
                <w:color w:val="FFFFFF"/>
                <w:sz w:val="20"/>
                <w:szCs w:val="20"/>
              </w:rPr>
              <w:t>Notes &amp; KPIs</w:t>
            </w:r>
          </w:p>
        </w:tc>
      </w:tr>
      <w:tr w:rsidR="00FE3E79" w14:paraId="72F1C740" w14:textId="77777777">
        <w:trPr>
          <w:cantSplit/>
          <w:tblHeader/>
        </w:trPr>
        <w:tc>
          <w:tcPr>
            <w:tcW w:w="3000" w:type="dxa"/>
            <w:gridSpan w:val="2"/>
            <w:vMerge/>
            <w:tcBorders>
              <w:top w:val="single" w:sz="8" w:space="0" w:color="1F3864"/>
              <w:left w:val="single" w:sz="8" w:space="0" w:color="1F3864"/>
              <w:bottom w:val="single" w:sz="8" w:space="0" w:color="1F3864"/>
              <w:right w:val="single" w:sz="8" w:space="0" w:color="1F3864"/>
            </w:tcBorders>
            <w:shd w:val="clear" w:color="auto" w:fill="1F3864"/>
            <w:vAlign w:val="center"/>
          </w:tcPr>
          <w:p w14:paraId="285FAD2F" w14:textId="77777777" w:rsidR="00FE3E79" w:rsidRDefault="00FE3E79"/>
        </w:tc>
        <w:tc>
          <w:tcPr>
            <w:tcW w:w="1000" w:type="dxa"/>
            <w:shd w:val="clear" w:color="auto" w:fill="DCEFF0"/>
            <w:vAlign w:val="center"/>
          </w:tcPr>
          <w:p w14:paraId="7983AC87" w14:textId="77777777" w:rsidR="00FE3E79" w:rsidRDefault="007D3AC0">
            <w:pPr>
              <w:spacing w:after="0"/>
              <w:jc w:val="center"/>
            </w:pPr>
            <w:r>
              <w:rPr>
                <w:b/>
                <w:bCs/>
                <w:smallCaps/>
                <w:color w:val="1F3864"/>
                <w:sz w:val="18"/>
                <w:szCs w:val="18"/>
              </w:rPr>
              <w:t>Units</w:t>
            </w:r>
          </w:p>
        </w:tc>
        <w:tc>
          <w:tcPr>
            <w:tcW w:w="1200" w:type="dxa"/>
            <w:shd w:val="clear" w:color="auto" w:fill="DCEFF0"/>
            <w:vAlign w:val="center"/>
          </w:tcPr>
          <w:p w14:paraId="4B7EA9AF" w14:textId="77777777" w:rsidR="00FE3E79" w:rsidRDefault="007D3AC0">
            <w:pPr>
              <w:spacing w:after="0"/>
              <w:jc w:val="center"/>
            </w:pPr>
            <w:r>
              <w:rPr>
                <w:b/>
                <w:bCs/>
                <w:smallCaps/>
                <w:color w:val="1F3864"/>
                <w:sz w:val="18"/>
                <w:szCs w:val="18"/>
              </w:rPr>
              <w:t>Revenue</w:t>
            </w:r>
          </w:p>
        </w:tc>
        <w:tc>
          <w:tcPr>
            <w:tcW w:w="1000" w:type="dxa"/>
            <w:shd w:val="clear" w:color="auto" w:fill="DCEFF0"/>
            <w:vAlign w:val="center"/>
          </w:tcPr>
          <w:p w14:paraId="5540751E" w14:textId="77777777" w:rsidR="00FE3E79" w:rsidRDefault="007D3AC0">
            <w:pPr>
              <w:spacing w:after="0"/>
              <w:jc w:val="center"/>
            </w:pPr>
            <w:r>
              <w:rPr>
                <w:b/>
                <w:bCs/>
                <w:smallCaps/>
                <w:color w:val="1F3864"/>
                <w:sz w:val="18"/>
                <w:szCs w:val="18"/>
              </w:rPr>
              <w:t>Units</w:t>
            </w:r>
          </w:p>
        </w:tc>
        <w:tc>
          <w:tcPr>
            <w:tcW w:w="1200" w:type="dxa"/>
            <w:shd w:val="clear" w:color="auto" w:fill="DCEFF0"/>
            <w:vAlign w:val="center"/>
          </w:tcPr>
          <w:p w14:paraId="24D9D1DF" w14:textId="77777777" w:rsidR="00FE3E79" w:rsidRDefault="007D3AC0">
            <w:pPr>
              <w:spacing w:after="0"/>
              <w:jc w:val="center"/>
            </w:pPr>
            <w:r>
              <w:rPr>
                <w:b/>
                <w:bCs/>
                <w:smallCaps/>
                <w:color w:val="1F3864"/>
                <w:sz w:val="18"/>
                <w:szCs w:val="18"/>
              </w:rPr>
              <w:t>Revenue</w:t>
            </w:r>
          </w:p>
        </w:tc>
        <w:tc>
          <w:tcPr>
            <w:tcW w:w="1000" w:type="dxa"/>
            <w:shd w:val="clear" w:color="auto" w:fill="DCEFF0"/>
            <w:vAlign w:val="center"/>
          </w:tcPr>
          <w:p w14:paraId="535526E9" w14:textId="77777777" w:rsidR="00FE3E79" w:rsidRDefault="007D3AC0">
            <w:pPr>
              <w:spacing w:after="0"/>
              <w:jc w:val="center"/>
            </w:pPr>
            <w:r>
              <w:rPr>
                <w:b/>
                <w:bCs/>
                <w:smallCaps/>
                <w:color w:val="1F3864"/>
                <w:sz w:val="18"/>
                <w:szCs w:val="18"/>
              </w:rPr>
              <w:t>Units</w:t>
            </w:r>
          </w:p>
        </w:tc>
        <w:tc>
          <w:tcPr>
            <w:tcW w:w="1200" w:type="dxa"/>
            <w:shd w:val="clear" w:color="auto" w:fill="DCEFF0"/>
            <w:vAlign w:val="center"/>
          </w:tcPr>
          <w:p w14:paraId="04C29CC1" w14:textId="77777777" w:rsidR="00FE3E79" w:rsidRDefault="007D3AC0">
            <w:pPr>
              <w:spacing w:after="0"/>
              <w:jc w:val="center"/>
            </w:pPr>
            <w:r>
              <w:rPr>
                <w:b/>
                <w:bCs/>
                <w:smallCaps/>
                <w:color w:val="1F3864"/>
                <w:sz w:val="18"/>
                <w:szCs w:val="18"/>
              </w:rPr>
              <w:t>Revenue</w:t>
            </w:r>
          </w:p>
        </w:tc>
        <w:tc>
          <w:tcPr>
            <w:tcW w:w="3360" w:type="dxa"/>
            <w:vMerge/>
            <w:shd w:val="clear" w:color="auto" w:fill="1F3864"/>
            <w:vAlign w:val="center"/>
          </w:tcPr>
          <w:p w14:paraId="39043F00" w14:textId="77777777" w:rsidR="00FE3E79" w:rsidRDefault="00FE3E79">
            <w:pPr>
              <w:jc w:val="center"/>
            </w:pPr>
          </w:p>
        </w:tc>
      </w:tr>
      <w:tr w:rsidR="00FE3E79" w14:paraId="1B42C055" w14:textId="77777777">
        <w:trPr>
          <w:cantSplit/>
          <w:trHeight w:val="420"/>
        </w:trPr>
        <w:tc>
          <w:tcPr>
            <w:tcW w:w="1300" w:type="dxa"/>
            <w:vMerge w:val="restart"/>
            <w:shd w:val="clear" w:color="auto" w:fill="1F3864"/>
            <w:textDirection w:val="btLr"/>
            <w:vAlign w:val="center"/>
          </w:tcPr>
          <w:p w14:paraId="4075E3CD" w14:textId="77777777" w:rsidR="00FE3E79" w:rsidRDefault="007D3AC0">
            <w:pPr>
              <w:spacing w:after="0"/>
              <w:jc w:val="center"/>
            </w:pPr>
            <w:r>
              <w:rPr>
                <w:b/>
                <w:bCs/>
                <w:color w:val="FFFFFF"/>
                <w:spacing w:val="40"/>
              </w:rPr>
              <w:t>NORTH</w:t>
            </w:r>
          </w:p>
        </w:tc>
        <w:tc>
          <w:tcPr>
            <w:tcW w:w="1700" w:type="dxa"/>
            <w:vAlign w:val="center"/>
          </w:tcPr>
          <w:p w14:paraId="05B10B90" w14:textId="77777777" w:rsidR="00FE3E79" w:rsidRDefault="007D3AC0">
            <w:pPr>
              <w:spacing w:after="0"/>
            </w:pPr>
            <w:r>
              <w:rPr>
                <w:b/>
                <w:bCs/>
              </w:rPr>
              <w:t>Widgets</w:t>
            </w:r>
          </w:p>
        </w:tc>
        <w:tc>
          <w:tcPr>
            <w:tcW w:w="1000" w:type="dxa"/>
            <w:vAlign w:val="center"/>
          </w:tcPr>
          <w:p w14:paraId="74154FDA" w14:textId="77777777" w:rsidR="00FE3E79" w:rsidRDefault="007D3AC0">
            <w:pPr>
              <w:spacing w:after="0"/>
              <w:jc w:val="right"/>
            </w:pPr>
            <w:r>
              <w:rPr>
                <w:sz w:val="20"/>
                <w:szCs w:val="20"/>
              </w:rPr>
              <w:t>1,240</w:t>
            </w:r>
          </w:p>
        </w:tc>
        <w:tc>
          <w:tcPr>
            <w:tcW w:w="1200" w:type="dxa"/>
            <w:vAlign w:val="center"/>
          </w:tcPr>
          <w:p w14:paraId="70A55567" w14:textId="77777777" w:rsidR="00FE3E79" w:rsidRDefault="007D3AC0">
            <w:pPr>
              <w:spacing w:after="0"/>
              <w:jc w:val="right"/>
            </w:pPr>
            <w:r>
              <w:rPr>
                <w:sz w:val="20"/>
                <w:szCs w:val="20"/>
              </w:rPr>
              <w:t>$86.8K</w:t>
            </w:r>
          </w:p>
        </w:tc>
        <w:tc>
          <w:tcPr>
            <w:tcW w:w="1000" w:type="dxa"/>
            <w:vAlign w:val="center"/>
          </w:tcPr>
          <w:p w14:paraId="11CA5053" w14:textId="77777777" w:rsidR="00FE3E79" w:rsidRDefault="007D3AC0">
            <w:pPr>
              <w:spacing w:after="0"/>
              <w:jc w:val="right"/>
            </w:pPr>
            <w:r>
              <w:rPr>
                <w:sz w:val="20"/>
                <w:szCs w:val="20"/>
              </w:rPr>
              <w:t>1,310</w:t>
            </w:r>
          </w:p>
        </w:tc>
        <w:tc>
          <w:tcPr>
            <w:tcW w:w="1200" w:type="dxa"/>
            <w:vAlign w:val="center"/>
          </w:tcPr>
          <w:p w14:paraId="19783607" w14:textId="77777777" w:rsidR="00FE3E79" w:rsidRDefault="007D3AC0">
            <w:pPr>
              <w:spacing w:after="0"/>
              <w:jc w:val="right"/>
            </w:pPr>
            <w:r>
              <w:rPr>
                <w:sz w:val="20"/>
                <w:szCs w:val="20"/>
              </w:rPr>
              <w:t>$91.7K</w:t>
            </w:r>
          </w:p>
        </w:tc>
        <w:tc>
          <w:tcPr>
            <w:tcW w:w="1000" w:type="dxa"/>
            <w:vAlign w:val="center"/>
          </w:tcPr>
          <w:p w14:paraId="33BD7506" w14:textId="77777777" w:rsidR="00FE3E79" w:rsidRDefault="007D3AC0">
            <w:pPr>
              <w:spacing w:after="0"/>
              <w:jc w:val="right"/>
            </w:pPr>
            <w:r>
              <w:rPr>
                <w:sz w:val="20"/>
                <w:szCs w:val="20"/>
              </w:rPr>
              <w:t>1,405</w:t>
            </w:r>
          </w:p>
        </w:tc>
        <w:tc>
          <w:tcPr>
            <w:tcW w:w="1200" w:type="dxa"/>
            <w:vAlign w:val="center"/>
          </w:tcPr>
          <w:p w14:paraId="063F2FCA" w14:textId="77777777" w:rsidR="00FE3E79" w:rsidRDefault="007D3AC0">
            <w:pPr>
              <w:spacing w:after="0"/>
              <w:jc w:val="right"/>
            </w:pPr>
            <w:r>
              <w:rPr>
                <w:sz w:val="20"/>
                <w:szCs w:val="20"/>
              </w:rPr>
              <w:t>$98.4K</w:t>
            </w:r>
          </w:p>
        </w:tc>
        <w:tc>
          <w:tcPr>
            <w:tcW w:w="3360" w:type="dxa"/>
            <w:vMerge w:val="restart"/>
          </w:tcPr>
          <w:p w14:paraId="41190C3C" w14:textId="77777777" w:rsidR="00FE3E79" w:rsidRDefault="007D3AC0">
            <w:pPr>
              <w:spacing w:after="60"/>
            </w:pPr>
            <w:r>
              <w:rPr>
                <w:i/>
                <w:iCs/>
                <w:color w:val="6B7280"/>
                <w:sz w:val="18"/>
                <w:szCs w:val="18"/>
              </w:rPr>
              <w:t>Nested table inside a row-spanning cell:</w:t>
            </w:r>
          </w:p>
          <w:tbl>
            <w:tblPr>
              <w:tblW w:w="3060" w:type="dxa"/>
              <w:tblBorders>
                <w:top w:val="single" w:sz="4" w:space="0" w:color="0E7C86"/>
                <w:left w:val="single" w:sz="4" w:space="0" w:color="0E7C86"/>
                <w:bottom w:val="single" w:sz="4" w:space="0" w:color="0E7C86"/>
                <w:right w:val="single" w:sz="4" w:space="0" w:color="0E7C86"/>
                <w:insideH w:val="dotted" w:sz="4" w:space="0" w:color="0E7C86"/>
                <w:insideV w:val="dotted" w:sz="4" w:space="0" w:color="0E7C86"/>
              </w:tblBorders>
              <w:tblLayout w:type="fixed"/>
              <w:tblLook w:val="04A0" w:firstRow="1" w:lastRow="0" w:firstColumn="1" w:lastColumn="0" w:noHBand="0" w:noVBand="1"/>
            </w:tblPr>
            <w:tblGrid>
              <w:gridCol w:w="1500"/>
              <w:gridCol w:w="1560"/>
            </w:tblGrid>
            <w:tr w:rsidR="00FE3E79" w14:paraId="53BFE80F" w14:textId="77777777">
              <w:tc>
                <w:tcPr>
                  <w:tcW w:w="1500" w:type="dxa"/>
                  <w:shd w:val="clear" w:color="auto" w:fill="FFFFFF"/>
                  <w:vAlign w:val="center"/>
                </w:tcPr>
                <w:p w14:paraId="78F727F2" w14:textId="77777777" w:rsidR="00FE3E79" w:rsidRDefault="007D3AC0">
                  <w:pPr>
                    <w:spacing w:after="0"/>
                  </w:pPr>
                  <w:r>
                    <w:rPr>
                      <w:color w:val="6B7280"/>
                      <w:sz w:val="18"/>
                      <w:szCs w:val="18"/>
                    </w:rPr>
                    <w:t>Top rep</w:t>
                  </w:r>
                </w:p>
              </w:tc>
              <w:tc>
                <w:tcPr>
                  <w:tcW w:w="1560" w:type="dxa"/>
                  <w:shd w:val="clear" w:color="auto" w:fill="FFFFFF"/>
                  <w:vAlign w:val="center"/>
                </w:tcPr>
                <w:p w14:paraId="3CC45A10" w14:textId="77777777" w:rsidR="00FE3E79" w:rsidRDefault="007D3AC0">
                  <w:pPr>
                    <w:spacing w:after="0"/>
                    <w:jc w:val="right"/>
                  </w:pPr>
                  <w:r>
                    <w:rPr>
                      <w:b/>
                      <w:bCs/>
                      <w:color w:val="1F3864"/>
                      <w:sz w:val="18"/>
                      <w:szCs w:val="18"/>
                    </w:rPr>
                    <w:t>Avery K.</w:t>
                  </w:r>
                </w:p>
              </w:tc>
            </w:tr>
            <w:tr w:rsidR="00FE3E79" w14:paraId="483451E8" w14:textId="77777777">
              <w:tc>
                <w:tcPr>
                  <w:tcW w:w="1500" w:type="dxa"/>
                  <w:shd w:val="clear" w:color="auto" w:fill="FFC857"/>
                  <w:vAlign w:val="center"/>
                </w:tcPr>
                <w:p w14:paraId="043675E6" w14:textId="77777777" w:rsidR="00FE3E79" w:rsidRDefault="007D3AC0">
                  <w:pPr>
                    <w:spacing w:after="0"/>
                  </w:pPr>
                  <w:r>
                    <w:rPr>
                      <w:color w:val="6B7280"/>
                      <w:sz w:val="18"/>
                      <w:szCs w:val="18"/>
                    </w:rPr>
                    <w:t>QoQ growth</w:t>
                  </w:r>
                </w:p>
              </w:tc>
              <w:tc>
                <w:tcPr>
                  <w:tcW w:w="1560" w:type="dxa"/>
                  <w:shd w:val="clear" w:color="auto" w:fill="FFC857"/>
                  <w:vAlign w:val="center"/>
                </w:tcPr>
                <w:p w14:paraId="3855A1FE" w14:textId="77777777" w:rsidR="00FE3E79" w:rsidRDefault="007D3AC0">
                  <w:pPr>
                    <w:spacing w:after="0"/>
                    <w:jc w:val="right"/>
                  </w:pPr>
                  <w:r>
                    <w:rPr>
                      <w:b/>
                      <w:bCs/>
                      <w:color w:val="1F3864"/>
                      <w:sz w:val="18"/>
                      <w:szCs w:val="18"/>
                    </w:rPr>
                    <w:t>+8.1%</w:t>
                  </w:r>
                </w:p>
              </w:tc>
            </w:tr>
            <w:tr w:rsidR="00FE3E79" w14:paraId="634C3DC8" w14:textId="77777777">
              <w:tc>
                <w:tcPr>
                  <w:tcW w:w="1500" w:type="dxa"/>
                  <w:shd w:val="clear" w:color="auto" w:fill="FFFFFF"/>
                  <w:vAlign w:val="center"/>
                </w:tcPr>
                <w:p w14:paraId="1A3719CF" w14:textId="77777777" w:rsidR="00FE3E79" w:rsidRDefault="007D3AC0">
                  <w:pPr>
                    <w:spacing w:after="0"/>
                  </w:pPr>
                  <w:r>
                    <w:rPr>
                      <w:color w:val="6B7280"/>
                      <w:sz w:val="18"/>
                      <w:szCs w:val="18"/>
                    </w:rPr>
                    <w:t>Churn</w:t>
                  </w:r>
                </w:p>
              </w:tc>
              <w:tc>
                <w:tcPr>
                  <w:tcW w:w="1560" w:type="dxa"/>
                  <w:shd w:val="clear" w:color="auto" w:fill="FFFFFF"/>
                  <w:vAlign w:val="center"/>
                </w:tcPr>
                <w:p w14:paraId="4EE5DC96" w14:textId="77777777" w:rsidR="00FE3E79" w:rsidRDefault="007D3AC0">
                  <w:pPr>
                    <w:spacing w:after="0"/>
                    <w:jc w:val="right"/>
                  </w:pPr>
                  <w:r>
                    <w:rPr>
                      <w:b/>
                      <w:bCs/>
                      <w:color w:val="1F3864"/>
                      <w:sz w:val="18"/>
                      <w:szCs w:val="18"/>
                    </w:rPr>
                    <w:t>1.2%</w:t>
                  </w:r>
                </w:p>
              </w:tc>
            </w:tr>
          </w:tbl>
          <w:p w14:paraId="7EEB12F2" w14:textId="77777777" w:rsidR="00FE3E79" w:rsidRDefault="00FE3E79">
            <w:pPr>
              <w:spacing w:after="0"/>
            </w:pPr>
          </w:p>
        </w:tc>
      </w:tr>
      <w:tr w:rsidR="00FE3E79" w14:paraId="43D9E639" w14:textId="77777777">
        <w:trPr>
          <w:cantSplit/>
          <w:trHeight w:val="420"/>
        </w:trPr>
        <w:tc>
          <w:tcPr>
            <w:tcW w:w="1300" w:type="dxa"/>
            <w:vMerge/>
            <w:shd w:val="clear" w:color="auto" w:fill="1F3864"/>
            <w:textDirection w:val="btLr"/>
            <w:vAlign w:val="center"/>
          </w:tcPr>
          <w:p w14:paraId="6AD93E70" w14:textId="77777777" w:rsidR="00FE3E79" w:rsidRDefault="00FE3E79">
            <w:pPr>
              <w:jc w:val="center"/>
            </w:pPr>
          </w:p>
        </w:tc>
        <w:tc>
          <w:tcPr>
            <w:tcW w:w="1700" w:type="dxa"/>
            <w:vAlign w:val="center"/>
          </w:tcPr>
          <w:p w14:paraId="2B3D4C6B" w14:textId="77777777" w:rsidR="00FE3E79" w:rsidRDefault="007D3AC0">
            <w:pPr>
              <w:spacing w:after="0"/>
            </w:pPr>
            <w:r>
              <w:rPr>
                <w:b/>
                <w:bCs/>
              </w:rPr>
              <w:t>Gadgets</w:t>
            </w:r>
          </w:p>
        </w:tc>
        <w:tc>
          <w:tcPr>
            <w:tcW w:w="1000" w:type="dxa"/>
            <w:shd w:val="clear" w:color="auto" w:fill="F2F4F7"/>
            <w:vAlign w:val="center"/>
          </w:tcPr>
          <w:p w14:paraId="69A976EA" w14:textId="77777777" w:rsidR="00FE3E79" w:rsidRDefault="007D3AC0">
            <w:pPr>
              <w:spacing w:after="0"/>
              <w:jc w:val="right"/>
            </w:pPr>
            <w:r>
              <w:rPr>
                <w:sz w:val="20"/>
                <w:szCs w:val="20"/>
              </w:rPr>
              <w:t>860</w:t>
            </w:r>
          </w:p>
        </w:tc>
        <w:tc>
          <w:tcPr>
            <w:tcW w:w="1200" w:type="dxa"/>
            <w:shd w:val="clear" w:color="auto" w:fill="F2F4F7"/>
            <w:vAlign w:val="center"/>
          </w:tcPr>
          <w:p w14:paraId="2543EB3E" w14:textId="77777777" w:rsidR="00FE3E79" w:rsidRDefault="007D3AC0">
            <w:pPr>
              <w:spacing w:after="0"/>
              <w:jc w:val="right"/>
            </w:pPr>
            <w:r>
              <w:rPr>
                <w:sz w:val="20"/>
                <w:szCs w:val="20"/>
              </w:rPr>
              <w:t>$60.2K</w:t>
            </w:r>
          </w:p>
        </w:tc>
        <w:tc>
          <w:tcPr>
            <w:tcW w:w="1000" w:type="dxa"/>
            <w:shd w:val="clear" w:color="auto" w:fill="F2F4F7"/>
            <w:vAlign w:val="center"/>
          </w:tcPr>
          <w:p w14:paraId="39A46325" w14:textId="77777777" w:rsidR="00FE3E79" w:rsidRDefault="007D3AC0">
            <w:pPr>
              <w:spacing w:after="0"/>
              <w:jc w:val="right"/>
            </w:pPr>
            <w:r>
              <w:rPr>
                <w:sz w:val="20"/>
                <w:szCs w:val="20"/>
              </w:rPr>
              <w:t>905</w:t>
            </w:r>
          </w:p>
        </w:tc>
        <w:tc>
          <w:tcPr>
            <w:tcW w:w="1200" w:type="dxa"/>
            <w:shd w:val="clear" w:color="auto" w:fill="F2F4F7"/>
            <w:vAlign w:val="center"/>
          </w:tcPr>
          <w:p w14:paraId="727C5010" w14:textId="77777777" w:rsidR="00FE3E79" w:rsidRDefault="007D3AC0">
            <w:pPr>
              <w:spacing w:after="0"/>
              <w:jc w:val="right"/>
            </w:pPr>
            <w:r>
              <w:rPr>
                <w:sz w:val="20"/>
                <w:szCs w:val="20"/>
              </w:rPr>
              <w:t>$63.4K</w:t>
            </w:r>
          </w:p>
        </w:tc>
        <w:tc>
          <w:tcPr>
            <w:tcW w:w="1000" w:type="dxa"/>
            <w:shd w:val="clear" w:color="auto" w:fill="F2F4F7"/>
            <w:vAlign w:val="center"/>
          </w:tcPr>
          <w:p w14:paraId="26187CE9" w14:textId="77777777" w:rsidR="00FE3E79" w:rsidRDefault="007D3AC0">
            <w:pPr>
              <w:spacing w:after="0"/>
              <w:jc w:val="right"/>
            </w:pPr>
            <w:r>
              <w:rPr>
                <w:sz w:val="20"/>
                <w:szCs w:val="20"/>
              </w:rPr>
              <w:t>990</w:t>
            </w:r>
          </w:p>
        </w:tc>
        <w:tc>
          <w:tcPr>
            <w:tcW w:w="1200" w:type="dxa"/>
            <w:shd w:val="clear" w:color="auto" w:fill="F2F4F7"/>
            <w:vAlign w:val="center"/>
          </w:tcPr>
          <w:p w14:paraId="147CBD4E" w14:textId="77777777" w:rsidR="00FE3E79" w:rsidRDefault="007D3AC0">
            <w:pPr>
              <w:spacing w:after="0"/>
              <w:jc w:val="right"/>
            </w:pPr>
            <w:r>
              <w:rPr>
                <w:sz w:val="20"/>
                <w:szCs w:val="20"/>
              </w:rPr>
              <w:t>$69.3K</w:t>
            </w:r>
          </w:p>
        </w:tc>
        <w:tc>
          <w:tcPr>
            <w:tcW w:w="3360" w:type="dxa"/>
            <w:vMerge/>
          </w:tcPr>
          <w:p w14:paraId="107717D4" w14:textId="77777777" w:rsidR="00FE3E79" w:rsidRDefault="00FE3E79"/>
        </w:tc>
      </w:tr>
      <w:tr w:rsidR="00FE3E79" w14:paraId="61B08F0D" w14:textId="77777777">
        <w:trPr>
          <w:cantSplit/>
          <w:trHeight w:val="420"/>
        </w:trPr>
        <w:tc>
          <w:tcPr>
            <w:tcW w:w="1300" w:type="dxa"/>
            <w:vMerge/>
            <w:shd w:val="clear" w:color="auto" w:fill="1F3864"/>
            <w:textDirection w:val="btLr"/>
            <w:vAlign w:val="center"/>
          </w:tcPr>
          <w:p w14:paraId="1961FA1E" w14:textId="77777777" w:rsidR="00FE3E79" w:rsidRDefault="00FE3E79">
            <w:pPr>
              <w:jc w:val="center"/>
            </w:pPr>
          </w:p>
        </w:tc>
        <w:tc>
          <w:tcPr>
            <w:tcW w:w="1700" w:type="dxa"/>
            <w:vAlign w:val="center"/>
          </w:tcPr>
          <w:p w14:paraId="5EC50978" w14:textId="77777777" w:rsidR="00FE3E79" w:rsidRDefault="007D3AC0">
            <w:pPr>
              <w:spacing w:after="0"/>
            </w:pPr>
            <w:r>
              <w:rPr>
                <w:b/>
                <w:bCs/>
              </w:rPr>
              <w:t>Gizmos</w:t>
            </w:r>
          </w:p>
        </w:tc>
        <w:tc>
          <w:tcPr>
            <w:tcW w:w="1000" w:type="dxa"/>
            <w:vAlign w:val="center"/>
          </w:tcPr>
          <w:p w14:paraId="48091FC1" w14:textId="77777777" w:rsidR="00FE3E79" w:rsidRDefault="007D3AC0">
            <w:pPr>
              <w:spacing w:after="0"/>
              <w:jc w:val="right"/>
            </w:pPr>
            <w:r>
              <w:rPr>
                <w:sz w:val="20"/>
                <w:szCs w:val="20"/>
              </w:rPr>
              <w:t>410</w:t>
            </w:r>
          </w:p>
        </w:tc>
        <w:tc>
          <w:tcPr>
            <w:tcW w:w="1200" w:type="dxa"/>
            <w:vAlign w:val="center"/>
          </w:tcPr>
          <w:p w14:paraId="2113FCD1" w14:textId="77777777" w:rsidR="00FE3E79" w:rsidRDefault="007D3AC0">
            <w:pPr>
              <w:spacing w:after="0"/>
              <w:jc w:val="right"/>
            </w:pPr>
            <w:r>
              <w:rPr>
                <w:sz w:val="20"/>
                <w:szCs w:val="20"/>
              </w:rPr>
              <w:t>$32.8K</w:t>
            </w:r>
          </w:p>
        </w:tc>
        <w:tc>
          <w:tcPr>
            <w:tcW w:w="1000" w:type="dxa"/>
            <w:vAlign w:val="center"/>
          </w:tcPr>
          <w:p w14:paraId="16D69F44" w14:textId="77777777" w:rsidR="00FE3E79" w:rsidRDefault="007D3AC0">
            <w:pPr>
              <w:spacing w:after="0"/>
              <w:jc w:val="right"/>
            </w:pPr>
            <w:r>
              <w:rPr>
                <w:sz w:val="20"/>
                <w:szCs w:val="20"/>
              </w:rPr>
              <w:t>455</w:t>
            </w:r>
          </w:p>
        </w:tc>
        <w:tc>
          <w:tcPr>
            <w:tcW w:w="1200" w:type="dxa"/>
            <w:vAlign w:val="center"/>
          </w:tcPr>
          <w:p w14:paraId="42A8B62A" w14:textId="77777777" w:rsidR="00FE3E79" w:rsidRDefault="007D3AC0">
            <w:pPr>
              <w:spacing w:after="0"/>
              <w:jc w:val="right"/>
            </w:pPr>
            <w:r>
              <w:rPr>
                <w:sz w:val="20"/>
                <w:szCs w:val="20"/>
              </w:rPr>
              <w:t>$36.4K</w:t>
            </w:r>
          </w:p>
        </w:tc>
        <w:tc>
          <w:tcPr>
            <w:tcW w:w="1000" w:type="dxa"/>
            <w:vAlign w:val="center"/>
          </w:tcPr>
          <w:p w14:paraId="5D614784" w14:textId="77777777" w:rsidR="00FE3E79" w:rsidRDefault="007D3AC0">
            <w:pPr>
              <w:spacing w:after="0"/>
              <w:jc w:val="right"/>
            </w:pPr>
            <w:r>
              <w:rPr>
                <w:sz w:val="20"/>
                <w:szCs w:val="20"/>
              </w:rPr>
              <w:t>520</w:t>
            </w:r>
          </w:p>
        </w:tc>
        <w:tc>
          <w:tcPr>
            <w:tcW w:w="1200" w:type="dxa"/>
            <w:vAlign w:val="center"/>
          </w:tcPr>
          <w:p w14:paraId="7801801F" w14:textId="77777777" w:rsidR="00FE3E79" w:rsidRDefault="007D3AC0">
            <w:pPr>
              <w:spacing w:after="0"/>
              <w:jc w:val="right"/>
            </w:pPr>
            <w:r>
              <w:rPr>
                <w:sz w:val="20"/>
                <w:szCs w:val="20"/>
              </w:rPr>
              <w:t>$41.6K</w:t>
            </w:r>
          </w:p>
        </w:tc>
        <w:tc>
          <w:tcPr>
            <w:tcW w:w="3360" w:type="dxa"/>
            <w:vMerge/>
          </w:tcPr>
          <w:p w14:paraId="6C9D180D" w14:textId="77777777" w:rsidR="00FE3E79" w:rsidRDefault="00FE3E79"/>
        </w:tc>
      </w:tr>
      <w:tr w:rsidR="00FE3E79" w14:paraId="17C73097" w14:textId="77777777">
        <w:trPr>
          <w:cantSplit/>
          <w:trHeight w:val="420"/>
        </w:trPr>
        <w:tc>
          <w:tcPr>
            <w:tcW w:w="1300" w:type="dxa"/>
            <w:vMerge w:val="restart"/>
            <w:shd w:val="clear" w:color="auto" w:fill="0E7C86"/>
            <w:textDirection w:val="btLr"/>
            <w:vAlign w:val="center"/>
          </w:tcPr>
          <w:p w14:paraId="4D6CC7F4" w14:textId="77777777" w:rsidR="00FE3E79" w:rsidRDefault="007D3AC0">
            <w:pPr>
              <w:spacing w:after="0"/>
              <w:jc w:val="center"/>
            </w:pPr>
            <w:r>
              <w:rPr>
                <w:b/>
                <w:bCs/>
                <w:color w:val="FFFFFF"/>
                <w:spacing w:val="40"/>
              </w:rPr>
              <w:t>SOUTH</w:t>
            </w:r>
          </w:p>
        </w:tc>
        <w:tc>
          <w:tcPr>
            <w:tcW w:w="1700" w:type="dxa"/>
            <w:vAlign w:val="center"/>
          </w:tcPr>
          <w:p w14:paraId="613FBA80" w14:textId="77777777" w:rsidR="00FE3E79" w:rsidRDefault="007D3AC0">
            <w:pPr>
              <w:spacing w:after="0"/>
            </w:pPr>
            <w:r>
              <w:rPr>
                <w:b/>
                <w:bCs/>
              </w:rPr>
              <w:t>Widgets</w:t>
            </w:r>
          </w:p>
        </w:tc>
        <w:tc>
          <w:tcPr>
            <w:tcW w:w="1000" w:type="dxa"/>
            <w:vAlign w:val="center"/>
          </w:tcPr>
          <w:p w14:paraId="64E298B0" w14:textId="77777777" w:rsidR="00FE3E79" w:rsidRDefault="007D3AC0">
            <w:pPr>
              <w:spacing w:after="0"/>
              <w:jc w:val="right"/>
            </w:pPr>
            <w:r>
              <w:rPr>
                <w:sz w:val="20"/>
                <w:szCs w:val="20"/>
              </w:rPr>
              <w:t>980</w:t>
            </w:r>
          </w:p>
        </w:tc>
        <w:tc>
          <w:tcPr>
            <w:tcW w:w="1200" w:type="dxa"/>
            <w:vAlign w:val="center"/>
          </w:tcPr>
          <w:p w14:paraId="6408901F" w14:textId="77777777" w:rsidR="00FE3E79" w:rsidRDefault="007D3AC0">
            <w:pPr>
              <w:spacing w:after="0"/>
              <w:jc w:val="right"/>
            </w:pPr>
            <w:r>
              <w:rPr>
                <w:sz w:val="20"/>
                <w:szCs w:val="20"/>
              </w:rPr>
              <w:t>$68.6K</w:t>
            </w:r>
          </w:p>
        </w:tc>
        <w:tc>
          <w:tcPr>
            <w:tcW w:w="1000" w:type="dxa"/>
            <w:vAlign w:val="center"/>
          </w:tcPr>
          <w:p w14:paraId="378DDC97" w14:textId="77777777" w:rsidR="00FE3E79" w:rsidRDefault="007D3AC0">
            <w:pPr>
              <w:spacing w:after="0"/>
              <w:jc w:val="right"/>
            </w:pPr>
            <w:r>
              <w:rPr>
                <w:sz w:val="20"/>
                <w:szCs w:val="20"/>
              </w:rPr>
              <w:t>1,020</w:t>
            </w:r>
          </w:p>
        </w:tc>
        <w:tc>
          <w:tcPr>
            <w:tcW w:w="1200" w:type="dxa"/>
            <w:vAlign w:val="center"/>
          </w:tcPr>
          <w:p w14:paraId="585452D6" w14:textId="77777777" w:rsidR="00FE3E79" w:rsidRDefault="007D3AC0">
            <w:pPr>
              <w:spacing w:after="0"/>
              <w:jc w:val="right"/>
            </w:pPr>
            <w:r>
              <w:rPr>
                <w:sz w:val="20"/>
                <w:szCs w:val="20"/>
              </w:rPr>
              <w:t>$71.4K</w:t>
            </w:r>
          </w:p>
        </w:tc>
        <w:tc>
          <w:tcPr>
            <w:tcW w:w="1000" w:type="dxa"/>
            <w:vAlign w:val="center"/>
          </w:tcPr>
          <w:p w14:paraId="35FACE9C" w14:textId="77777777" w:rsidR="00FE3E79" w:rsidRDefault="007D3AC0">
            <w:pPr>
              <w:spacing w:after="0"/>
              <w:jc w:val="right"/>
            </w:pPr>
            <w:r>
              <w:rPr>
                <w:sz w:val="20"/>
                <w:szCs w:val="20"/>
              </w:rPr>
              <w:t>1,100</w:t>
            </w:r>
          </w:p>
        </w:tc>
        <w:tc>
          <w:tcPr>
            <w:tcW w:w="1200" w:type="dxa"/>
            <w:vAlign w:val="center"/>
          </w:tcPr>
          <w:p w14:paraId="71D4FB9A" w14:textId="77777777" w:rsidR="00FE3E79" w:rsidRDefault="007D3AC0">
            <w:pPr>
              <w:spacing w:after="0"/>
              <w:jc w:val="right"/>
            </w:pPr>
            <w:r>
              <w:rPr>
                <w:sz w:val="20"/>
                <w:szCs w:val="20"/>
              </w:rPr>
              <w:t>$77.0K</w:t>
            </w:r>
          </w:p>
        </w:tc>
        <w:tc>
          <w:tcPr>
            <w:tcW w:w="3360" w:type="dxa"/>
            <w:vMerge w:val="restart"/>
          </w:tcPr>
          <w:p w14:paraId="12C54759" w14:textId="77777777" w:rsidR="00FE3E79" w:rsidRDefault="007D3AC0">
            <w:pPr>
              <w:pStyle w:val="ListParagraph"/>
              <w:numPr>
                <w:ilvl w:val="0"/>
                <w:numId w:val="3"/>
              </w:numPr>
            </w:pPr>
            <w:r>
              <w:rPr>
                <w:sz w:val="18"/>
                <w:szCs w:val="18"/>
              </w:rPr>
              <w:t>Gadgets dipped in Q2</w:t>
            </w:r>
          </w:p>
          <w:p w14:paraId="354ED34F" w14:textId="77777777" w:rsidR="00FE3E79" w:rsidRDefault="007D3AC0">
            <w:pPr>
              <w:pStyle w:val="ListParagraph"/>
              <w:numPr>
                <w:ilvl w:val="0"/>
                <w:numId w:val="3"/>
              </w:numPr>
            </w:pPr>
            <w:r>
              <w:rPr>
                <w:sz w:val="18"/>
                <w:szCs w:val="18"/>
              </w:rPr>
              <w:t>Recovered with Q3 promo</w:t>
            </w:r>
          </w:p>
          <w:p w14:paraId="2C0D5D76" w14:textId="77777777" w:rsidR="00FE3E79" w:rsidRDefault="007D3AC0">
            <w:pPr>
              <w:pStyle w:val="ListParagraph"/>
              <w:numPr>
                <w:ilvl w:val="1"/>
                <w:numId w:val="3"/>
              </w:numPr>
            </w:pPr>
            <w:r>
              <w:rPr>
                <w:b/>
                <w:bCs/>
                <w:color w:val="0E7C86"/>
                <w:sz w:val="18"/>
                <w:szCs w:val="18"/>
              </w:rPr>
              <w:t>+15% QoQ</w:t>
            </w:r>
          </w:p>
        </w:tc>
      </w:tr>
      <w:tr w:rsidR="00FE3E79" w14:paraId="07C2F05D" w14:textId="77777777">
        <w:trPr>
          <w:cantSplit/>
          <w:trHeight w:val="420"/>
        </w:trPr>
        <w:tc>
          <w:tcPr>
            <w:tcW w:w="1300" w:type="dxa"/>
            <w:vMerge/>
            <w:shd w:val="clear" w:color="auto" w:fill="0E7C86"/>
            <w:textDirection w:val="btLr"/>
            <w:vAlign w:val="center"/>
          </w:tcPr>
          <w:p w14:paraId="4F9FD796" w14:textId="77777777" w:rsidR="00FE3E79" w:rsidRDefault="00FE3E79">
            <w:pPr>
              <w:jc w:val="center"/>
            </w:pPr>
          </w:p>
        </w:tc>
        <w:tc>
          <w:tcPr>
            <w:tcW w:w="1700" w:type="dxa"/>
            <w:vAlign w:val="center"/>
          </w:tcPr>
          <w:p w14:paraId="421E8150" w14:textId="77777777" w:rsidR="00FE3E79" w:rsidRDefault="007D3AC0">
            <w:pPr>
              <w:spacing w:after="0"/>
            </w:pPr>
            <w:r>
              <w:rPr>
                <w:b/>
                <w:bCs/>
              </w:rPr>
              <w:t>Gadgets</w:t>
            </w:r>
          </w:p>
        </w:tc>
        <w:tc>
          <w:tcPr>
            <w:tcW w:w="1000" w:type="dxa"/>
            <w:shd w:val="clear" w:color="auto" w:fill="F2F4F7"/>
            <w:vAlign w:val="center"/>
          </w:tcPr>
          <w:p w14:paraId="2753C284" w14:textId="77777777" w:rsidR="00FE3E79" w:rsidRDefault="007D3AC0">
            <w:pPr>
              <w:spacing w:after="0"/>
              <w:jc w:val="right"/>
            </w:pPr>
            <w:r>
              <w:rPr>
                <w:sz w:val="20"/>
                <w:szCs w:val="20"/>
              </w:rPr>
              <w:t>640</w:t>
            </w:r>
          </w:p>
        </w:tc>
        <w:tc>
          <w:tcPr>
            <w:tcW w:w="1200" w:type="dxa"/>
            <w:shd w:val="clear" w:color="auto" w:fill="F2F4F7"/>
            <w:vAlign w:val="center"/>
          </w:tcPr>
          <w:p w14:paraId="5359FD5F" w14:textId="77777777" w:rsidR="00FE3E79" w:rsidRDefault="007D3AC0">
            <w:pPr>
              <w:spacing w:after="0"/>
              <w:jc w:val="right"/>
            </w:pPr>
            <w:r>
              <w:rPr>
                <w:sz w:val="20"/>
                <w:szCs w:val="20"/>
              </w:rPr>
              <w:t>$44.8K</w:t>
            </w:r>
          </w:p>
        </w:tc>
        <w:tc>
          <w:tcPr>
            <w:tcW w:w="1000" w:type="dxa"/>
            <w:shd w:val="clear" w:color="auto" w:fill="F2F4F7"/>
            <w:vAlign w:val="center"/>
          </w:tcPr>
          <w:p w14:paraId="3E5A00ED" w14:textId="77777777" w:rsidR="00FE3E79" w:rsidRDefault="007D3AC0">
            <w:pPr>
              <w:spacing w:after="0"/>
              <w:jc w:val="right"/>
            </w:pPr>
            <w:r>
              <w:rPr>
                <w:sz w:val="20"/>
                <w:szCs w:val="20"/>
              </w:rPr>
              <w:t>610</w:t>
            </w:r>
          </w:p>
        </w:tc>
        <w:tc>
          <w:tcPr>
            <w:tcW w:w="1200" w:type="dxa"/>
            <w:shd w:val="clear" w:color="auto" w:fill="F2F4F7"/>
            <w:vAlign w:val="center"/>
          </w:tcPr>
          <w:p w14:paraId="1DE24EA7" w14:textId="77777777" w:rsidR="00FE3E79" w:rsidRDefault="007D3AC0">
            <w:pPr>
              <w:spacing w:after="0"/>
              <w:jc w:val="right"/>
            </w:pPr>
            <w:r>
              <w:rPr>
                <w:sz w:val="20"/>
                <w:szCs w:val="20"/>
              </w:rPr>
              <w:t>$42.7K</w:t>
            </w:r>
          </w:p>
        </w:tc>
        <w:tc>
          <w:tcPr>
            <w:tcW w:w="1000" w:type="dxa"/>
            <w:shd w:val="clear" w:color="auto" w:fill="F2F4F7"/>
            <w:vAlign w:val="center"/>
          </w:tcPr>
          <w:p w14:paraId="0DF02C3F" w14:textId="77777777" w:rsidR="00FE3E79" w:rsidRDefault="007D3AC0">
            <w:pPr>
              <w:spacing w:after="0"/>
              <w:jc w:val="right"/>
            </w:pPr>
            <w:r>
              <w:rPr>
                <w:sz w:val="20"/>
                <w:szCs w:val="20"/>
              </w:rPr>
              <w:t>702</w:t>
            </w:r>
          </w:p>
        </w:tc>
        <w:tc>
          <w:tcPr>
            <w:tcW w:w="1200" w:type="dxa"/>
            <w:shd w:val="clear" w:color="auto" w:fill="F2F4F7"/>
            <w:vAlign w:val="center"/>
          </w:tcPr>
          <w:p w14:paraId="51DE1C9E" w14:textId="77777777" w:rsidR="00FE3E79" w:rsidRDefault="007D3AC0">
            <w:pPr>
              <w:spacing w:after="0"/>
              <w:jc w:val="right"/>
            </w:pPr>
            <w:r>
              <w:rPr>
                <w:sz w:val="20"/>
                <w:szCs w:val="20"/>
              </w:rPr>
              <w:t>$49.1K</w:t>
            </w:r>
          </w:p>
        </w:tc>
        <w:tc>
          <w:tcPr>
            <w:tcW w:w="3360" w:type="dxa"/>
            <w:vMerge/>
          </w:tcPr>
          <w:p w14:paraId="50FCA7EC" w14:textId="77777777" w:rsidR="00FE3E79" w:rsidRDefault="00FE3E79"/>
        </w:tc>
      </w:tr>
      <w:tr w:rsidR="00FE3E79" w14:paraId="0795C1E2" w14:textId="77777777">
        <w:trPr>
          <w:cantSplit/>
          <w:trHeight w:val="1000"/>
        </w:trPr>
        <w:tc>
          <w:tcPr>
            <w:tcW w:w="1300" w:type="dxa"/>
            <w:shd w:val="clear" w:color="auto" w:fill="E8684A"/>
            <w:textDirection w:val="btLr"/>
            <w:vAlign w:val="center"/>
          </w:tcPr>
          <w:p w14:paraId="5C8BDB47" w14:textId="77777777" w:rsidR="00FE3E79" w:rsidRDefault="007D3AC0">
            <w:pPr>
              <w:spacing w:after="0"/>
              <w:jc w:val="center"/>
            </w:pPr>
            <w:r>
              <w:rPr>
                <w:b/>
                <w:bCs/>
                <w:color w:val="FFFFFF"/>
                <w:spacing w:val="40"/>
              </w:rPr>
              <w:t>WEST</w:t>
            </w:r>
          </w:p>
        </w:tc>
        <w:tc>
          <w:tcPr>
            <w:tcW w:w="1700" w:type="dxa"/>
            <w:vAlign w:val="center"/>
          </w:tcPr>
          <w:p w14:paraId="7C68152C" w14:textId="77777777" w:rsidR="00FE3E79" w:rsidRDefault="007D3AC0">
            <w:pPr>
              <w:spacing w:after="0"/>
            </w:pPr>
            <w:r>
              <w:rPr>
                <w:b/>
                <w:bCs/>
              </w:rPr>
              <w:t>Prototypes</w:t>
            </w:r>
          </w:p>
        </w:tc>
        <w:tc>
          <w:tcPr>
            <w:tcW w:w="6600" w:type="dxa"/>
            <w:gridSpan w:val="6"/>
            <w:shd w:val="thinReverseDiagStripe" w:color="D9DEE5" w:fill="FFFFFF"/>
            <w:vAlign w:val="center"/>
          </w:tcPr>
          <w:p w14:paraId="400125C8" w14:textId="77777777" w:rsidR="00FE3E79" w:rsidRDefault="007D3AC0">
            <w:pPr>
              <w:spacing w:after="0"/>
              <w:jc w:val="center"/>
            </w:pPr>
            <w:r>
              <w:rPr>
                <w:i/>
                <w:iCs/>
                <w:color w:val="1F3864"/>
              </w:rPr>
              <w:t>Launching Q4 2026 — no sales recorded yet</w:t>
            </w:r>
          </w:p>
        </w:tc>
        <w:tc>
          <w:tcPr>
            <w:tcW w:w="3360" w:type="dxa"/>
            <w:shd w:val="clear" w:color="auto" w:fill="FCE7E1"/>
            <w:vAlign w:val="center"/>
          </w:tcPr>
          <w:p w14:paraId="0713399C" w14:textId="77777777" w:rsidR="00FE3E79" w:rsidRDefault="007D3AC0">
            <w:pPr>
              <w:spacing w:after="0"/>
            </w:pPr>
            <w:r>
              <w:rPr>
                <w:sz w:val="18"/>
                <w:szCs w:val="18"/>
              </w:rPr>
              <w:t>Pilot with three design partners; see comment on the roadmap.</w:t>
            </w:r>
          </w:p>
        </w:tc>
      </w:tr>
      <w:tr w:rsidR="00FE3E79" w14:paraId="651D23D3" w14:textId="77777777">
        <w:trPr>
          <w:cantSplit/>
          <w:trHeight w:val="420"/>
        </w:trPr>
        <w:tc>
          <w:tcPr>
            <w:tcW w:w="1300" w:type="dxa"/>
            <w:vMerge w:val="restart"/>
            <w:shd w:val="clear" w:color="auto" w:fill="4B5563"/>
            <w:textDirection w:val="btLr"/>
            <w:vAlign w:val="center"/>
          </w:tcPr>
          <w:p w14:paraId="173BB506" w14:textId="77777777" w:rsidR="00FE3E79" w:rsidRDefault="007D3AC0">
            <w:pPr>
              <w:spacing w:after="0"/>
              <w:jc w:val="center"/>
            </w:pPr>
            <w:r>
              <w:rPr>
                <w:b/>
                <w:bCs/>
                <w:color w:val="FFFFFF"/>
                <w:spacing w:val="40"/>
              </w:rPr>
              <w:t>EAST</w:t>
            </w:r>
          </w:p>
        </w:tc>
        <w:tc>
          <w:tcPr>
            <w:tcW w:w="1700" w:type="dxa"/>
            <w:vAlign w:val="center"/>
          </w:tcPr>
          <w:p w14:paraId="689C6A50" w14:textId="77777777" w:rsidR="00FE3E79" w:rsidRDefault="007D3AC0">
            <w:pPr>
              <w:spacing w:after="0"/>
            </w:pPr>
            <w:r>
              <w:rPr>
                <w:b/>
                <w:bCs/>
              </w:rPr>
              <w:t>Widgets</w:t>
            </w:r>
          </w:p>
        </w:tc>
        <w:tc>
          <w:tcPr>
            <w:tcW w:w="1000" w:type="dxa"/>
            <w:vAlign w:val="center"/>
          </w:tcPr>
          <w:p w14:paraId="53A775AC" w14:textId="77777777" w:rsidR="00FE3E79" w:rsidRDefault="007D3AC0">
            <w:pPr>
              <w:spacing w:after="0"/>
              <w:jc w:val="right"/>
            </w:pPr>
            <w:r>
              <w:rPr>
                <w:sz w:val="20"/>
                <w:szCs w:val="20"/>
              </w:rPr>
              <w:t>1,520</w:t>
            </w:r>
          </w:p>
        </w:tc>
        <w:tc>
          <w:tcPr>
            <w:tcW w:w="1200" w:type="dxa"/>
            <w:vAlign w:val="center"/>
          </w:tcPr>
          <w:p w14:paraId="5A5A35ED" w14:textId="77777777" w:rsidR="00FE3E79" w:rsidRDefault="007D3AC0">
            <w:pPr>
              <w:spacing w:after="0"/>
              <w:jc w:val="right"/>
            </w:pPr>
            <w:r>
              <w:rPr>
                <w:sz w:val="20"/>
                <w:szCs w:val="20"/>
              </w:rPr>
              <w:t>$106.4K</w:t>
            </w:r>
          </w:p>
        </w:tc>
        <w:tc>
          <w:tcPr>
            <w:tcW w:w="1000" w:type="dxa"/>
            <w:vAlign w:val="center"/>
          </w:tcPr>
          <w:p w14:paraId="51D3BB42" w14:textId="77777777" w:rsidR="00FE3E79" w:rsidRDefault="007D3AC0">
            <w:pPr>
              <w:spacing w:after="0"/>
              <w:jc w:val="right"/>
            </w:pPr>
            <w:r>
              <w:rPr>
                <w:sz w:val="20"/>
                <w:szCs w:val="20"/>
              </w:rPr>
              <w:t>1,600</w:t>
            </w:r>
          </w:p>
        </w:tc>
        <w:tc>
          <w:tcPr>
            <w:tcW w:w="1200" w:type="dxa"/>
            <w:vAlign w:val="center"/>
          </w:tcPr>
          <w:p w14:paraId="42C3BDF9" w14:textId="77777777" w:rsidR="00FE3E79" w:rsidRDefault="007D3AC0">
            <w:pPr>
              <w:spacing w:after="0"/>
              <w:jc w:val="right"/>
            </w:pPr>
            <w:r>
              <w:rPr>
                <w:sz w:val="20"/>
                <w:szCs w:val="20"/>
              </w:rPr>
              <w:t>$112.0K</w:t>
            </w:r>
          </w:p>
        </w:tc>
        <w:tc>
          <w:tcPr>
            <w:tcW w:w="1000" w:type="dxa"/>
            <w:vAlign w:val="center"/>
          </w:tcPr>
          <w:p w14:paraId="6A5BE1FB" w14:textId="77777777" w:rsidR="00FE3E79" w:rsidRDefault="007D3AC0">
            <w:pPr>
              <w:spacing w:after="0"/>
              <w:jc w:val="right"/>
            </w:pPr>
            <w:r>
              <w:rPr>
                <w:sz w:val="20"/>
                <w:szCs w:val="20"/>
              </w:rPr>
              <w:t>1,712</w:t>
            </w:r>
          </w:p>
        </w:tc>
        <w:tc>
          <w:tcPr>
            <w:tcW w:w="1200" w:type="dxa"/>
            <w:vAlign w:val="center"/>
          </w:tcPr>
          <w:p w14:paraId="61F942EE" w14:textId="77777777" w:rsidR="00FE3E79" w:rsidRDefault="007D3AC0">
            <w:pPr>
              <w:spacing w:after="0"/>
              <w:jc w:val="right"/>
            </w:pPr>
            <w:r>
              <w:rPr>
                <w:sz w:val="20"/>
                <w:szCs w:val="20"/>
              </w:rPr>
              <w:t>$119.8K</w:t>
            </w:r>
          </w:p>
        </w:tc>
        <w:tc>
          <w:tcPr>
            <w:tcW w:w="3360" w:type="dxa"/>
            <w:vAlign w:val="center"/>
          </w:tcPr>
          <w:p w14:paraId="3289A21E" w14:textId="77777777" w:rsidR="00FE3E79" w:rsidRDefault="007D3AC0">
            <w:pPr>
              <w:spacing w:after="0"/>
            </w:pPr>
            <w:r>
              <w:rPr>
                <w:sz w:val="18"/>
                <w:szCs w:val="18"/>
              </w:rPr>
              <w:t>Largest unit volume of any region</w:t>
            </w:r>
          </w:p>
        </w:tc>
      </w:tr>
      <w:tr w:rsidR="00FE3E79" w14:paraId="4F145122" w14:textId="77777777">
        <w:trPr>
          <w:cantSplit/>
          <w:trHeight w:val="420"/>
        </w:trPr>
        <w:tc>
          <w:tcPr>
            <w:tcW w:w="1300" w:type="dxa"/>
            <w:vMerge/>
            <w:shd w:val="clear" w:color="auto" w:fill="4B5563"/>
            <w:textDirection w:val="btLr"/>
            <w:vAlign w:val="center"/>
          </w:tcPr>
          <w:p w14:paraId="29F44812" w14:textId="77777777" w:rsidR="00FE3E79" w:rsidRDefault="00FE3E79">
            <w:pPr>
              <w:jc w:val="center"/>
            </w:pPr>
          </w:p>
        </w:tc>
        <w:tc>
          <w:tcPr>
            <w:tcW w:w="1700" w:type="dxa"/>
            <w:vAlign w:val="center"/>
          </w:tcPr>
          <w:p w14:paraId="1B7D9C07" w14:textId="77777777" w:rsidR="00FE3E79" w:rsidRDefault="007D3AC0">
            <w:pPr>
              <w:spacing w:after="0"/>
            </w:pPr>
            <w:r>
              <w:rPr>
                <w:b/>
                <w:bCs/>
              </w:rPr>
              <w:t>Services</w:t>
            </w:r>
          </w:p>
        </w:tc>
        <w:tc>
          <w:tcPr>
            <w:tcW w:w="1000" w:type="dxa"/>
            <w:shd w:val="clear" w:color="auto" w:fill="F2F4F7"/>
            <w:vAlign w:val="center"/>
          </w:tcPr>
          <w:p w14:paraId="3CD788F1" w14:textId="77777777" w:rsidR="00FE3E79" w:rsidRDefault="007D3AC0">
            <w:pPr>
              <w:spacing w:after="0"/>
              <w:jc w:val="right"/>
            </w:pPr>
            <w:r>
              <w:rPr>
                <w:sz w:val="20"/>
                <w:szCs w:val="20"/>
              </w:rPr>
              <w:t>75</w:t>
            </w:r>
          </w:p>
        </w:tc>
        <w:tc>
          <w:tcPr>
            <w:tcW w:w="1200" w:type="dxa"/>
            <w:shd w:val="clear" w:color="auto" w:fill="F2F4F7"/>
            <w:vAlign w:val="center"/>
          </w:tcPr>
          <w:p w14:paraId="33AD5B92" w14:textId="77777777" w:rsidR="00FE3E79" w:rsidRDefault="007D3AC0">
            <w:pPr>
              <w:spacing w:after="0"/>
              <w:jc w:val="right"/>
            </w:pPr>
            <w:r>
              <w:rPr>
                <w:sz w:val="20"/>
                <w:szCs w:val="20"/>
              </w:rPr>
              <w:t>$150.0K</w:t>
            </w:r>
          </w:p>
        </w:tc>
        <w:tc>
          <w:tcPr>
            <w:tcW w:w="1000" w:type="dxa"/>
            <w:shd w:val="clear" w:color="auto" w:fill="F2F4F7"/>
            <w:vAlign w:val="center"/>
          </w:tcPr>
          <w:p w14:paraId="1C9EB799" w14:textId="77777777" w:rsidR="00FE3E79" w:rsidRDefault="007D3AC0">
            <w:pPr>
              <w:spacing w:after="0"/>
              <w:jc w:val="right"/>
            </w:pPr>
            <w:r>
              <w:rPr>
                <w:sz w:val="20"/>
                <w:szCs w:val="20"/>
              </w:rPr>
              <w:t>82</w:t>
            </w:r>
          </w:p>
        </w:tc>
        <w:tc>
          <w:tcPr>
            <w:tcW w:w="1200" w:type="dxa"/>
            <w:shd w:val="clear" w:color="auto" w:fill="F2F4F7"/>
            <w:vAlign w:val="center"/>
          </w:tcPr>
          <w:p w14:paraId="0FF62DF8" w14:textId="77777777" w:rsidR="00FE3E79" w:rsidRDefault="007D3AC0">
            <w:pPr>
              <w:spacing w:after="0"/>
              <w:jc w:val="right"/>
            </w:pPr>
            <w:r>
              <w:rPr>
                <w:sz w:val="20"/>
                <w:szCs w:val="20"/>
              </w:rPr>
              <w:t>$164.0K</w:t>
            </w:r>
          </w:p>
        </w:tc>
        <w:tc>
          <w:tcPr>
            <w:tcW w:w="1000" w:type="dxa"/>
            <w:shd w:val="clear" w:color="auto" w:fill="F2F4F7"/>
            <w:vAlign w:val="center"/>
          </w:tcPr>
          <w:p w14:paraId="724E3E36" w14:textId="77777777" w:rsidR="00FE3E79" w:rsidRDefault="007D3AC0">
            <w:pPr>
              <w:spacing w:after="0"/>
              <w:jc w:val="right"/>
            </w:pPr>
            <w:r>
              <w:rPr>
                <w:sz w:val="20"/>
                <w:szCs w:val="20"/>
              </w:rPr>
              <w:t>91</w:t>
            </w:r>
          </w:p>
        </w:tc>
        <w:tc>
          <w:tcPr>
            <w:tcW w:w="1200" w:type="dxa"/>
            <w:shd w:val="clear" w:color="auto" w:fill="F2F4F7"/>
            <w:vAlign w:val="center"/>
          </w:tcPr>
          <w:p w14:paraId="3EB58385" w14:textId="77777777" w:rsidR="00FE3E79" w:rsidRDefault="007D3AC0">
            <w:pPr>
              <w:spacing w:after="0"/>
              <w:jc w:val="right"/>
            </w:pPr>
            <w:r>
              <w:rPr>
                <w:sz w:val="20"/>
                <w:szCs w:val="20"/>
              </w:rPr>
              <w:t>$182.0K</w:t>
            </w:r>
          </w:p>
        </w:tc>
        <w:tc>
          <w:tcPr>
            <w:tcW w:w="3360" w:type="dxa"/>
            <w:shd w:val="clear" w:color="auto" w:fill="FCE7E1"/>
            <w:vAlign w:val="center"/>
          </w:tcPr>
          <w:p w14:paraId="5483605A" w14:textId="77777777" w:rsidR="00FE3E79" w:rsidRDefault="007D3AC0">
            <w:pPr>
              <w:spacing w:after="0"/>
            </w:pPr>
            <w:r>
              <w:rPr>
                <w:b/>
                <w:bCs/>
                <w:color w:val="E8684A"/>
                <w:sz w:val="18"/>
                <w:szCs w:val="18"/>
              </w:rPr>
              <w:t>High-margin: revenue per unit ≈ $2,000</w:t>
            </w:r>
          </w:p>
        </w:tc>
      </w:tr>
      <w:tr w:rsidR="00FE3E79" w14:paraId="481A382E" w14:textId="77777777">
        <w:trPr>
          <w:cantSplit/>
          <w:trHeight w:val="480"/>
        </w:trPr>
        <w:tc>
          <w:tcPr>
            <w:tcW w:w="3000" w:type="dxa"/>
            <w:gridSpan w:val="2"/>
            <w:tcBorders>
              <w:top w:val="double" w:sz="6" w:space="0" w:color="1F3864"/>
            </w:tcBorders>
            <w:shd w:val="clear" w:color="auto" w:fill="FFC857"/>
            <w:vAlign w:val="center"/>
          </w:tcPr>
          <w:p w14:paraId="59796988" w14:textId="77777777" w:rsidR="00FE3E79" w:rsidRDefault="007D3AC0">
            <w:pPr>
              <w:spacing w:after="0"/>
              <w:jc w:val="right"/>
            </w:pPr>
            <w:r>
              <w:rPr>
                <w:b/>
                <w:bCs/>
                <w:smallCaps/>
                <w:color w:val="1F3864"/>
              </w:rPr>
              <w:t>All regions</w:t>
            </w:r>
          </w:p>
        </w:tc>
        <w:tc>
          <w:tcPr>
            <w:tcW w:w="1000" w:type="dxa"/>
            <w:tcBorders>
              <w:top w:val="double" w:sz="6" w:space="0" w:color="1F3864"/>
            </w:tcBorders>
            <w:shd w:val="clear" w:color="auto" w:fill="FFC857"/>
            <w:vAlign w:val="center"/>
          </w:tcPr>
          <w:p w14:paraId="21D25AA1" w14:textId="77777777" w:rsidR="00FE3E79" w:rsidRDefault="007D3AC0">
            <w:pPr>
              <w:spacing w:after="0"/>
              <w:jc w:val="right"/>
            </w:pPr>
            <w:r>
              <w:rPr>
                <w:b/>
                <w:bCs/>
                <w:color w:val="1F3864"/>
                <w:sz w:val="20"/>
                <w:szCs w:val="20"/>
              </w:rPr>
              <w:t>5,725</w:t>
            </w:r>
          </w:p>
        </w:tc>
        <w:tc>
          <w:tcPr>
            <w:tcW w:w="1200" w:type="dxa"/>
            <w:tcBorders>
              <w:top w:val="double" w:sz="6" w:space="0" w:color="1F3864"/>
            </w:tcBorders>
            <w:shd w:val="clear" w:color="auto" w:fill="FFC857"/>
            <w:vAlign w:val="center"/>
          </w:tcPr>
          <w:p w14:paraId="1DEB8C43" w14:textId="77777777" w:rsidR="00FE3E79" w:rsidRDefault="007D3AC0">
            <w:pPr>
              <w:spacing w:after="0"/>
              <w:jc w:val="right"/>
            </w:pPr>
            <w:r>
              <w:rPr>
                <w:b/>
                <w:bCs/>
                <w:color w:val="1F3864"/>
                <w:sz w:val="20"/>
                <w:szCs w:val="20"/>
              </w:rPr>
              <w:t>$549.6K</w:t>
            </w:r>
          </w:p>
        </w:tc>
        <w:tc>
          <w:tcPr>
            <w:tcW w:w="1000" w:type="dxa"/>
            <w:tcBorders>
              <w:top w:val="double" w:sz="6" w:space="0" w:color="1F3864"/>
            </w:tcBorders>
            <w:shd w:val="clear" w:color="auto" w:fill="FFC857"/>
            <w:vAlign w:val="center"/>
          </w:tcPr>
          <w:p w14:paraId="70709B89" w14:textId="77777777" w:rsidR="00FE3E79" w:rsidRDefault="007D3AC0">
            <w:pPr>
              <w:spacing w:after="0"/>
              <w:jc w:val="right"/>
            </w:pPr>
            <w:r>
              <w:rPr>
                <w:b/>
                <w:bCs/>
                <w:color w:val="1F3864"/>
                <w:sz w:val="20"/>
                <w:szCs w:val="20"/>
              </w:rPr>
              <w:t>5,982</w:t>
            </w:r>
          </w:p>
        </w:tc>
        <w:tc>
          <w:tcPr>
            <w:tcW w:w="1200" w:type="dxa"/>
            <w:tcBorders>
              <w:top w:val="double" w:sz="6" w:space="0" w:color="1F3864"/>
            </w:tcBorders>
            <w:shd w:val="clear" w:color="auto" w:fill="FFC857"/>
            <w:vAlign w:val="center"/>
          </w:tcPr>
          <w:p w14:paraId="2B0BD5A0" w14:textId="77777777" w:rsidR="00FE3E79" w:rsidRDefault="007D3AC0">
            <w:pPr>
              <w:spacing w:after="0"/>
              <w:jc w:val="right"/>
            </w:pPr>
            <w:r>
              <w:rPr>
                <w:b/>
                <w:bCs/>
                <w:color w:val="1F3864"/>
                <w:sz w:val="20"/>
                <w:szCs w:val="20"/>
              </w:rPr>
              <w:t>$581.6K</w:t>
            </w:r>
          </w:p>
        </w:tc>
        <w:tc>
          <w:tcPr>
            <w:tcW w:w="1000" w:type="dxa"/>
            <w:tcBorders>
              <w:top w:val="double" w:sz="6" w:space="0" w:color="1F3864"/>
            </w:tcBorders>
            <w:shd w:val="clear" w:color="auto" w:fill="FFC857"/>
            <w:vAlign w:val="center"/>
          </w:tcPr>
          <w:p w14:paraId="000F2289" w14:textId="77777777" w:rsidR="00FE3E79" w:rsidRDefault="007D3AC0">
            <w:pPr>
              <w:spacing w:after="0"/>
              <w:jc w:val="right"/>
            </w:pPr>
            <w:r>
              <w:rPr>
                <w:b/>
                <w:bCs/>
                <w:color w:val="1F3864"/>
                <w:sz w:val="20"/>
                <w:szCs w:val="20"/>
              </w:rPr>
              <w:t>6,520</w:t>
            </w:r>
          </w:p>
        </w:tc>
        <w:tc>
          <w:tcPr>
            <w:tcW w:w="1200" w:type="dxa"/>
            <w:tcBorders>
              <w:top w:val="double" w:sz="6" w:space="0" w:color="1F3864"/>
            </w:tcBorders>
            <w:shd w:val="clear" w:color="auto" w:fill="FFC857"/>
            <w:vAlign w:val="center"/>
          </w:tcPr>
          <w:p w14:paraId="5FAC9937" w14:textId="77777777" w:rsidR="00FE3E79" w:rsidRDefault="007D3AC0">
            <w:pPr>
              <w:spacing w:after="0"/>
              <w:jc w:val="right"/>
            </w:pPr>
            <w:r>
              <w:rPr>
                <w:b/>
                <w:bCs/>
                <w:color w:val="1F3864"/>
                <w:sz w:val="20"/>
                <w:szCs w:val="20"/>
              </w:rPr>
              <w:t>$637.2K</w:t>
            </w:r>
          </w:p>
        </w:tc>
        <w:tc>
          <w:tcPr>
            <w:tcW w:w="3360" w:type="dxa"/>
            <w:tcBorders>
              <w:top w:val="double" w:sz="6" w:space="0" w:color="1F3864"/>
            </w:tcBorders>
            <w:shd w:val="clear" w:color="auto" w:fill="FFC857"/>
            <w:vAlign w:val="center"/>
          </w:tcPr>
          <w:p w14:paraId="7B7EBCB4" w14:textId="77777777" w:rsidR="00FE3E79" w:rsidRDefault="007D3AC0">
            <w:pPr>
              <w:spacing w:after="0"/>
            </w:pPr>
            <w:r>
              <w:rPr>
                <w:i/>
                <w:iCs/>
                <w:color w:val="1F3864"/>
                <w:sz w:val="18"/>
                <w:szCs w:val="18"/>
              </w:rPr>
              <w:t>Year-to-date, Q1–Q3</w:t>
            </w:r>
          </w:p>
        </w:tc>
      </w:tr>
    </w:tbl>
    <w:p w14:paraId="30EA210B" w14:textId="146BF2FF" w:rsidR="00FE3E79" w:rsidRDefault="007D3AC0">
      <w:pPr>
        <w:pStyle w:val="Caption"/>
        <w:sectPr w:rsidR="00FE3E79">
          <w:headerReference w:type="even" r:id="rId20"/>
          <w:headerReference w:type="default" r:id="rId21"/>
          <w:pgSz w:w="15840" w:h="12240" w:orient="landscape"/>
          <w:pgMar w:top="1440" w:right="1440" w:bottom="1440" w:left="1440" w:header="720" w:footer="720" w:gutter="0"/>
          <w:cols w:space="720"/>
          <w:docGrid w:linePitch="360"/>
        </w:sectPr>
      </w:pPr>
      <w:r>
        <w:t xml:space="preserve">Table </w:t>
      </w:r>
      <w:r>
        <w:fldChar w:fldCharType="begin"/>
      </w:r>
      <w:r>
        <w:instrText>SEQ Table</w:instrText>
      </w:r>
      <w:r>
        <w:fldChar w:fldCharType="separate"/>
      </w:r>
      <w:r w:rsidR="00042A84">
        <w:rPr>
          <w:noProof/>
        </w:rPr>
        <w:t>3</w:t>
      </w:r>
      <w:r>
        <w:fldChar w:fldCharType="end"/>
      </w:r>
      <w:r>
        <w:t xml:space="preserve"> — Quarterly regional performance — row/column spans, nested table, vertical text, diagonal border, pattern shading</w:t>
      </w:r>
    </w:p>
    <w:p w14:paraId="21025ECB" w14:textId="77777777" w:rsidR="00FE3E79" w:rsidRDefault="007D3AC0">
      <w:pPr>
        <w:pStyle w:val="Heading1"/>
        <w:numPr>
          <w:ilvl w:val="0"/>
          <w:numId w:val="2"/>
        </w:numPr>
      </w:pPr>
      <w:bookmarkStart w:id="26" w:name="_Toc243909130"/>
      <w:r>
        <w:lastRenderedPageBreak/>
        <w:t>Multi-Column Layout</w:t>
      </w:r>
      <w:bookmarkEnd w:id="26"/>
    </w:p>
    <w:p w14:paraId="72FB4345" w14:textId="77777777" w:rsidR="00FE3E79" w:rsidRDefault="007D3AC0">
      <w:pPr>
        <w:jc w:val="both"/>
      </w:pPr>
      <w:r>
        <w:t xml:space="preserve">This section switches to two newspaper columns separated by a vertical rule. </w:t>
      </w:r>
      <w:r>
        <w:t>Documents are more than text: they are structure, rhythm and intent. Every heading, list and table on this page is real Word markup, so an editor that round-trips it faithfully preserves the author's intent as well as the words. Documents are more than text: they are structure, rhythm and intent. Every heading, list and table on this page is real Word markup, so an editor that round-trips it faithfully preserves the author's intent as well as the words.</w:t>
      </w:r>
    </w:p>
    <w:p w14:paraId="2C50B0BE" w14:textId="77777777" w:rsidR="00FE3E79" w:rsidRDefault="007D3AC0">
      <w:pPr>
        <w:jc w:val="both"/>
      </w:pPr>
      <w:r>
        <w:t>Text flows down the first column and continues at the top of the second. Documents are more than text: they are structure, rhythm and intent. Every heading, list and table on this page is real Word markup, so an editor that round-trips it faithfully preserves the author's intent as well as the words.</w:t>
      </w:r>
    </w:p>
    <w:p w14:paraId="2E993A79" w14:textId="77777777" w:rsidR="00FE3E79" w:rsidRDefault="007D3AC0">
      <w:pPr>
        <w:pStyle w:val="Callout"/>
      </w:pPr>
      <w:r>
        <w:t>Pull quote: columns, sections and page geometry all live in w:sectPr.</w:t>
      </w:r>
    </w:p>
    <w:p w14:paraId="4764F871" w14:textId="77777777" w:rsidR="00FE3E79" w:rsidRDefault="007D3AC0">
      <w:r>
        <w:t>An explicit column break ends this column early →</w:t>
      </w:r>
      <w:r>
        <w:br w:type="column"/>
      </w:r>
    </w:p>
    <w:p w14:paraId="079BE1A5" w14:textId="77777777" w:rsidR="00FE3E79" w:rsidRDefault="007D3AC0">
      <w:pPr>
        <w:jc w:val="both"/>
      </w:pPr>
      <w:r>
        <w:rPr>
          <w:b/>
          <w:bCs/>
          <w:color w:val="0E7C86"/>
        </w:rPr>
        <w:t xml:space="preserve">Second column. </w:t>
      </w:r>
      <w:r>
        <w:t>Documents are more than text: they are structure, rhythm and intent. Every heading, list and table on this page is real Word markup, so an editor that round-trips it faithfully preserves the author's intent as well as the words. Documents are more than text: they are structure, rhythm and intent. Every heading, list and table on this page is real Word markup, so an editor that round-trips it faithfully preserves the author's intent as well as the words.</w:t>
      </w:r>
    </w:p>
    <w:p w14:paraId="022C1B36" w14:textId="77777777" w:rsidR="00FE3E79" w:rsidRDefault="007D3AC0">
      <w:pPr>
        <w:jc w:val="both"/>
      </w:pPr>
      <w:r>
        <w:rPr>
          <w:b/>
          <w:bCs/>
          <w:color w:val="E8684A"/>
        </w:rPr>
        <w:t xml:space="preserve">Closing thoughts. </w:t>
      </w:r>
      <w:r>
        <w:t>If your editor renders every page of this file the way Word does — and saves it back without losing a single property — it is handling the hard parts of DOCX.</w:t>
      </w:r>
    </w:p>
    <w:p w14:paraId="711C96CB" w14:textId="77777777" w:rsidR="00FE3E79" w:rsidRDefault="007D3AC0">
      <w:pPr>
        <w:spacing w:before="360"/>
        <w:jc w:val="center"/>
      </w:pPr>
      <w:r>
        <w:rPr>
          <w:color w:val="0E7C86"/>
          <w:sz w:val="32"/>
          <w:szCs w:val="32"/>
        </w:rPr>
        <w:sym w:font="Wingdings" w:char="F0FC"/>
      </w:r>
      <w:r>
        <w:rPr>
          <w:b/>
          <w:bCs/>
          <w:color w:val="1F3864"/>
          <w:sz w:val="24"/>
          <w:szCs w:val="24"/>
        </w:rPr>
        <w:t xml:space="preserve">  End of showcase</w:t>
      </w:r>
    </w:p>
    <w:sectPr w:rsidR="00FE3E79">
      <w:headerReference w:type="even" r:id="rId22"/>
      <w:headerReference w:type="default" r:id="rId23"/>
      <w:pgSz w:w="12240" w:h="15840"/>
      <w:pgMar w:top="1440" w:right="1440" w:bottom="1440" w:left="1440" w:header="720" w:footer="720" w:gutter="0"/>
      <w:cols w:num="2" w:sep="1" w:space="54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Morgan Lee" w:date="2026-10-26T09:00:00Z" w:initials="ML">
    <w:p w14:paraId="7D24AE91" w14:textId="77777777" w:rsidR="00FE3E79" w:rsidRDefault="00042A84">
      <w:r>
        <w:rPr>
          <w:rStyle w:val="CommentReference"/>
        </w:rPr>
        <w:annotationRef/>
      </w:r>
      <w:r w:rsidR="007D3AC0">
        <w:t>Comments can hold rich text — this one is anchored to a highlighted range.</w:t>
      </w:r>
    </w:p>
  </w:comment>
  <w:comment w:id="19" w:author="Sam Patel" w:date="2026-10-26T09:00:00Z" w:initials="SP">
    <w:p w14:paraId="0349E08C" w14:textId="77777777" w:rsidR="00FE3E79" w:rsidRDefault="00042A84">
      <w:r>
        <w:rPr>
          <w:rStyle w:val="CommentReference"/>
        </w:rPr>
        <w:annotationRef/>
      </w:r>
      <w:r w:rsidR="007D3AC0">
        <w:rPr>
          <w:b/>
          <w:bCs/>
        </w:rPr>
        <w:t xml:space="preserve">A second author. </w:t>
      </w:r>
      <w:r w:rsidR="007D3AC0">
        <w:t>Does the editor show both in the margin?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24AE91" w15:done="0"/>
  <w15:commentEx w15:paraId="0349E08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24AE91" w16cid:durableId="39C367C9"/>
  <w16cid:commentId w16cid:paraId="0349E08C" w16cid:durableId="782A6C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525E9" w14:textId="77777777" w:rsidR="007D3AC0" w:rsidRDefault="007D3AC0">
      <w:pPr>
        <w:spacing w:after="0" w:line="240" w:lineRule="auto"/>
      </w:pPr>
      <w:r>
        <w:separator/>
      </w:r>
    </w:p>
  </w:endnote>
  <w:endnote w:type="continuationSeparator" w:id="0">
    <w:p w14:paraId="65E6B650" w14:textId="77777777" w:rsidR="007D3AC0" w:rsidRDefault="007D3AC0">
      <w:pPr>
        <w:spacing w:after="0" w:line="240" w:lineRule="auto"/>
      </w:pPr>
      <w:r>
        <w:continuationSeparator/>
      </w:r>
    </w:p>
  </w:endnote>
  <w:endnote w:id="1">
    <w:p w14:paraId="6A190647" w14:textId="77777777" w:rsidR="00FE3E79" w:rsidRDefault="007D3AC0">
      <w:r>
        <w:rPr>
          <w:rStyle w:val="EndnoteReference"/>
        </w:rPr>
        <w:endnoteRef/>
      </w:r>
      <w:r>
        <w:t>Endnotes live in word/endnotes.xml and are placed at the end of the document by default.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7D81" w14:textId="77777777" w:rsidR="00FE3E79" w:rsidRDefault="00FE3E7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2B64" w14:textId="4CEEE01C" w:rsidR="00FE3E79" w:rsidRDefault="007D3AC0">
    <w:pPr>
      <w:pBdr>
        <w:top w:val="single" w:sz="6" w:space="0" w:color="D9DEE5"/>
      </w:pBdr>
      <w:spacing w:before="120"/>
      <w:jc w:val="center"/>
    </w:pPr>
    <w:r>
      <w:rPr>
        <w:color w:val="6B7280"/>
        <w:sz w:val="18"/>
        <w:szCs w:val="18"/>
      </w:rPr>
      <w:t xml:space="preserve">Page </w:t>
    </w: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042A84">
      <w:rPr>
        <w:b/>
        <w:bCs/>
        <w:noProof/>
        <w:color w:val="1F3864"/>
        <w:sz w:val="18"/>
        <w:szCs w:val="18"/>
      </w:rPr>
      <w:t>2</w:t>
    </w:r>
    <w:r>
      <w:rPr>
        <w:b/>
        <w:bCs/>
        <w:color w:val="1F3864"/>
        <w:sz w:val="18"/>
        <w:szCs w:val="18"/>
      </w:rPr>
      <w:fldChar w:fldCharType="end"/>
    </w:r>
    <w:r>
      <w:rPr>
        <w:color w:val="E8684A"/>
        <w:sz w:val="18"/>
        <w:szCs w:val="18"/>
      </w:rPr>
      <w:t xml:space="preserve">  •  </w:t>
    </w:r>
    <w:r>
      <w:rPr>
        <w:color w:val="6B7280"/>
        <w:sz w:val="18"/>
        <w:szCs w:val="18"/>
      </w:rPr>
      <w:t xml:space="preserve">Section </w:t>
    </w:r>
    <w:r>
      <w:fldChar w:fldCharType="begin"/>
    </w:r>
    <w:r>
      <w:instrText>SECTION</w:instrText>
    </w:r>
    <w:r>
      <w:fldChar w:fldCharType="separate"/>
    </w:r>
    <w:r w:rsidR="00042A84">
      <w:t>4</w:t>
    </w:r>
    <w:r>
      <w:rPr>
        <w:color w:val="6B72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7DD3" w14:textId="2AC3B7D9" w:rsidR="00FE3E79" w:rsidRDefault="007D3AC0">
    <w:pPr>
      <w:pBdr>
        <w:top w:val="single" w:sz="6" w:space="0" w:color="D9DEE5"/>
      </w:pBdr>
      <w:spacing w:before="120"/>
      <w:jc w:val="center"/>
    </w:pPr>
    <w:r>
      <w:rPr>
        <w:color w:val="6B7280"/>
        <w:sz w:val="18"/>
        <w:szCs w:val="18"/>
      </w:rPr>
      <w:t xml:space="preserve">Page </w:t>
    </w: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042A84">
      <w:rPr>
        <w:b/>
        <w:bCs/>
        <w:noProof/>
        <w:color w:val="1F3864"/>
        <w:sz w:val="18"/>
        <w:szCs w:val="18"/>
      </w:rPr>
      <w:t>3</w:t>
    </w:r>
    <w:r>
      <w:rPr>
        <w:b/>
        <w:bCs/>
        <w:color w:val="1F3864"/>
        <w:sz w:val="18"/>
        <w:szCs w:val="18"/>
      </w:rPr>
      <w:fldChar w:fldCharType="end"/>
    </w:r>
    <w:r>
      <w:rPr>
        <w:color w:val="E8684A"/>
        <w:sz w:val="18"/>
        <w:szCs w:val="18"/>
      </w:rPr>
      <w:t xml:space="preserve">  •  </w:t>
    </w:r>
    <w:r>
      <w:rPr>
        <w:color w:val="6B7280"/>
        <w:sz w:val="18"/>
        <w:szCs w:val="18"/>
      </w:rPr>
      <w:t xml:space="preserve">Section </w:t>
    </w:r>
    <w:r>
      <w:fldChar w:fldCharType="begin"/>
    </w:r>
    <w:r>
      <w:instrText>SECTION</w:instrText>
    </w:r>
    <w:r>
      <w:fldChar w:fldCharType="separate"/>
    </w:r>
    <w:r w:rsidR="00042A84">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273C1" w14:textId="77777777" w:rsidR="007D3AC0" w:rsidRDefault="007D3AC0">
      <w:pPr>
        <w:spacing w:after="0" w:line="240" w:lineRule="auto"/>
      </w:pPr>
      <w:r>
        <w:separator/>
      </w:r>
    </w:p>
  </w:footnote>
  <w:footnote w:type="continuationSeparator" w:id="0">
    <w:p w14:paraId="357A5E46" w14:textId="77777777" w:rsidR="007D3AC0" w:rsidRDefault="007D3AC0">
      <w:pPr>
        <w:spacing w:after="0" w:line="240" w:lineRule="auto"/>
      </w:pPr>
      <w:r>
        <w:continuationSeparator/>
      </w:r>
    </w:p>
  </w:footnote>
  <w:footnote w:id="1">
    <w:p w14:paraId="5AC884F0" w14:textId="77777777" w:rsidR="00FE3E79" w:rsidRDefault="007D3AC0">
      <w:r>
        <w:rPr>
          <w:rStyle w:val="FootnoteReference"/>
        </w:rPr>
        <w:footnoteRef/>
      </w:r>
      <w:r>
        <w:t>Footnotes are stored in word/footnotes.xml and referenced by id from the body.</w:t>
      </w:r>
    </w:p>
  </w:footnote>
  <w:footnote w:id="2">
    <w:p w14:paraId="59A0CA92" w14:textId="77777777" w:rsidR="00FE3E79" w:rsidRDefault="007D3AC0">
      <w:r>
        <w:rPr>
          <w:rStyle w:val="FootnoteReference"/>
        </w:rPr>
        <w:footnoteRef/>
      </w:r>
      <w:r>
        <w:t xml:space="preserve">A second footnote with </w:t>
      </w:r>
      <w:r>
        <w:rPr>
          <w:b/>
          <w:bCs/>
          <w:color w:val="E8684A"/>
        </w:rPr>
        <w:t>formatting</w:t>
      </w:r>
      <w:r>
        <w:t xml:space="preserve"> and a </w:t>
      </w:r>
      <w:hyperlink r:id="rId1" w:history="1">
        <w:r>
          <w:rPr>
            <w:rStyle w:val="Hyperlink"/>
          </w:rPr>
          <w:t>link to ECMA-376</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BE4D" w14:textId="77777777" w:rsidR="00FE3E79" w:rsidRDefault="00FE3E7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9C63F" w14:textId="77777777" w:rsidR="00FE3E79" w:rsidRDefault="007D3AC0">
    <w:pPr>
      <w:pBdr>
        <w:bottom w:val="single" w:sz="6" w:space="0" w:color="D9DEE5"/>
      </w:pBdr>
      <w:spacing w:after="0"/>
    </w:pPr>
    <w:r>
      <w:rPr>
        <w:b/>
        <w:bCs/>
        <w:color w:val="E8684A"/>
        <w:sz w:val="18"/>
        <w:szCs w:val="18"/>
      </w:rPr>
      <w:t>Even page header</w:t>
    </w:r>
    <w:r>
      <w:ptab w:relativeTo="margin" w:alignment="right" w:leader="none"/>
    </w:r>
    <w:r>
      <w:rPr>
        <w:color w:val="6B7280"/>
        <w:sz w:val="18"/>
        <w:szCs w:val="18"/>
      </w:rPr>
      <w:t>DOCX Feature Showcase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E413" w14:textId="77777777" w:rsidR="00FE3E79" w:rsidRDefault="007D3AC0">
    <w:pPr>
      <w:pBdr>
        <w:bottom w:val="single" w:sz="6" w:space="0" w:color="D9DEE5"/>
      </w:pBdr>
      <w:spacing w:after="0"/>
    </w:pPr>
    <w:r>
      <w:rPr>
        <w:color w:val="6B7280"/>
        <w:sz w:val="18"/>
        <w:szCs w:val="18"/>
      </w:rPr>
      <w:t>DOCX Feature Showcase</w:t>
    </w:r>
    <w:r>
      <w:ptab w:relativeTo="margin" w:alignment="right" w:leader="none"/>
    </w:r>
    <w:r>
      <w:rPr>
        <w:b/>
        <w:bCs/>
        <w:color w:val="0E7C86"/>
        <w:sz w:val="18"/>
        <w:szCs w:val="18"/>
      </w:rPr>
      <w:t>Odd page header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C7A8" w14:textId="77777777" w:rsidR="00FE3E79" w:rsidRDefault="007D3AC0">
    <w:pPr>
      <w:pBdr>
        <w:bottom w:val="single" w:sz="6" w:space="0" w:color="D9DEE5"/>
      </w:pBdr>
    </w:pPr>
    <w:r>
      <w:pict w14:anchorId="771F0B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dhywvmenqlyfnrc6r1_fk" o:spid="_x0000_s1025" type="#_x0000_t136" style="position:absolute;margin-left:0;margin-top:0;width:527.85pt;height:63.2pt;rotation:315;z-index:-251658240;mso-position-horizontal:center;mso-position-horizontal-relative:margin;mso-position-vertical:center;mso-position-vertical-relative:margin" o:allowincell="f" fillcolor="#0e7c86" stroked="f">
          <v:fill opacity="7864f"/>
          <v:textpath style="font-family:&quot;Calibri&quot;;font-size:1pt" string="SAMPLE DATA"/>
          <w10:wrap anchorx="margin" anchory="margin"/>
        </v:shape>
      </w:pict>
    </w:r>
    <w:r>
      <w:rPr>
        <w:color w:val="6B7280"/>
        <w:sz w:val="18"/>
        <w:szCs w:val="18"/>
      </w:rPr>
      <w:t>Landscape section · watermark lives in this header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7D07" w14:textId="77777777" w:rsidR="00FE3E79" w:rsidRDefault="007D3AC0">
    <w:pPr>
      <w:pBdr>
        <w:bottom w:val="single" w:sz="6" w:space="0" w:color="D9DEE5"/>
      </w:pBdr>
    </w:pPr>
    <w:r>
      <w:pict w14:anchorId="7D199D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fm81bzkqt2vamo5xjafgr" o:spid="_x0000_s1026" type="#_x0000_t136" style="position:absolute;margin-left:0;margin-top:0;width:527.85pt;height:63.2pt;rotation:315;z-index:-251659264;mso-position-horizontal:center;mso-position-horizontal-relative:margin;mso-position-vertical:center;mso-position-vertical-relative:margin" o:allowincell="f" fillcolor="#0e7c86" stroked="f">
          <v:fill opacity="7864f"/>
          <v:textpath style="font-family:&quot;Calibri&quot;;font-size:1pt" string="SAMPLE DATA"/>
          <w10:wrap anchorx="margin" anchory="margin"/>
        </v:shape>
      </w:pict>
    </w:r>
    <w:r>
      <w:rPr>
        <w:color w:val="6B7280"/>
        <w:sz w:val="18"/>
        <w:szCs w:val="18"/>
      </w:rPr>
      <w:t>Landscape section · watermark lives in this header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AC76" w14:textId="77777777" w:rsidR="00FE3E79" w:rsidRDefault="007D3AC0">
    <w:pPr>
      <w:pBdr>
        <w:bottom w:val="single" w:sz="6" w:space="0" w:color="D9DEE5"/>
      </w:pBdr>
      <w:spacing w:after="0"/>
    </w:pPr>
    <w:r>
      <w:rPr>
        <w:b/>
        <w:bCs/>
        <w:color w:val="E8684A"/>
        <w:sz w:val="18"/>
        <w:szCs w:val="18"/>
      </w:rPr>
      <w:t>Even page header</w:t>
    </w:r>
    <w:r>
      <w:ptab w:relativeTo="margin" w:alignment="right" w:leader="none"/>
    </w:r>
    <w:r>
      <w:rPr>
        <w:color w:val="6B7280"/>
        <w:sz w:val="18"/>
        <w:szCs w:val="18"/>
      </w:rPr>
      <w:t>DOCX Feature Showcase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C299" w14:textId="77777777" w:rsidR="00FE3E79" w:rsidRDefault="007D3AC0">
    <w:pPr>
      <w:pBdr>
        <w:bottom w:val="single" w:sz="6" w:space="0" w:color="D9DEE5"/>
      </w:pBdr>
      <w:spacing w:after="0"/>
    </w:pPr>
    <w:r>
      <w:rPr>
        <w:color w:val="6B7280"/>
        <w:sz w:val="18"/>
        <w:szCs w:val="18"/>
      </w:rPr>
      <w:t>DOCX Feature Showcase</w:t>
    </w:r>
    <w:r>
      <w:ptab w:relativeTo="margin" w:alignment="right" w:leader="none"/>
    </w:r>
    <w:r>
      <w:rPr>
        <w:b/>
        <w:bCs/>
        <w:color w:val="0E7C86"/>
        <w:sz w:val="18"/>
        <w:szCs w:val="18"/>
      </w:rPr>
      <w:t>Odd page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B1D3F"/>
    <w:multiLevelType w:val="hybridMultilevel"/>
    <w:tmpl w:val="6004E002"/>
    <w:lvl w:ilvl="0" w:tplc="72B04372">
      <w:start w:val="1"/>
      <w:numFmt w:val="bullet"/>
      <w:lvlText w:val="★"/>
      <w:lvlJc w:val="left"/>
      <w:pPr>
        <w:ind w:left="720" w:hanging="360"/>
      </w:pPr>
      <w:rPr>
        <w:color w:val="FFC857"/>
      </w:rPr>
    </w:lvl>
    <w:lvl w:ilvl="1" w:tplc="E52E96A6">
      <w:numFmt w:val="decimal"/>
      <w:lvlText w:val=""/>
      <w:lvlJc w:val="left"/>
    </w:lvl>
    <w:lvl w:ilvl="2" w:tplc="FEC0AE26">
      <w:numFmt w:val="decimal"/>
      <w:lvlText w:val=""/>
      <w:lvlJc w:val="left"/>
    </w:lvl>
    <w:lvl w:ilvl="3" w:tplc="6520F6F0">
      <w:numFmt w:val="decimal"/>
      <w:lvlText w:val=""/>
      <w:lvlJc w:val="left"/>
    </w:lvl>
    <w:lvl w:ilvl="4" w:tplc="F7122214">
      <w:numFmt w:val="decimal"/>
      <w:lvlText w:val=""/>
      <w:lvlJc w:val="left"/>
    </w:lvl>
    <w:lvl w:ilvl="5" w:tplc="9DBE2D9E">
      <w:numFmt w:val="decimal"/>
      <w:lvlText w:val=""/>
      <w:lvlJc w:val="left"/>
    </w:lvl>
    <w:lvl w:ilvl="6" w:tplc="5A4C77BE">
      <w:numFmt w:val="decimal"/>
      <w:lvlText w:val=""/>
      <w:lvlJc w:val="left"/>
    </w:lvl>
    <w:lvl w:ilvl="7" w:tplc="1E0037D0">
      <w:numFmt w:val="decimal"/>
      <w:lvlText w:val=""/>
      <w:lvlJc w:val="left"/>
    </w:lvl>
    <w:lvl w:ilvl="8" w:tplc="B36480E2">
      <w:numFmt w:val="decimal"/>
      <w:lvlText w:val=""/>
      <w:lvlJc w:val="left"/>
    </w:lvl>
  </w:abstractNum>
  <w:abstractNum w:abstractNumId="1" w15:restartNumberingAfterBreak="0">
    <w:nsid w:val="31E43CDA"/>
    <w:multiLevelType w:val="multilevel"/>
    <w:tmpl w:val="92AE9B60"/>
    <w:lvl w:ilvl="0">
      <w:start w:val="1"/>
      <w:numFmt w:val="decimal"/>
      <w:lvlText w:val="%1."/>
      <w:lvlJc w:val="left"/>
      <w:pPr>
        <w:ind w:left="720" w:hanging="360"/>
      </w:pPr>
      <w:rPr>
        <w:b/>
        <w:bCs/>
      </w:rPr>
    </w:lvl>
    <w:lvl w:ilvl="1">
      <w:start w:val="1"/>
      <w:numFmt w:val="decimal"/>
      <w:lvlText w:val="%1.%2."/>
      <w:lvlJc w:val="left"/>
      <w:pPr>
        <w:ind w:left="1296" w:hanging="360"/>
      </w:pPr>
    </w:lvl>
    <w:lvl w:ilvl="2">
      <w:start w:val="1"/>
      <w:numFmt w:val="decimal"/>
      <w:lvlText w:val="%1.%2.%3."/>
      <w:lvlJc w:val="left"/>
      <w:pPr>
        <w:ind w:left="2016"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2C01E4B"/>
    <w:multiLevelType w:val="hybridMultilevel"/>
    <w:tmpl w:val="C79C51AC"/>
    <w:lvl w:ilvl="0" w:tplc="B380E024">
      <w:start w:val="1"/>
      <w:numFmt w:val="bullet"/>
      <w:lvlText w:val="●"/>
      <w:lvlJc w:val="left"/>
      <w:pPr>
        <w:ind w:left="720" w:hanging="360"/>
      </w:pPr>
      <w:rPr>
        <w:color w:val="0E7C86"/>
      </w:rPr>
    </w:lvl>
    <w:lvl w:ilvl="1" w:tplc="45F08BB0">
      <w:start w:val="1"/>
      <w:numFmt w:val="bullet"/>
      <w:lvlText w:val="○"/>
      <w:lvlJc w:val="left"/>
      <w:pPr>
        <w:ind w:left="1080" w:hanging="360"/>
      </w:pPr>
      <w:rPr>
        <w:color w:val="E8684A"/>
      </w:rPr>
    </w:lvl>
    <w:lvl w:ilvl="2" w:tplc="70E8D938">
      <w:start w:val="1"/>
      <w:numFmt w:val="bullet"/>
      <w:lvlText w:val="▪"/>
      <w:lvlJc w:val="left"/>
      <w:pPr>
        <w:ind w:left="1440" w:hanging="360"/>
      </w:pPr>
      <w:rPr>
        <w:color w:val="6B7280"/>
      </w:rPr>
    </w:lvl>
    <w:lvl w:ilvl="3" w:tplc="F2427D26">
      <w:numFmt w:val="decimal"/>
      <w:lvlText w:val=""/>
      <w:lvlJc w:val="left"/>
    </w:lvl>
    <w:lvl w:ilvl="4" w:tplc="868291CC">
      <w:numFmt w:val="decimal"/>
      <w:lvlText w:val=""/>
      <w:lvlJc w:val="left"/>
    </w:lvl>
    <w:lvl w:ilvl="5" w:tplc="BC104510">
      <w:numFmt w:val="decimal"/>
      <w:lvlText w:val=""/>
      <w:lvlJc w:val="left"/>
    </w:lvl>
    <w:lvl w:ilvl="6" w:tplc="E3D4CEF6">
      <w:numFmt w:val="decimal"/>
      <w:lvlText w:val=""/>
      <w:lvlJc w:val="left"/>
    </w:lvl>
    <w:lvl w:ilvl="7" w:tplc="5CC8E106">
      <w:numFmt w:val="decimal"/>
      <w:lvlText w:val=""/>
      <w:lvlJc w:val="left"/>
    </w:lvl>
    <w:lvl w:ilvl="8" w:tplc="6688EF08">
      <w:numFmt w:val="decimal"/>
      <w:lvlText w:val=""/>
      <w:lvlJc w:val="left"/>
    </w:lvl>
  </w:abstractNum>
  <w:abstractNum w:abstractNumId="3" w15:restartNumberingAfterBreak="0">
    <w:nsid w:val="3DDA1E9D"/>
    <w:multiLevelType w:val="hybridMultilevel"/>
    <w:tmpl w:val="69682F1E"/>
    <w:lvl w:ilvl="0" w:tplc="F96C54E0">
      <w:start w:val="1"/>
      <w:numFmt w:val="decimal"/>
      <w:lvlText w:val="%1."/>
      <w:lvlJc w:val="left"/>
      <w:pPr>
        <w:ind w:left="720" w:hanging="360"/>
      </w:pPr>
      <w:rPr>
        <w:b/>
        <w:bCs/>
        <w:color w:val="1F3864"/>
      </w:rPr>
    </w:lvl>
    <w:lvl w:ilvl="1" w:tplc="81EE1F86">
      <w:start w:val="1"/>
      <w:numFmt w:val="lowerLetter"/>
      <w:lvlText w:val="%2)"/>
      <w:lvlJc w:val="left"/>
      <w:pPr>
        <w:ind w:left="1080" w:hanging="360"/>
      </w:pPr>
    </w:lvl>
    <w:lvl w:ilvl="2" w:tplc="9ECA5C38">
      <w:start w:val="1"/>
      <w:numFmt w:val="lowerRoman"/>
      <w:lvlText w:val="%3."/>
      <w:lvlJc w:val="left"/>
      <w:pPr>
        <w:ind w:left="1440" w:hanging="360"/>
      </w:pPr>
    </w:lvl>
    <w:lvl w:ilvl="3" w:tplc="5B9A8DA8">
      <w:numFmt w:val="decimal"/>
      <w:lvlText w:val=""/>
      <w:lvlJc w:val="left"/>
    </w:lvl>
    <w:lvl w:ilvl="4" w:tplc="C8A84EEE">
      <w:numFmt w:val="decimal"/>
      <w:lvlText w:val=""/>
      <w:lvlJc w:val="left"/>
    </w:lvl>
    <w:lvl w:ilvl="5" w:tplc="7ADE075A">
      <w:numFmt w:val="decimal"/>
      <w:lvlText w:val=""/>
      <w:lvlJc w:val="left"/>
    </w:lvl>
    <w:lvl w:ilvl="6" w:tplc="842E58BC">
      <w:numFmt w:val="decimal"/>
      <w:lvlText w:val=""/>
      <w:lvlJc w:val="left"/>
    </w:lvl>
    <w:lvl w:ilvl="7" w:tplc="B712D96C">
      <w:numFmt w:val="decimal"/>
      <w:lvlText w:val=""/>
      <w:lvlJc w:val="left"/>
    </w:lvl>
    <w:lvl w:ilvl="8" w:tplc="BD44913A">
      <w:numFmt w:val="decimal"/>
      <w:lvlText w:val=""/>
      <w:lvlJc w:val="left"/>
    </w:lvl>
  </w:abstractNum>
  <w:abstractNum w:abstractNumId="4" w15:restartNumberingAfterBreak="0">
    <w:nsid w:val="458410D8"/>
    <w:multiLevelType w:val="hybridMultilevel"/>
    <w:tmpl w:val="B2863860"/>
    <w:lvl w:ilvl="0" w:tplc="3A54FD64">
      <w:start w:val="1"/>
      <w:numFmt w:val="bullet"/>
      <w:lvlText w:val="➔"/>
      <w:lvlJc w:val="left"/>
      <w:pPr>
        <w:ind w:left="720" w:hanging="360"/>
      </w:pPr>
      <w:rPr>
        <w:b/>
        <w:bCs/>
        <w:color w:val="E8684A"/>
      </w:rPr>
    </w:lvl>
    <w:lvl w:ilvl="1" w:tplc="AF248222">
      <w:numFmt w:val="decimal"/>
      <w:lvlText w:val=""/>
      <w:lvlJc w:val="left"/>
    </w:lvl>
    <w:lvl w:ilvl="2" w:tplc="F82C5D4C">
      <w:numFmt w:val="decimal"/>
      <w:lvlText w:val=""/>
      <w:lvlJc w:val="left"/>
    </w:lvl>
    <w:lvl w:ilvl="3" w:tplc="A1DAA97E">
      <w:numFmt w:val="decimal"/>
      <w:lvlText w:val=""/>
      <w:lvlJc w:val="left"/>
    </w:lvl>
    <w:lvl w:ilvl="4" w:tplc="B0D0CD84">
      <w:numFmt w:val="decimal"/>
      <w:lvlText w:val=""/>
      <w:lvlJc w:val="left"/>
    </w:lvl>
    <w:lvl w:ilvl="5" w:tplc="E334F2D2">
      <w:numFmt w:val="decimal"/>
      <w:lvlText w:val=""/>
      <w:lvlJc w:val="left"/>
    </w:lvl>
    <w:lvl w:ilvl="6" w:tplc="16B47DE2">
      <w:numFmt w:val="decimal"/>
      <w:lvlText w:val=""/>
      <w:lvlJc w:val="left"/>
    </w:lvl>
    <w:lvl w:ilvl="7" w:tplc="E98C5720">
      <w:numFmt w:val="decimal"/>
      <w:lvlText w:val=""/>
      <w:lvlJc w:val="left"/>
    </w:lvl>
    <w:lvl w:ilvl="8" w:tplc="FB046700">
      <w:numFmt w:val="decimal"/>
      <w:lvlText w:val=""/>
      <w:lvlJc w:val="left"/>
    </w:lvl>
  </w:abstractNum>
  <w:abstractNum w:abstractNumId="5" w15:restartNumberingAfterBreak="0">
    <w:nsid w:val="589E7E13"/>
    <w:multiLevelType w:val="hybridMultilevel"/>
    <w:tmpl w:val="E6B0824A"/>
    <w:lvl w:ilvl="0" w:tplc="EA541918">
      <w:start w:val="1"/>
      <w:numFmt w:val="upperRoman"/>
      <w:lvlText w:val="%1."/>
      <w:lvlJc w:val="left"/>
      <w:pPr>
        <w:ind w:left="720" w:hanging="360"/>
      </w:pPr>
      <w:rPr>
        <w:b/>
        <w:bCs/>
        <w:color w:val="0E7C86"/>
      </w:rPr>
    </w:lvl>
    <w:lvl w:ilvl="1" w:tplc="181085C4">
      <w:numFmt w:val="decimal"/>
      <w:lvlText w:val=""/>
      <w:lvlJc w:val="left"/>
    </w:lvl>
    <w:lvl w:ilvl="2" w:tplc="20AA6AA0">
      <w:numFmt w:val="decimal"/>
      <w:lvlText w:val=""/>
      <w:lvlJc w:val="left"/>
    </w:lvl>
    <w:lvl w:ilvl="3" w:tplc="DE6210C4">
      <w:numFmt w:val="decimal"/>
      <w:lvlText w:val=""/>
      <w:lvlJc w:val="left"/>
    </w:lvl>
    <w:lvl w:ilvl="4" w:tplc="A2368502">
      <w:numFmt w:val="decimal"/>
      <w:lvlText w:val=""/>
      <w:lvlJc w:val="left"/>
    </w:lvl>
    <w:lvl w:ilvl="5" w:tplc="060EC9BC">
      <w:numFmt w:val="decimal"/>
      <w:lvlText w:val=""/>
      <w:lvlJc w:val="left"/>
    </w:lvl>
    <w:lvl w:ilvl="6" w:tplc="C4C0A97E">
      <w:numFmt w:val="decimal"/>
      <w:lvlText w:val=""/>
      <w:lvlJc w:val="left"/>
    </w:lvl>
    <w:lvl w:ilvl="7" w:tplc="F3A4A5D0">
      <w:numFmt w:val="decimal"/>
      <w:lvlText w:val=""/>
      <w:lvlJc w:val="left"/>
    </w:lvl>
    <w:lvl w:ilvl="8" w:tplc="A36257FA">
      <w:numFmt w:val="decimal"/>
      <w:lvlText w:val=""/>
      <w:lvlJc w:val="left"/>
    </w:lvl>
  </w:abstractNum>
  <w:abstractNum w:abstractNumId="6" w15:restartNumberingAfterBreak="0">
    <w:nsid w:val="7CD13C27"/>
    <w:multiLevelType w:val="hybridMultilevel"/>
    <w:tmpl w:val="C9A0BBD4"/>
    <w:lvl w:ilvl="0" w:tplc="64044F76" w:tentative="1">
      <w:start w:val="1"/>
      <w:numFmt w:val="bullet"/>
      <w:lvlText w:val="●"/>
      <w:lvlJc w:val="left"/>
      <w:pPr>
        <w:ind w:left="720" w:hanging="360"/>
      </w:pPr>
    </w:lvl>
    <w:lvl w:ilvl="1" w:tplc="DE8E9B12" w:tentative="1">
      <w:start w:val="1"/>
      <w:numFmt w:val="bullet"/>
      <w:lvlText w:val="○"/>
      <w:lvlJc w:val="left"/>
      <w:pPr>
        <w:ind w:left="1440" w:hanging="360"/>
      </w:pPr>
    </w:lvl>
    <w:lvl w:ilvl="2" w:tplc="9C1A046C" w:tentative="1">
      <w:start w:val="1"/>
      <w:numFmt w:val="bullet"/>
      <w:lvlText w:val="■"/>
      <w:lvlJc w:val="left"/>
      <w:pPr>
        <w:ind w:left="2160" w:hanging="360"/>
      </w:pPr>
    </w:lvl>
    <w:lvl w:ilvl="3" w:tplc="E658665A" w:tentative="1">
      <w:start w:val="1"/>
      <w:numFmt w:val="bullet"/>
      <w:lvlText w:val="●"/>
      <w:lvlJc w:val="left"/>
      <w:pPr>
        <w:ind w:left="2880" w:hanging="360"/>
      </w:pPr>
    </w:lvl>
    <w:lvl w:ilvl="4" w:tplc="E7E625BA" w:tentative="1">
      <w:start w:val="1"/>
      <w:numFmt w:val="bullet"/>
      <w:lvlText w:val="○"/>
      <w:lvlJc w:val="left"/>
      <w:pPr>
        <w:ind w:left="3600" w:hanging="360"/>
      </w:pPr>
    </w:lvl>
    <w:lvl w:ilvl="5" w:tplc="A034637A" w:tentative="1">
      <w:start w:val="1"/>
      <w:numFmt w:val="bullet"/>
      <w:lvlText w:val="■"/>
      <w:lvlJc w:val="left"/>
      <w:pPr>
        <w:ind w:left="4320" w:hanging="360"/>
      </w:pPr>
    </w:lvl>
    <w:lvl w:ilvl="6" w:tplc="A0BA85B8" w:tentative="1">
      <w:start w:val="1"/>
      <w:numFmt w:val="bullet"/>
      <w:lvlText w:val="●"/>
      <w:lvlJc w:val="left"/>
      <w:pPr>
        <w:ind w:left="5040" w:hanging="360"/>
      </w:pPr>
    </w:lvl>
    <w:lvl w:ilvl="7" w:tplc="830CEBF6" w:tentative="1">
      <w:start w:val="1"/>
      <w:numFmt w:val="bullet"/>
      <w:lvlText w:val="●"/>
      <w:lvlJc w:val="left"/>
      <w:pPr>
        <w:ind w:left="5760" w:hanging="360"/>
      </w:pPr>
    </w:lvl>
    <w:lvl w:ilvl="8" w:tplc="E11477C6" w:tentative="1">
      <w:start w:val="1"/>
      <w:numFmt w:val="bullet"/>
      <w:lvlText w:val="●"/>
      <w:lvlJc w:val="left"/>
      <w:pPr>
        <w:ind w:left="6480" w:hanging="360"/>
      </w:pPr>
    </w:lvl>
  </w:abstractNum>
  <w:abstractNum w:abstractNumId="7" w15:restartNumberingAfterBreak="0">
    <w:nsid w:val="7DEF04A8"/>
    <w:multiLevelType w:val="multilevel"/>
    <w:tmpl w:val="7C123028"/>
    <w:lvl w:ilvl="0">
      <w:start w:val="1"/>
      <w:numFmt w:val="decimal"/>
      <w:lvlText w:val="%1"/>
      <w:lvlJc w:val="left"/>
      <w:pPr>
        <w:ind w:left="576" w:hanging="576"/>
      </w:pPr>
      <w:rPr>
        <w:color w:val="E8684A"/>
      </w:rPr>
    </w:lvl>
    <w:lvl w:ilvl="1">
      <w:start w:val="1"/>
      <w:numFmt w:val="decimal"/>
      <w:lvlText w:val="%1.%2"/>
      <w:lvlJc w:val="left"/>
      <w:pPr>
        <w:ind w:left="720" w:hanging="720"/>
      </w:pPr>
      <w:rPr>
        <w:color w:val="6B728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494697">
    <w:abstractNumId w:val="6"/>
    <w:lvlOverride w:ilvl="0">
      <w:startOverride w:val="1"/>
    </w:lvlOverride>
  </w:num>
  <w:num w:numId="2" w16cid:durableId="1689209105">
    <w:abstractNumId w:val="7"/>
    <w:lvlOverride w:ilvl="0">
      <w:startOverride w:val="1"/>
    </w:lvlOverride>
    <w:lvlOverride w:ilvl="1">
      <w:startOverride w:val="1"/>
    </w:lvlOverride>
  </w:num>
  <w:num w:numId="3" w16cid:durableId="1237321102">
    <w:abstractNumId w:val="2"/>
    <w:lvlOverride w:ilvl="0">
      <w:startOverride w:val="1"/>
    </w:lvlOverride>
    <w:lvlOverride w:ilvl="1">
      <w:startOverride w:val="1"/>
    </w:lvlOverride>
    <w:lvlOverride w:ilvl="2">
      <w:startOverride w:val="1"/>
    </w:lvlOverride>
  </w:num>
  <w:num w:numId="4" w16cid:durableId="590118224">
    <w:abstractNumId w:val="3"/>
    <w:lvlOverride w:ilvl="0">
      <w:startOverride w:val="1"/>
    </w:lvlOverride>
    <w:lvlOverride w:ilvl="1">
      <w:startOverride w:val="1"/>
    </w:lvlOverride>
    <w:lvlOverride w:ilvl="2">
      <w:startOverride w:val="1"/>
    </w:lvlOverride>
  </w:num>
  <w:num w:numId="5" w16cid:durableId="242682715">
    <w:abstractNumId w:val="1"/>
    <w:lvlOverride w:ilvl="0">
      <w:startOverride w:val="1"/>
    </w:lvlOverride>
    <w:lvlOverride w:ilvl="1">
      <w:startOverride w:val="1"/>
    </w:lvlOverride>
    <w:lvlOverride w:ilvl="2">
      <w:startOverride w:val="1"/>
    </w:lvlOverride>
  </w:num>
  <w:num w:numId="6" w16cid:durableId="1673872915">
    <w:abstractNumId w:val="4"/>
    <w:lvlOverride w:ilvl="0">
      <w:startOverride w:val="1"/>
    </w:lvlOverride>
  </w:num>
  <w:num w:numId="7" w16cid:durableId="930047391">
    <w:abstractNumId w:val="0"/>
    <w:lvlOverride w:ilvl="0">
      <w:startOverride w:val="1"/>
    </w:lvlOverride>
  </w:num>
  <w:num w:numId="8" w16cid:durableId="93050381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evenAndOddHeaders/>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79"/>
    <w:rsid w:val="00042A84"/>
    <w:rsid w:val="00326DAC"/>
    <w:rsid w:val="007D3AC0"/>
    <w:rsid w:val="00FE3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2352A7E"/>
  <w15:docId w15:val="{5AA5A217-BF1F-4A9C-BDAA-5C25BC8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12" w:space="4" w:color="0E7C86"/>
      </w:pBdr>
      <w:spacing w:before="360" w:after="160"/>
      <w:outlineLvl w:val="0"/>
    </w:pPr>
    <w:rPr>
      <w:rFonts w:ascii="Georgia" w:eastAsia="Georgia" w:hAnsi="Georgia" w:cs="Georgia"/>
      <w:b/>
      <w:bCs/>
      <w:color w:val="1F3864"/>
      <w:sz w:val="36"/>
      <w:szCs w:val="36"/>
    </w:rPr>
  </w:style>
  <w:style w:type="paragraph" w:styleId="Heading2">
    <w:name w:val="heading 2"/>
    <w:basedOn w:val="Normal"/>
    <w:next w:val="Normal"/>
    <w:uiPriority w:val="9"/>
    <w:unhideWhenUsed/>
    <w:qFormat/>
    <w:pPr>
      <w:keepNext/>
      <w:spacing w:before="280" w:after="100"/>
      <w:outlineLvl w:val="1"/>
    </w:pPr>
    <w:rPr>
      <w:rFonts w:ascii="Georgia" w:eastAsia="Georgia" w:hAnsi="Georgia" w:cs="Georgia"/>
      <w:b/>
      <w:bCs/>
      <w:color w:val="0E7C86"/>
      <w:sz w:val="28"/>
      <w:szCs w:val="28"/>
    </w:rPr>
  </w:style>
  <w:style w:type="paragraph" w:styleId="Heading3">
    <w:name w:val="heading 3"/>
    <w:basedOn w:val="Normal"/>
    <w:next w:val="Normal"/>
    <w:uiPriority w:val="9"/>
    <w:unhideWhenUsed/>
    <w:qFormat/>
    <w:pPr>
      <w:keepNext/>
      <w:spacing w:before="200" w:after="60"/>
      <w:outlineLvl w:val="2"/>
    </w:pPr>
    <w:rPr>
      <w:b/>
      <w:bCs/>
      <w:caps/>
      <w:color w:val="E8684A"/>
      <w:spacing w:val="3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E7C86"/>
      <w:u w:val="single" w:color="0E7C86"/>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itle">
    <w:name w:val="Title"/>
    <w:basedOn w:val="Normal"/>
    <w:next w:val="Normal"/>
    <w:uiPriority w:val="10"/>
    <w:qFormat/>
    <w:pPr>
      <w:spacing w:after="120"/>
    </w:pPr>
    <w:rPr>
      <w:rFonts w:ascii="Georgia" w:eastAsia="Georgia" w:hAnsi="Georgia" w:cs="Georgia"/>
      <w:b/>
      <w:bCs/>
      <w:color w:val="1F3864"/>
      <w:sz w:val="72"/>
      <w:szCs w:val="72"/>
    </w:rPr>
  </w:style>
  <w:style w:type="paragraph" w:styleId="Subtitle">
    <w:name w:val="Subtitle"/>
    <w:basedOn w:val="Normal"/>
    <w:next w:val="Normal"/>
    <w:uiPriority w:val="11"/>
    <w:qFormat/>
    <w:pPr>
      <w:spacing w:after="360"/>
    </w:pPr>
    <w:rPr>
      <w:color w:val="0E7C86"/>
      <w:spacing w:val="20"/>
      <w:sz w:val="30"/>
      <w:szCs w:val="30"/>
    </w:rPr>
  </w:style>
  <w:style w:type="paragraph" w:styleId="Caption">
    <w:name w:val="caption"/>
    <w:basedOn w:val="Normal"/>
    <w:next w:val="Normal"/>
    <w:pPr>
      <w:spacing w:before="60" w:after="240"/>
      <w:jc w:val="center"/>
    </w:pPr>
    <w:rPr>
      <w:i/>
      <w:iCs/>
      <w:color w:val="6B7280"/>
      <w:sz w:val="18"/>
      <w:szCs w:val="18"/>
    </w:rPr>
  </w:style>
  <w:style w:type="paragraph" w:customStyle="1" w:styleId="Callout">
    <w:name w:val="Callout"/>
    <w:basedOn w:val="Normal"/>
    <w:pPr>
      <w:pBdr>
        <w:left w:val="single" w:sz="36" w:space="8" w:color="0E7C86"/>
      </w:pBdr>
      <w:shd w:val="clear" w:color="auto" w:fill="DCEFF0"/>
      <w:spacing w:before="120" w:after="200"/>
      <w:ind w:left="240" w:right="240"/>
    </w:pPr>
    <w:rPr>
      <w:color w:val="1F3864"/>
    </w:rPr>
  </w:style>
  <w:style w:type="paragraph" w:styleId="Quote">
    <w:name w:val="Quote"/>
    <w:basedOn w:val="Normal"/>
    <w:next w:val="Normal"/>
    <w:pPr>
      <w:pBdr>
        <w:top w:val="single" w:sz="6" w:space="0" w:color="E8684A"/>
        <w:bottom w:val="single" w:sz="6" w:space="0" w:color="E8684A"/>
      </w:pBdr>
      <w:spacing w:before="240" w:after="240"/>
      <w:ind w:left="1080" w:right="1080"/>
      <w:jc w:val="center"/>
    </w:pPr>
    <w:rPr>
      <w:rFonts w:ascii="Georgia" w:eastAsia="Georgia" w:hAnsi="Georgia" w:cs="Georgia"/>
      <w:i/>
      <w:iCs/>
      <w:color w:val="6B7280"/>
      <w:sz w:val="26"/>
      <w:szCs w:val="26"/>
    </w:rPr>
  </w:style>
  <w:style w:type="paragraph" w:customStyle="1" w:styleId="Code">
    <w:name w:val="Code"/>
    <w:basedOn w:val="Normal"/>
    <w:pPr>
      <w:shd w:val="clear" w:color="auto" w:fill="F2F4F7"/>
      <w:spacing w:after="0" w:line="240" w:lineRule="auto"/>
      <w:ind w:left="240"/>
    </w:pPr>
    <w:rPr>
      <w:rFonts w:ascii="Consolas" w:eastAsia="Consolas" w:hAnsi="Consolas" w:cs="Consolas"/>
      <w:color w:val="1F3864"/>
      <w:sz w:val="19"/>
      <w:szCs w:val="19"/>
    </w:rPr>
  </w:style>
  <w:style w:type="paragraph" w:styleId="TOCHeading">
    <w:name w:val="TOC Heading"/>
    <w:basedOn w:val="Normal"/>
    <w:pPr>
      <w:spacing w:after="240"/>
    </w:pPr>
    <w:rPr>
      <w:rFonts w:ascii="Georgia" w:eastAsia="Georgia" w:hAnsi="Georgia" w:cs="Georgia"/>
      <w:b/>
      <w:bCs/>
      <w:color w:val="1F3864"/>
      <w:sz w:val="36"/>
      <w:szCs w:val="36"/>
    </w:rPr>
  </w:style>
  <w:style w:type="paragraph" w:customStyle="1" w:styleId="DropCap">
    <w:name w:val="Drop Cap"/>
    <w:basedOn w:val="Normal"/>
    <w:pPr>
      <w:spacing w:after="0" w:line="820" w:lineRule="exact"/>
    </w:pPr>
    <w:rPr>
      <w:rFonts w:ascii="Georgia" w:eastAsia="Georgia" w:hAnsi="Georgia" w:cs="Georgia"/>
      <w:b/>
      <w:bCs/>
      <w:color w:val="0E7C86"/>
      <w:sz w:val="92"/>
      <w:szCs w:val="92"/>
    </w:rPr>
  </w:style>
  <w:style w:type="paragraph" w:customStyle="1" w:styleId="SpecimenLabel">
    <w:name w:val="Specimen Label"/>
    <w:basedOn w:val="Normal"/>
    <w:pPr>
      <w:spacing w:after="0"/>
    </w:pPr>
    <w:rPr>
      <w:smallCaps/>
      <w:color w:val="6B7280"/>
      <w:spacing w:val="10"/>
      <w:sz w:val="18"/>
      <w:szCs w:val="18"/>
    </w:rPr>
  </w:style>
  <w:style w:type="character" w:customStyle="1" w:styleId="Keyboard">
    <w:name w:val="Keyboard"/>
    <w:uiPriority w:val="99"/>
    <w:unhideWhenUsed/>
    <w:rPr>
      <w:rFonts w:ascii="Consolas" w:eastAsia="Consolas" w:hAnsi="Consolas" w:cs="Consolas"/>
      <w:color w:val="1F3864"/>
      <w:sz w:val="18"/>
      <w:szCs w:val="18"/>
      <w:shd w:val="clear" w:color="auto" w:fill="D9DEE5"/>
    </w:rPr>
  </w:style>
  <w:style w:type="character" w:customStyle="1" w:styleId="AccentEmphasis">
    <w:name w:val="Accent Emphasis"/>
    <w:uiPriority w:val="99"/>
    <w:unhideWhenUsed/>
    <w:rPr>
      <w:b/>
      <w:bCs/>
      <w:color w:val="E8684A"/>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hyperlink" Target="https://learn.microsoft.com/en-us/office/open-xml/word/overview"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24"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eader" Target="header7.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header" Target="header6.xml"/></Relationships>
</file>

<file path=word/_rels/footnotes.xml.rels><?xml version="1.0" encoding="UTF-8" standalone="yes"?>
<Relationships xmlns="http://schemas.openxmlformats.org/package/2006/relationships"><Relationship Id="rId1" Type="http://schemas.openxmlformats.org/officeDocument/2006/relationships/hyperlink" Target="https://www.ecma-international.org/publications-and-standards/standards/ecma-376/"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 vs. Units (2026)</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Revenue ($K)</c:v>
                </c:pt>
              </c:strCache>
            </c:strRef>
          </c:tx>
          <c:spPr>
            <a:solidFill>
              <a:srgbClr val="0E7C86"/>
            </a:solidFill>
            <a:ln>
              <a:noFill/>
            </a:ln>
            <a:effectLst/>
          </c:spPr>
          <c:invertIfNegative val="0"/>
          <c:cat>
            <c:strRef>
              <c:f>Sheet1!$A$2:$A$5</c:f>
              <c:strCache>
                <c:ptCount val="4"/>
                <c:pt idx="0">
                  <c:v>Q1</c:v>
                </c:pt>
                <c:pt idx="1">
                  <c:v>Q2</c:v>
                </c:pt>
                <c:pt idx="2">
                  <c:v>Q3</c:v>
                </c:pt>
                <c:pt idx="3">
                  <c:v>Q4</c:v>
                </c:pt>
              </c:strCache>
            </c:strRef>
          </c:cat>
          <c:val>
            <c:numRef>
              <c:f>Sheet1!$B$2:$B$5</c:f>
              <c:numCache>
                <c:formatCode>General</c:formatCode>
                <c:ptCount val="4"/>
                <c:pt idx="0">
                  <c:v>412</c:v>
                </c:pt>
                <c:pt idx="1">
                  <c:v>468</c:v>
                </c:pt>
                <c:pt idx="2">
                  <c:v>521</c:v>
                </c:pt>
                <c:pt idx="3">
                  <c:v>590</c:v>
                </c:pt>
              </c:numCache>
            </c:numRef>
          </c:val>
          <c:extLst>
            <c:ext xmlns:c16="http://schemas.microsoft.com/office/drawing/2014/chart" uri="{C3380CC4-5D6E-409C-BE32-E72D297353CC}">
              <c16:uniqueId val="{00000000-3790-454E-A692-6C0A2ED41290}"/>
            </c:ext>
          </c:extLst>
        </c:ser>
        <c:dLbls>
          <c:showLegendKey val="0"/>
          <c:showVal val="0"/>
          <c:showCatName val="0"/>
          <c:showSerName val="0"/>
          <c:showPercent val="0"/>
          <c:showBubbleSize val="0"/>
        </c:dLbls>
        <c:gapWidth val="219"/>
        <c:overlap val="-27"/>
        <c:axId val="1"/>
        <c:axId val="2"/>
      </c:barChart>
      <c:lineChart>
        <c:grouping val="standard"/>
        <c:varyColors val="0"/>
        <c:ser>
          <c:idx val="1"/>
          <c:order val="1"/>
          <c:tx>
            <c:strRef>
              <c:f>Sheet1!$C$1</c:f>
              <c:strCache>
                <c:ptCount val="1"/>
                <c:pt idx="0">
                  <c:v>Units (hundreds)</c:v>
                </c:pt>
              </c:strCache>
            </c:strRef>
          </c:tx>
          <c:spPr>
            <a:ln w="28575" cap="rnd">
              <a:solidFill>
                <a:srgbClr val="E8684A"/>
              </a:solidFill>
              <a:round/>
            </a:ln>
            <a:effectLst/>
          </c:spPr>
          <c:marker>
            <c:symbol val="circle"/>
            <c:size val="5"/>
            <c:spPr>
              <a:solidFill>
                <a:srgbClr val="E8684A"/>
              </a:solidFill>
              <a:ln w="9525">
                <a:solidFill>
                  <a:srgbClr val="E8684A"/>
                </a:solidFill>
              </a:ln>
              <a:effectLst/>
            </c:spPr>
          </c:marker>
          <c:cat>
            <c:strRef>
              <c:f>Sheet1!$A$2:$A$5</c:f>
              <c:strCache>
                <c:ptCount val="4"/>
                <c:pt idx="0">
                  <c:v>Q1</c:v>
                </c:pt>
                <c:pt idx="1">
                  <c:v>Q2</c:v>
                </c:pt>
                <c:pt idx="2">
                  <c:v>Q3</c:v>
                </c:pt>
                <c:pt idx="3">
                  <c:v>Q4</c:v>
                </c:pt>
              </c:strCache>
            </c:strRef>
          </c:cat>
          <c:val>
            <c:numRef>
              <c:f>Sheet1!$C$2:$C$5</c:f>
              <c:numCache>
                <c:formatCode>General</c:formatCode>
                <c:ptCount val="4"/>
                <c:pt idx="0">
                  <c:v>52</c:v>
                </c:pt>
                <c:pt idx="1">
                  <c:v>61</c:v>
                </c:pt>
                <c:pt idx="2">
                  <c:v>66</c:v>
                </c:pt>
                <c:pt idx="3">
                  <c:v>74</c:v>
                </c:pt>
              </c:numCache>
            </c:numRef>
          </c:val>
          <c:smooth val="0"/>
          <c:extLst>
            <c:ext xmlns:c16="http://schemas.microsoft.com/office/drawing/2014/chart" uri="{C3380CC4-5D6E-409C-BE32-E72D297353CC}">
              <c16:uniqueId val="{00000001-3790-454E-A692-6C0A2ED41290}"/>
            </c:ext>
          </c:extLst>
        </c:ser>
        <c:dLbls>
          <c:showLegendKey val="0"/>
          <c:showVal val="0"/>
          <c:showCatName val="0"/>
          <c:showSerName val="0"/>
          <c:showPercent val="0"/>
          <c:showBubbleSize val="0"/>
        </c:dLbls>
        <c:marker val="1"/>
        <c:smooth val="0"/>
        <c:axId val="3"/>
        <c:axId val="4"/>
      </c:lineChart>
      <c:catAx>
        <c:axId val="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
        <c:crosses val="autoZero"/>
        <c:auto val="1"/>
        <c:lblAlgn val="ctr"/>
        <c:lblOffset val="100"/>
        <c:noMultiLvlLbl val="0"/>
      </c:catAx>
      <c:valAx>
        <c:axId val="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
        <c:crosses val="autoZero"/>
        <c:crossBetween val="between"/>
      </c:valAx>
      <c:valAx>
        <c:axId val="4"/>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
        <c:crosses val="max"/>
        <c:crossBetween val="between"/>
      </c:valAx>
      <c:catAx>
        <c:axId val="3"/>
        <c:scaling>
          <c:orientation val="minMax"/>
        </c:scaling>
        <c:delete val="1"/>
        <c:axPos val="b"/>
        <c:numFmt formatCode="General" sourceLinked="1"/>
        <c:majorTickMark val="none"/>
        <c:minorTickMark val="none"/>
        <c:tickLblPos val="nextTo"/>
        <c:crossAx val="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1874</Words>
  <Characters>10686</Characters>
  <Application>Microsoft Office Word</Application>
  <DocSecurity>0</DocSecurity>
  <Lines>89</Lines>
  <Paragraphs>25</Paragraphs>
  <ScaleCrop>false</ScaleCrop>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Feature Showcase</dc:title>
  <dc:subject>Editor fidelity demo</dc:subject>
  <dc:creator>DOCX Showcase</dc:creator>
  <cp:keywords>docx, ooxml, showcase</cp:keywords>
  <dc:description>Exercises a wide range of WordprocessingML features.</dc:description>
  <cp:lastModifiedBy>DOCX Showcase</cp:lastModifiedBy>
  <cp:revision>2</cp:revision>
  <dcterms:created xsi:type="dcterms:W3CDTF">2026-10-26T17:11:00Z</dcterms:created>
  <dcterms:modified xsi:type="dcterms:W3CDTF">2026-10-26T17:11:00Z</dcterms:modified>
</cp:coreProperties>
</file>