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body>
    <w:p>
      <w:r>
        <w:t xml:space="preserve">The meeting forecast hereby vendors practical schedule state entry estimate.</w:t>
      </w:r>
      <w:r>
        <w:rPr>
          <w:rStyle w:val="FootnoteReference"/>
        </w:rPr>
        <w:footnoteReference w:id="1"/>
      </w:r>
      <w:r>
        <w:t xml:space="preserve"> </w:t>
      </w:r>
      <w:r>
        <w:rPr>
          <w:rStyle w:val="EndnoteReference"/>
        </w:rPr>
        <w:endnoteReference w:id="1"/>
      </w:r>
    </w:p>
    <w:p>
      <w: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914400"/>
                <wp:effectExtent l="0" t="0" r="0" b="0"/>
                <wp:wrapSquare wrapText="bothSides"/>
                <wp:docPr id="6" name="Text Box 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t xml:space="preserve">Box </w:t>
                            </w:r>
                            <w:ins w:id="5" w:author="Author A" w:date="2026-01-06T10:00:00Z">
                              <w:r>
                                <w:t xml:space="preserve">inserted</w:t>
                              </w:r>
                            </w:ins>
                            <w:commentRangeStart w:id="8"/>
                            <w:r>
                              <w:t xml:space="preserve"> commented</w:t>
                            </w:r>
                            <w:commentRangeEnd w:id="8"/>
                            <w:r>
                              <w:rPr>
                                <w:rStyle w:val="CommentReference"/>
                              </w:rPr>
                              <w:commentReference w:id="8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t xml:space="preserve">Regional maintenance accessibility tax finds record proposal denied contract onboarding support network. Scheduled trend suggestions board order update granted agreement.</w:t>
      </w:r>
    </w:p>
    <w:sectPr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comment w:id="7" w:author="Author A" w:date="2026-02-08T09:00:00Z" w:initials="AA">
    <w:p w14:paraId="00000020" w14:textId="77777777">
      <w:pPr>
        <w:pStyle w:val="CommentText"/>
      </w:pPr>
      <w:r>
        <w:rPr>
          <w:rStyle w:val="CommentReference"/>
        </w:rPr>
        <w:annotationRef/>
      </w:r>
      <w:r>
        <w:t xml:space="preserve">In a footnote.</w:t>
      </w:r>
    </w:p>
  </w:comment>
  <w:comment w:id="8" w:author="Author B" w:date="2026-02-09T09:00:00Z" w:initials="AB">
    <w:p w14:paraId="00000021" w14:textId="77777777">
      <w:pPr>
        <w:pStyle w:val="CommentText"/>
      </w:pPr>
      <w:r>
        <w:rPr>
          <w:rStyle w:val="CommentReference"/>
        </w:rPr>
        <w:annotationRef/>
      </w:r>
      <w:r>
        <w:t xml:space="preserve">In a text box.</w:t>
      </w:r>
    </w:p>
  </w:comment>
  <w:comment w:id="9" w:author="Author C" w:date="2026-02-10T09:00:00Z" w:initials="AC">
    <w:p w14:paraId="00000022" w14:textId="77777777">
      <w:pPr>
        <w:pStyle w:val="CommentText"/>
      </w:pPr>
      <w:r>
        <w:rPr>
          <w:rStyle w:val="CommentReference"/>
        </w:rPr>
        <w:annotationRef/>
      </w:r>
      <w:r>
        <w:t xml:space="preserve">In a header.</w:t>
      </w:r>
    </w:p>
  </w:comment>
</w:comments>
</file>

<file path=word/commentsExtended.xml><?xml version="1.0" encoding="utf-8"?>
<w15:commentsEx xmlns:w15="http://schemas.microsoft.com/office/word/2012/wordml">
  <w15:commentEx w15:paraId="00000020" w15:done="0"/>
  <w15:commentEx w15:paraId="00000021" w15:done="0"/>
  <w15:commentEx w15:paraId="00000022" w15:done="0"/>
</w15:commentsEx>
</file>

<file path=word/commentsExtensible.xml><?xml version="1.0" encoding="utf-8"?>
<w16cex:commentsExtensible xmlns:w16cex="http://schemas.microsoft.com/office/word/2018/wordml/cex">
  <w16cex:commentExtensible w16cex:durableId="2A000001" w16cex:dateUtc="2026-02-08T09:00:00Z"/>
  <w16cex:commentExtensible w16cex:durableId="2A000002" w16cex:dateUtc="2026-02-09T09:00:00Z"/>
  <w16cex:commentExtensible w16cex:durableId="2A000003" w16cex:dateUtc="2026-02-10T09:00:00Z"/>
</w16cex:commentsExtensible>
</file>

<file path=word/commentsIds.xml><?xml version="1.0" encoding="utf-8"?>
<w16cid:commentsIds xmlns:w16cid="http://schemas.microsoft.com/office/word/2016/wordml/cid">
  <w16cid:commentId w16cid:paraId="00000020" w16cid:durableId="2A000001"/>
  <w16cid:commentId w16cid:paraId="00000021" w16cid:durableId="2A000002"/>
  <w16cid:commentId w16cid:paraId="00000022" w16cid:durableId="2A000003"/>
</w16cid:commentsIds>
</file>

<file path=word/endnotes.xml><?xml version="1.0" encoding="utf-8"?>
<w:end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pPr>
        <w:pStyle w:val="EndnoteText"/>
      </w:pPr>
      <w:r>
        <w:rPr>
          <w:rStyle w:val="EndnoteReference"/>
        </w:rPr>
        <w:endnoteRef/>
      </w:r>
      <w:r>
        <w:t xml:space="preserve"> end </w:t>
      </w:r>
      <w:del w:id="4" w:author="Author B" w:date="2026-01-05T10:00:00Z">
        <w:r>
          <w:delText xml:space="preserve"> deleted in a note</w:delText>
        </w:r>
      </w:del>
    </w:p>
  </w:endnote>
</w:endnote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p>
    <w:r>
      <w:t xml:space="preserve">Footer </w:t>
    </w:r>
    <w:del w:id="2" w:author="Author B" w:date="2026-01-03T10:00:00Z">
      <w:r>
        <w:delText xml:space="preserve">deleted</w:delText>
      </w:r>
    </w:del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note </w:t>
      </w:r>
      <w:ins w:id="3" w:author="Author A" w:date="2026-01-04T10:00:00Z">
        <w:r>
          <w:t xml:space="preserve"> inserted in a note</w:t>
        </w:r>
      </w:ins>
      <w:commentRangeStart w:id="7"/>
      <w:r>
        <w:t xml:space="preserve"> commented</w:t>
      </w:r>
      <w:commentRangeEnd w:id="7"/>
      <w:r>
        <w:rPr>
          <w:rStyle w:val="CommentReference"/>
        </w:rPr>
        <w:commentReference w:id="7"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p>
    <w:r>
      <w:t xml:space="preserve">Header </w:t>
    </w:r>
    <w:ins w:id="1" w:author="Author A" w:date="2026-01-02T10:00:00Z">
      <w:r>
        <w:t xml:space="preserve">inserted</w:t>
      </w:r>
    </w:ins>
    <w:commentRangeStart w:id="9"/>
    <w:r>
      <w:t xml:space="preserve"> commented</w:t>
    </w:r>
    <w:commentRangeEnd w:id="9"/>
    <w:r>
      <w:rPr>
        <w:rStyle w:val="CommentReference"/>
      </w:rPr>
      <w:commentReference w:id="9"/>
    </w:r>
  </w:p>
</w:hdr>
</file>

<file path=word/people.xml><?xml version="1.0" encoding="utf-8"?>
<w15:people xmlns:w15="http://schemas.microsoft.com/office/word/2012/wordml">
  <w15:person w15:author="Author A">
    <w15:presenceInfo w15:providerId="AD" w15:userId="author.a@example.com"/>
  </w15:person>
  <w15:person w15:author="Author B">
    <w15:presenceInfo w15:providerId="AD" w15:userId="author.b@example.com"/>
  </w15:person>
  <w15:person w15:author="Author C"/>
</w15:people>
</file>

<file path=word/settings.xml><?xml version="1.0" encoding="utf-8"?>
<w:settings xmlns:w="http://schemas.openxmlformats.org/wordprocessingml/2006/main">
  <w:defaultTabStop w:val="720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notes" Type="http://schemas.openxmlformats.org/officeDocument/2006/relationships/footnotes" Target="footnotes.xml"/><Relationship Id="rIdEndnotes" Type="http://schemas.openxmlformats.org/officeDocument/2006/relationships/endnotes" Target="endnotes.xml"/><Relationship Id="rId10" Type="http://schemas.openxmlformats.org/officeDocument/2006/relationships/comments" Target="comments.xml"/><Relationship Id="rId11" Type="http://schemas.microsoft.com/office/2011/relationships/commentsExtended" Target="commentsExtended.xml"/><Relationship Id="rId12" Type="http://schemas.microsoft.com/office/2016/09/relationships/commentsIds" Target="commentsIds.xml"/><Relationship Id="rId13" Type="http://schemas.microsoft.com/office/2018/08/relationships/commentsExtensible" Target="commentsExtensible.xml"/><Relationship Id="rId14" Type="http://schemas.microsoft.com/office/2011/relationships/people" Target="people.xml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