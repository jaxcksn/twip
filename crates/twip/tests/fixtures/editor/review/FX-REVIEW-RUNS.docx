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The meeting forecast hereby vendors practical schedule state entry estimate management action. Budget inventory relevant group relief results. </w:t>
      </w:r>
      <w:ins w:id="1" w:author="Author A" w:date="2026-01-02T10:00:00Z">
        <w:r>
          <w:t xml:space="preserve">Inventory relevant group relief results region ledger brief usage. </w:t>
        </w:r>
      </w:ins>
      <w:r>
        <w:t xml:space="preserve">Notice claim team export staff newsletter. </w:t>
      </w:r>
      <w:del w:id="2" w:author="Author B" w:date="2026-01-03T10:00:00Z">
        <w:r>
          <w:delText xml:space="preserve">Pilot receipt corporate requirement standard fact that products distribution filed logistics. </w:delText>
        </w:r>
      </w:del>
      <w:ins w:id="3" w:author="Author A" w:date="2026-01-04T10:00:00Z">
        <w:del w:id="4" w:author="Author B" w:date="2026-01-05T10:00:00Z">
          <w:r>
            <w:delText xml:space="preserve">Regional maintenance accessibility tax. </w:delText>
          </w:r>
        </w:del>
      </w:ins>
      <w:r>
        <w:rPr>
          <w:b/>
          <w:rPrChange w:id="5" w:author="Author C" w:date="2026-01-06T10:00:00Z">
            <w:rPr/>
          </w:rPrChange>
        </w:rPr>
        <w:t xml:space="preserve">Trend suggestions board order update granted agreement. </w:t>
      </w:r>
      <w:r>
        <w:t xml:space="preserve">The meeting forecast hereby vendors practical schedule state entry estimate management action. Budget inventory.</w:t>
      </w:r>
    </w:p>
    <w:p>
      <w:r>
        <w:t xml:space="preserve">Inventory relevant group relief results region ledger brief usage cause colleague partner. Section notice claim team export staff. </w:t>
      </w:r>
      <w:ins w:id="6" w:author="Author A" w:date="2026-01-07T10:00:00Z">
        <w:r>
          <w:t xml:space="preserve">Regional maintenance accessibility tax finds record proposal denied contract. </w:t>
        </w:r>
      </w:ins>
      <w:r>
        <w:t xml:space="preserve">Inventory relevant group relief results region. </w:t>
      </w:r>
      <w:del w:id="7" w:author="Author B" w:date="2026-01-08T10:00:00Z">
        <w:r>
          <w:delText xml:space="preserve">Trend suggestions board order update granted agreement marketing promotion division date. </w:delText>
        </w:r>
      </w:del>
      <w:ins w:id="8" w:author="Author A" w:date="2026-01-09T10:00:00Z">
        <w:del w:id="9" w:author="Author B" w:date="2026-01-10T10:00:00Z">
          <w:r>
            <w:delText xml:space="preserve">Trend suggestions board order. </w:delText>
          </w:r>
        </w:del>
      </w:ins>
      <w:r>
        <w:rPr>
          <w:b/>
          <w:rPrChange w:id="10" w:author="Author C" w:date="2026-01-11T10:00:00Z">
            <w:rPr/>
          </w:rPrChange>
        </w:rPr>
        <w:t xml:space="preserve">Pilot receipt corporate requirement standard fact that. </w:t>
      </w:r>
      <w:r>
        <w:t xml:space="preserve">The meeting forecast hereby vendors practical schedule state entry estimate management action. Budget inventory.</w:t>
      </w:r>
    </w:p>
    <w:p>
      <w:r>
        <w:t xml:space="preserve">Notice claim team export staff newsletter review matter presenter advisor account served. Savings pilot receipt corporate requirement standard. </w:t>
      </w:r>
      <w:ins w:id="11" w:author="Author A" w:date="2026-01-12T10:00:00Z">
        <w:r>
          <w:t xml:space="preserve">Inventory relevant group relief results region ledger brief usage. </w:t>
        </w:r>
      </w:ins>
      <w:r>
        <w:t xml:space="preserve">The meeting forecast hereby vendors practical. </w:t>
      </w:r>
      <w:del w:id="12" w:author="Author B" w:date="2026-01-13T10:00:00Z">
        <w:r>
          <w:delText xml:space="preserve">Inventory relevant group relief results region ledger brief usage cause colleague. </w:delText>
        </w:r>
      </w:del>
      <w:ins w:id="13" w:author="Author A" w:date="2026-01-14T10:00:00Z">
        <w:del w:id="14" w:author="Author B" w:date="2026-01-15T10:00:00Z">
          <w:r>
            <w:delText xml:space="preserve">The meeting forecast hereby. </w:delText>
          </w:r>
        </w:del>
      </w:ins>
      <w:r>
        <w:rPr>
          <w:b/>
          <w:rPrChange w:id="15" w:author="Author C" w:date="2026-01-16T10:00:00Z">
            <w:rPr/>
          </w:rPrChange>
        </w:rPr>
        <w:t xml:space="preserve">Inventory relevant group relief results region ledger. </w:t>
      </w:r>
      <w:r>
        <w:t xml:space="preserve">The meeting forecast hereby vendors practical schedule state entry estimate management action. Budget inventory.</w:t>
      </w:r>
    </w:p>
    <w:p>
      <w:r>
        <w:t xml:space="preserve">Pilot receipt corporate requirement standard fact that products distribution filed logistics chapter. Plan regional maintenance accessibility tax finds. </w:t>
      </w:r>
      <w:ins w:id="16" w:author="Author A" w:date="2026-01-17T10:00:00Z">
        <w:r>
          <w:t xml:space="preserve">Regional maintenance accessibility tax finds record proposal denied contract. </w:t>
        </w:r>
      </w:ins>
      <w:r>
        <w:t xml:space="preserve">Trend suggestions board order update granted. </w:t>
      </w:r>
      <w:del w:id="17" w:author="Author B" w:date="2026-01-18T10:00:00Z">
        <w:r>
          <w:delText xml:space="preserve">Pilot receipt corporate requirement standard fact that products distribution filed logistics. </w:delText>
        </w:r>
      </w:del>
      <w:ins w:id="18" w:author="Author A" w:date="2026-01-19T10:00:00Z">
        <w:del w:id="19" w:author="Author B" w:date="2026-01-20T10:00:00Z">
          <w:r>
            <w:delText xml:space="preserve">Inventory relevant group relief. </w:delText>
          </w:r>
        </w:del>
      </w:ins>
      <w:r>
        <w:rPr>
          <w:b/>
          <w:rPrChange w:id="20" w:author="Author C" w:date="2026-01-21T10:00:00Z">
            <w:rPr/>
          </w:rPrChange>
        </w:rPr>
        <w:t xml:space="preserve">Trend suggestions board order update granted agreement. </w:t>
      </w:r>
      <w:r>
        <w:t xml:space="preserve">The meeting forecast hereby vendors practical schedule state entry estimate management action. Budget inventory.</w:t>
      </w:r>
    </w:p>
    <w:p>
      <w:r>
        <w:t xml:space="preserve">Regional maintenance accessibility tax finds record proposal denied contract onboarding support network. Scheduled trend suggestions board order update. </w:t>
      </w:r>
      <w:ins w:id="21" w:author="Author A" w:date="2026-01-22T10:00:00Z">
        <w:r>
          <w:t xml:space="preserve">Inventory relevant group relief results region ledger brief usage. </w:t>
        </w:r>
      </w:ins>
      <w:r>
        <w:t xml:space="preserve">Regional maintenance accessibility tax finds record. </w:t>
      </w:r>
      <w:del w:id="22" w:author="Author B" w:date="2026-01-23T10:00:00Z">
        <w:r>
          <w:delText xml:space="preserve">Trend suggestions board order update granted agreement marketing promotion division date. </w:delText>
        </w:r>
      </w:del>
      <w:ins w:id="23" w:author="Author A" w:date="2026-01-24T10:00:00Z">
        <w:del w:id="24" w:author="Author B" w:date="2026-01-25T10:00:00Z">
          <w:r>
            <w:delText xml:space="preserve">Notice claim team export. </w:delText>
          </w:r>
        </w:del>
      </w:ins>
      <w:r>
        <w:rPr>
          <w:b/>
          <w:rPrChange w:id="25" w:author="Author C" w:date="2026-01-26T10:00:00Z">
            <w:rPr/>
          </w:rPrChange>
        </w:rPr>
        <w:t xml:space="preserve">Pilot receipt corporate requirement standard fact that. </w:t>
      </w:r>
      <w:r>
        <w:t xml:space="preserve">The meeting forecast hereby vendors practical schedule state entry estimate management action. Budget inventory.</w:t>
      </w:r>
    </w:p>
    <w:p>
      <w:r>
        <w:t xml:space="preserve">Trend suggestions board order update granted agreement marketing promotion division date profitable. Insights the meeting forecast hereby vendors. </w:t>
      </w:r>
      <w:ins w:id="26" w:author="Author A" w:date="2026-01-27T10:00:00Z">
        <w:r>
          <w:t xml:space="preserve">Regional maintenance accessibility tax finds record proposal denied contract. </w:t>
        </w:r>
      </w:ins>
      <w:r>
        <w:t xml:space="preserve">Pilot receipt corporate requirement standard fact. </w:t>
      </w:r>
      <w:del w:id="27" w:author="Author B" w:date="2026-01-28T10:00:00Z">
        <w:r>
          <w:delText xml:space="preserve">Inventory relevant group relief results region ledger brief usage cause colleague. </w:delText>
        </w:r>
      </w:del>
      <w:ins w:id="28" w:author="Author A" w:date="2026-01-01T10:00:00Z">
        <w:del w:id="29" w:author="Author B" w:date="2026-01-02T10:00:00Z">
          <w:r>
            <w:delText xml:space="preserve">Pilot receipt corporate requirement. </w:delText>
          </w:r>
        </w:del>
      </w:ins>
      <w:r>
        <w:rPr>
          <w:b/>
          <w:rPrChange w:id="30" w:author="Author C" w:date="2026-01-03T10:00:00Z">
            <w:rPr/>
          </w:rPrChange>
        </w:rPr>
        <w:t xml:space="preserve">Inventory relevant group relief results region ledger. </w:t>
      </w:r>
      <w:r>
        <w:t xml:space="preserve">The meeting forecast hereby vendors practical schedule state entry estimate management action. Budget inventory.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