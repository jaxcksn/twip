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r>
        <w:t xml:space="preserve">The meeting forecast hereby vendors practical schedule state entry estimate management action. Budget inventory relevant group.</w:t>
      </w:r>
    </w:p>
    <w:p>
      <w:pPr>
        <w:rPr>
          <w:moveFrom w:id="3" w:author="Author A" w:date="2026-01-05T10:00:00Z"/>
        </w:rPr>
      </w:pPr>
      <w:moveFromRangeStart w:id="901" w:author="Author A" w:date="2026-01-05T10:00:00Z" w:name="move123"/>
      <w:moveFrom w:id="1" w:author="Author A" w:date="2026-01-05T10:00:00Z">
        <w:r>
          <w:t xml:space="preserve">Pilot receipt corporate requirement standard fact that products distribution filed logistics chapter. Plan regional.</w:t>
        </w:r>
      </w:moveFrom>
    </w:p>
    <w:moveFromRangeEnd w:id="901"/>
    <w:p>
      <w:r>
        <w:t xml:space="preserve">Notice claim team export staff newsletter review matter presenter advisor account served. Savings pilot receipt corporate.</w:t>
      </w:r>
    </w:p>
    <w:p>
      <w:pPr>
        <w:rPr>
          <w:moveTo w:id="4" w:author="Author A" w:date="2026-01-05T10:00:00Z"/>
        </w:rPr>
      </w:pPr>
      <w:moveToRangeStart w:id="902" w:author="Author A" w:date="2026-01-05T10:00:00Z" w:name="move123"/>
      <w:moveTo w:id="2" w:author="Author A" w:date="2026-01-05T10:00:00Z">
        <w:r>
          <w:t xml:space="preserve">Pilot receipt corporate requirement standard fact that products distribution filed logistics chapter. Plan regional.</w:t>
        </w:r>
      </w:moveTo>
    </w:p>
    <w:p>
      <w:moveToRangeEnd w:id="902"/>
      <w:moveFromRangeStart w:id="903" w:author="Author B" w:date="2026-01-06T10:00:00Z" w:name="move456"/>
      <w:moveFrom w:id="5" w:author="Author B" w:date="2026-01-06T10:00:00Z">
        <w:r>
          <w:t xml:space="preserve">Notice claim team export staff.. </w:t>
        </w:r>
      </w:moveFrom>
      <w:moveFromRangeEnd w:id="903"/>
      <w:r>
        <w:t xml:space="preserve">The meeting forecast hereby vendors practical schedule state entry estimate management action. </w:t>
      </w:r>
      <w:moveToRangeStart w:id="904" w:author="Author B" w:date="2026-01-06T10:00:00Z" w:name="move456"/>
      <w:moveTo w:id="6" w:author="Author B" w:date="2026-01-06T10:00:00Z">
        <w:r>
          <w:t xml:space="preserve">Notice claim team export staff.. </w:t>
        </w:r>
      </w:moveTo>
      <w:moveToRangeEnd w:id="904"/>
    </w:p>
    <w:p>
      <w:pPr>
        <w:pStyle w:val="ListParagraph"/>
        <w:numPr>
          <w:ilvl w:val="0"/>
          <w:numId w:val="1"/>
          <w:numberingChange w:id="7" w:author="Author C" w:date="2026-01-02T10:00:00Z" w:original="%1."/>
        </w:numPr>
      </w:pPr>
      <w:r>
        <w:t xml:space="preserve">Numbered item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576"/>
      </w:pPr>
    </w:lvl>
    <w:lvl w:ilvl="2">
      <w:start w:val="1"/>
      <w:numFmt w:val="decimal"/>
      <w:lvlText w:val="%1.%2.%3."/>
      <w:lvlJc w:val="left"/>
      <w:pPr>
        <w:ind w:left="2160" w:hanging="792"/>
      </w:pPr>
    </w:lvl>
    <w:lvl w:ilvl="3">
      <w:start w:val="1"/>
      <w:numFmt w:val="decimal"/>
      <w:lvlText w:val="%1.%2.%3.%4."/>
      <w:lvlJc w:val="left"/>
      <w:pPr>
        <w:ind w:left="2880" w:hanging="1008"/>
      </w:pPr>
    </w:lvl>
    <w:lvl w:ilvl="4">
      <w:start w:val="1"/>
      <w:numFmt w:val="decimal"/>
      <w:lvlText w:val="%1.%2.%3.%4.%5."/>
      <w:lvlJc w:val="left"/>
      <w:pPr>
        <w:ind w:left="3600" w:hanging="1224"/>
      </w:pPr>
    </w:lvl>
    <w:lvl w:ilvl="5">
      <w:start w:val="1"/>
      <w:numFmt w:val="decimal"/>
      <w:lvlText w:val="%1.%2.%3.%4.%5.%6."/>
      <w:lvlJc w:val="left"/>
      <w:pPr>
        <w:ind w:left="4320" w:hanging="1440"/>
      </w:pPr>
    </w:lvl>
    <w:lvl w:ilvl="6">
      <w:start w:val="1"/>
      <w:numFmt w:val="decimal"/>
      <w:lvlText w:val="%1.%2.%3.%4.%5.%6.%7."/>
      <w:lvlJc w:val="left"/>
      <w:pPr>
        <w:ind w:left="5040" w:hanging="1656"/>
      </w:pPr>
    </w:lvl>
    <w:lvl w:ilvl="7">
      <w:start w:val="1"/>
      <w:numFmt w:val="decimal"/>
      <w:lvlText w:val="%1.%2.%3.%4.%5.%6.%7.%8."/>
      <w:lvlJc w:val="left"/>
      <w:pPr>
        <w:ind w:left="5760" w:hanging="1872"/>
      </w:pPr>
    </w:lvl>
    <w:lvl w:ilvl="8">
      <w:start w:val="1"/>
      <w:numFmt w:val="decimal"/>
      <w:lvlText w:val="%1.%2.%3.%4.%5.%6.%7.%8.%9."/>
      <w:lvlJc w:val="left"/>
      <w:pPr>
        <w:ind w:left="6480" w:hanging="2088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 w:eastAsia="Arial" w:cs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 w:eastAsia="Arial" w:cs="Arial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 w:eastAsia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 w:eastAsia="Arial" w:cs="Arial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 w:eastAsia="Arial" w:cs="Arial"/>
      </w:r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