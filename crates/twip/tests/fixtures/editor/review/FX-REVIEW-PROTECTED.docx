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The meeting forecast hereby vendors practical schedule state entry estimate management action. </w:t>
      </w:r>
      <w:ins w:id="1" w:author="Author A" w:date="2026-01-02T10:00:00Z">
        <w:r>
          <w:t xml:space="preserve">Pilot receipt corporate requirement standard.</w:t>
        </w:r>
      </w:ins>
    </w:p>
    <w:p>
      <w:r>
        <w:t xml:space="preserve">Regional maintenance accessibility tax finds record proposal denied contract onboarding support network.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trackRevisions/>
  <w:documentProtection w:edit="trackedChanges" w:enforcement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