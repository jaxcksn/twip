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r>
        <w:t xml:space="preserve">The meeting forecast hereby vendors practical schedule state entry estimate management action.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  <w:tblPrChange w:id="5" w:author="Author C" w:date="2026-01-06T10:00:00Z">
          <w:tblPr>
            <w:tblW w:w="9360" w:type="dxa"/>
          </w:tblPr>
        </w:tblPrChange>
        <w:tblLayout w:type="fixed"/>
      </w:tblPr>
      <w:tblGrid>
        <w:gridCol w:w="3120"/>
        <w:gridCol w:w="3120"/>
        <w:gridCol w:w="3120"/>
        <w:tblGridChange w:id="6" w:author="Author C" w:date="2026-01-07T10:00:00Z">
          <w:tblGrid>
            <w:gridCol w:w="3120"/>
            <w:gridCol w:w="3120"/>
            <w:gridCol w:w="3120"/>
          </w:tblGrid>
        </w:tblGridChange>
      </w:tblGrid>
      <w:tr>
        <w:tc>
          <w:tcPr>
            <w:tcW w:w="3120" w:type="dxa"/>
          </w:tcPr>
          <w:p>
            <w:r>
              <w:t xml:space="preserve">The meeting forecast hereby.</w:t>
            </w:r>
          </w:p>
        </w:tc>
        <w:tc>
          <w:tcPr>
            <w:tcW w:w="3120" w:type="dxa"/>
          </w:tcPr>
          <w:p>
            <w:r>
              <w:t xml:space="preserve">Inventory relevant group relief.</w:t>
            </w:r>
          </w:p>
        </w:tc>
        <w:tc>
          <w:tcPr>
            <w:tcW w:w="3120" w:type="dxa"/>
          </w:tcPr>
          <w:p>
            <w:r>
              <w:t xml:space="preserve">Notice claim team export.</w:t>
            </w:r>
          </w:p>
        </w:tc>
      </w:tr>
      <w:tr>
        <w:trPr>
          <w:ins w:id="3" w:author="Author A" w:date="2026-01-04T10:00:00Z"/>
        </w:trPr>
        <w:tc>
          <w:tcPr>
            <w:tcW w:w="3120" w:type="dxa"/>
          </w:tcPr>
          <w:p>
            <w:r>
              <w:t xml:space="preserve">Pilot receipt corporate requirement.</w:t>
            </w:r>
          </w:p>
        </w:tc>
        <w:tc>
          <w:tcPr>
            <w:tcW w:w="3120" w:type="dxa"/>
          </w:tcPr>
          <w:p>
            <w:r>
              <w:t xml:space="preserve">Regional maintenance accessibility tax.</w:t>
            </w:r>
          </w:p>
        </w:tc>
        <w:tc>
          <w:tcPr>
            <w:tcW w:w="3120" w:type="dxa"/>
          </w:tcPr>
          <w:p>
            <w:r>
              <w:t xml:space="preserve">Trend suggestions board order.</w:t>
            </w:r>
          </w:p>
        </w:tc>
      </w:tr>
      <w:tr>
        <w:trPr>
          <w:trHeight w:val="720"/>
          <w:trPrChange w:id="1" w:author="Author C" w:date="2026-01-02T10:00:00Z">
            <w:trPr>
              <w:trHeight w:val="360"/>
            </w:trPr>
          </w:trPrChange>
        </w:trPr>
        <w:tc>
          <w:tcPr>
            <w:tcW w:w="3120" w:type="dxa"/>
          </w:tcPr>
          <w:p>
            <w:r>
              <w:t xml:space="preserve">The meeting forecast hereby.</w:t>
            </w:r>
          </w:p>
        </w:tc>
        <w:tc>
          <w:tcPr>
            <w:tcW w:w="3120" w:type="dxa"/>
          </w:tcPr>
          <w:p>
            <w:r>
              <w:t xml:space="preserve">Inventory relevant group relief.</w:t>
            </w:r>
          </w:p>
        </w:tc>
        <w:tc>
          <w:tcPr>
            <w:tcW w:w="3120" w:type="dxa"/>
          </w:tcPr>
          <w:p>
            <w:r>
              <w:t xml:space="preserve">Notice claim team export.</w:t>
            </w:r>
          </w:p>
        </w:tc>
      </w:tr>
      <w:tr>
        <w:trPr>
          <w:del w:id="4" w:author="Author B" w:date="2026-01-05T10:00:00Z"/>
        </w:trPr>
        <w:tc>
          <w:tcPr>
            <w:tcW w:w="3120" w:type="dxa"/>
          </w:tcPr>
          <w:p>
            <w:r>
              <w:t xml:space="preserve">Pilot receipt corporate requirement.</w:t>
            </w:r>
          </w:p>
        </w:tc>
        <w:tc>
          <w:tcPr>
            <w:tcW w:w="3120" w:type="dxa"/>
          </w:tcPr>
          <w:p>
            <w:r>
              <w:t xml:space="preserve">Regional maintenance accessibility tax.</w:t>
            </w:r>
          </w:p>
        </w:tc>
        <w:tc>
          <w:tcPr>
            <w:tcW w:w="3120" w:type="dxa"/>
          </w:tcPr>
          <w:p>
            <w:r>
              <w:t xml:space="preserve">Trend suggestions board order.</w:t>
            </w:r>
          </w:p>
        </w:tc>
      </w:tr>
      <w:tr>
        <w:tc>
          <w:tcPr>
            <w:tcW w:w="3120" w:type="dxa"/>
            <w:shd w:val="clear" w:color="auto" w:fill="D9E2F3"/>
            <w:tcPrChange w:id="2" w:author="Author C" w:date="2026-01-03T10:00:00Z">
              <w:tcPr>
                <w:tcW w:w="3120" w:type="dxa"/>
              </w:tcPr>
            </w:tcPrChange>
          </w:tcPr>
          <w:p>
            <w:r>
              <w:t xml:space="preserve">The meeting forecast hereby.</w:t>
            </w:r>
          </w:p>
        </w:tc>
        <w:tc>
          <w:tcPr>
            <w:tcW w:w="3120" w:type="dxa"/>
          </w:tcPr>
          <w:p>
            <w:r>
              <w:t xml:space="preserve">Inventory relevant group relief.</w:t>
            </w:r>
          </w:p>
        </w:tc>
        <w:tc>
          <w:tcPr>
            <w:tcW w:w="3120" w:type="dxa"/>
          </w:tcPr>
          <w:p>
            <w:r>
              <w:t xml:space="preserve">Notice claim team export.</w:t>
            </w:r>
          </w:p>
        </w:tc>
      </w:tr>
    </w:tbl>
    <w:p>
      <w:r>
        <w:t xml:space="preserve">Regional maintenance accessibility tax finds record proposal denied contract onboarding support network.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