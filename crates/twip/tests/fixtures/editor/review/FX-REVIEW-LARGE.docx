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commentRangeStart w:id="0"/>
      <w:r>
        <w:t xml:space="preserve">The meeting forecast hereby.</w:t>
      </w:r>
      <w:commentRangeEnd w:id="0"/>
      <w:r>
        <w:rPr>
          <w:rStyle w:val="CommentReference"/>
        </w:rPr>
        <w:commentReference w:id="0"/>
      </w:r>
      <w:r>
        <w:t xml:space="preserve"> </w:t>
      </w:r>
      <w:ins w:id="1" w:author="Author A" w:date="2026-01-02T10:00:00Z">
        <w:r>
          <w:t xml:space="preserve">The meeting forecast. </w:t>
        </w:r>
      </w:ins>
      <w:del w:id="2" w:author="Author C" w:date="2026-01-03T10:00:00Z">
        <w:r>
          <w:delText xml:space="preserve">Inventory relevant group. </w:delText>
        </w:r>
      </w:del>
      <w:ins w:id="3" w:author="Author C" w:date="2026-01-04T10:00:00Z">
        <w:r>
          <w:t xml:space="preserve">Notice claim team. </w:t>
        </w:r>
      </w:ins>
      <w:del w:id="4" w:author="Author B" w:date="2026-01-05T10:00:00Z">
        <w:r>
          <w:delText xml:space="preserve">Pilot receipt corporate. </w:delText>
        </w:r>
      </w:del>
      <w:ins w:id="5" w:author="Author B" w:date="2026-01-06T10:00:00Z">
        <w:r>
          <w:t xml:space="preserve">Regional maintenance accessibility. </w:t>
        </w:r>
      </w:ins>
      <w:del w:id="6" w:author="Author A" w:date="2026-01-07T10:00:00Z">
        <w:r>
          <w:delText xml:space="preserve">Trend suggestions board. </w:delText>
        </w:r>
      </w:del>
      <w:ins w:id="7" w:author="Author A" w:date="2026-01-08T10:00:00Z">
        <w:r>
          <w:t xml:space="preserve">The meeting forecast. </w:t>
        </w:r>
      </w:ins>
      <w:del w:id="8" w:author="Author C" w:date="2026-01-09T10:00:00Z">
        <w:r>
          <w:delText xml:space="preserve">Inventory relevant group. </w:delText>
        </w:r>
      </w:del>
      <w:ins w:id="9" w:author="Author C" w:date="2026-01-10T10:00:00Z">
        <w:r>
          <w:t xml:space="preserve">Notice claim team. </w:t>
        </w:r>
      </w:ins>
      <w:del w:id="10" w:author="Author B" w:date="2026-01-11T10:00:00Z">
        <w:r>
          <w:delText xml:space="preserve">Pilot receipt corporate. </w:delText>
        </w:r>
      </w:del>
    </w:p>
    <w:p>
      <w:commentRangeStart w:id="1"/>
      <w:r>
        <w:t xml:space="preserve">Inventory relevant group relief.</w:t>
      </w:r>
      <w:commentRangeEnd w:id="1"/>
      <w:r>
        <w:rPr>
          <w:rStyle w:val="CommentReference"/>
        </w:rPr>
        <w:commentReference w:id="1"/>
      </w:r>
      <w:r>
        <w:t xml:space="preserve"> </w:t>
      </w:r>
      <w:ins w:id="11" w:author="Author A" w:date="2026-01-12T10:00:00Z">
        <w:r>
          <w:t xml:space="preserve">Inventory relevant group. </w:t>
        </w:r>
      </w:ins>
      <w:del w:id="12" w:author="Author C" w:date="2026-01-13T10:00:00Z">
        <w:r>
          <w:delText xml:space="preserve">Notice claim team. </w:delText>
        </w:r>
      </w:del>
      <w:ins w:id="13" w:author="Author C" w:date="2026-01-14T10:00:00Z">
        <w:r>
          <w:t xml:space="preserve">Pilot receipt corporate. </w:t>
        </w:r>
      </w:ins>
      <w:del w:id="14" w:author="Author B" w:date="2026-01-15T10:00:00Z">
        <w:r>
          <w:delText xml:space="preserve">Regional maintenance accessibility. </w:delText>
        </w:r>
      </w:del>
      <w:ins w:id="15" w:author="Author B" w:date="2026-01-16T10:00:00Z">
        <w:r>
          <w:t xml:space="preserve">Trend suggestions board. </w:t>
        </w:r>
      </w:ins>
      <w:del w:id="16" w:author="Author A" w:date="2026-01-17T10:00:00Z">
        <w:r>
          <w:delText xml:space="preserve">The meeting forecast. </w:delText>
        </w:r>
      </w:del>
      <w:ins w:id="17" w:author="Author A" w:date="2026-01-18T10:00:00Z">
        <w:r>
          <w:t xml:space="preserve">Inventory relevant group. </w:t>
        </w:r>
      </w:ins>
      <w:del w:id="18" w:author="Author C" w:date="2026-01-19T10:00:00Z">
        <w:r>
          <w:delText xml:space="preserve">Notice claim team. </w:delText>
        </w:r>
      </w:del>
      <w:ins w:id="19" w:author="Author C" w:date="2026-01-20T10:00:00Z">
        <w:r>
          <w:t xml:space="preserve">Pilot receipt corporate. </w:t>
        </w:r>
      </w:ins>
      <w:del w:id="20" w:author="Author B" w:date="2026-01-21T10:00:00Z">
        <w:r>
          <w:delText xml:space="preserve">Regional maintenance accessibility. </w:delText>
        </w:r>
      </w:del>
    </w:p>
    <w:p>
      <w:commentRangeStart w:id="2"/>
      <w:r>
        <w:t xml:space="preserve">Notice claim team export.</w:t>
      </w:r>
      <w:commentRangeEnd w:id="2"/>
      <w:r>
        <w:rPr>
          <w:rStyle w:val="CommentReference"/>
        </w:rPr>
        <w:commentReference w:id="2"/>
      </w:r>
      <w:r>
        <w:t xml:space="preserve"> </w:t>
      </w:r>
      <w:ins w:id="21" w:author="Author A" w:date="2026-01-22T10:00:00Z">
        <w:r>
          <w:t xml:space="preserve">Notice claim team. </w:t>
        </w:r>
      </w:ins>
      <w:del w:id="22" w:author="Author C" w:date="2026-01-23T10:00:00Z">
        <w:r>
          <w:delText xml:space="preserve">Pilot receipt corporate. </w:delText>
        </w:r>
      </w:del>
      <w:ins w:id="23" w:author="Author C" w:date="2026-01-24T10:00:00Z">
        <w:r>
          <w:t xml:space="preserve">Regional maintenance accessibility. </w:t>
        </w:r>
      </w:ins>
      <w:del w:id="24" w:author="Author B" w:date="2026-01-25T10:00:00Z">
        <w:r>
          <w:delText xml:space="preserve">Trend suggestions board. </w:delText>
        </w:r>
      </w:del>
      <w:ins w:id="25" w:author="Author B" w:date="2026-01-26T10:00:00Z">
        <w:r>
          <w:t xml:space="preserve">The meeting forecast. </w:t>
        </w:r>
      </w:ins>
      <w:del w:id="26" w:author="Author A" w:date="2026-01-27T10:00:00Z">
        <w:r>
          <w:delText xml:space="preserve">Inventory relevant group. </w:delText>
        </w:r>
      </w:del>
      <w:ins w:id="27" w:author="Author A" w:date="2026-01-28T10:00:00Z">
        <w:r>
          <w:t xml:space="preserve">Notice claim team. </w:t>
        </w:r>
      </w:ins>
      <w:del w:id="28" w:author="Author C" w:date="2026-01-01T10:00:00Z">
        <w:r>
          <w:delText xml:space="preserve">Pilot receipt corporate. </w:delText>
        </w:r>
      </w:del>
      <w:ins w:id="29" w:author="Author C" w:date="2026-01-02T10:00:00Z">
        <w:r>
          <w:t xml:space="preserve">Regional maintenance accessibility. </w:t>
        </w:r>
      </w:ins>
      <w:del w:id="30" w:author="Author B" w:date="2026-01-03T10:00:00Z">
        <w:r>
          <w:delText xml:space="preserve">Trend suggestions board. </w:delText>
        </w:r>
      </w:del>
    </w:p>
    <w:p>
      <w:commentRangeStart w:id="3"/>
      <w:r>
        <w:t xml:space="preserve">Pilot receipt corporate requirement.</w:t>
      </w:r>
      <w:commentRangeEnd w:id="3"/>
      <w:r>
        <w:rPr>
          <w:rStyle w:val="CommentReference"/>
        </w:rPr>
        <w:commentReference w:id="3"/>
      </w:r>
      <w:r>
        <w:t xml:space="preserve"> </w:t>
      </w:r>
      <w:ins w:id="31" w:author="Author A" w:date="2026-01-04T10:00:00Z">
        <w:r>
          <w:t xml:space="preserve">Pilot receipt corporate. </w:t>
        </w:r>
      </w:ins>
      <w:del w:id="32" w:author="Author C" w:date="2026-01-05T10:00:00Z">
        <w:r>
          <w:delText xml:space="preserve">Regional maintenance accessibility. </w:delText>
        </w:r>
      </w:del>
      <w:ins w:id="33" w:author="Author C" w:date="2026-01-06T10:00:00Z">
        <w:r>
          <w:t xml:space="preserve">Trend suggestions board. </w:t>
        </w:r>
      </w:ins>
      <w:del w:id="34" w:author="Author B" w:date="2026-01-07T10:00:00Z">
        <w:r>
          <w:delText xml:space="preserve">The meeting forecast. </w:delText>
        </w:r>
      </w:del>
      <w:ins w:id="35" w:author="Author B" w:date="2026-01-08T10:00:00Z">
        <w:r>
          <w:t xml:space="preserve">Inventory relevant group. </w:t>
        </w:r>
      </w:ins>
      <w:del w:id="36" w:author="Author A" w:date="2026-01-09T10:00:00Z">
        <w:r>
          <w:delText xml:space="preserve">Notice claim team. </w:delText>
        </w:r>
      </w:del>
      <w:ins w:id="37" w:author="Author A" w:date="2026-01-10T10:00:00Z">
        <w:r>
          <w:t xml:space="preserve">Pilot receipt corporate. </w:t>
        </w:r>
      </w:ins>
      <w:del w:id="38" w:author="Author C" w:date="2026-01-11T10:00:00Z">
        <w:r>
          <w:delText xml:space="preserve">Regional maintenance accessibility. </w:delText>
        </w:r>
      </w:del>
      <w:ins w:id="39" w:author="Author C" w:date="2026-01-12T10:00:00Z">
        <w:r>
          <w:t xml:space="preserve">Trend suggestions board. </w:t>
        </w:r>
      </w:ins>
      <w:del w:id="40" w:author="Author B" w:date="2026-01-13T10:00:00Z">
        <w:r>
          <w:delText xml:space="preserve">The meeting forecast. </w:delText>
        </w:r>
      </w:del>
    </w:p>
    <w:p>
      <w:commentRangeStart w:id="4"/>
      <w:r>
        <w:t xml:space="preserve">Regional maintenance accessibility tax.</w:t>
      </w:r>
      <w:commentRangeEnd w:id="4"/>
      <w:r>
        <w:rPr>
          <w:rStyle w:val="CommentReference"/>
        </w:rPr>
        <w:commentReference w:id="4"/>
      </w:r>
      <w:r>
        <w:t xml:space="preserve"> </w:t>
      </w:r>
      <w:ins w:id="41" w:author="Author A" w:date="2026-01-14T10:00:00Z">
        <w:r>
          <w:t xml:space="preserve">Regional maintenance accessibility. </w:t>
        </w:r>
      </w:ins>
      <w:del w:id="42" w:author="Author C" w:date="2026-01-15T10:00:00Z">
        <w:r>
          <w:delText xml:space="preserve">Trend suggestions board. </w:delText>
        </w:r>
      </w:del>
      <w:ins w:id="43" w:author="Author C" w:date="2026-01-16T10:00:00Z">
        <w:r>
          <w:t xml:space="preserve">The meeting forecast. </w:t>
        </w:r>
      </w:ins>
      <w:del w:id="44" w:author="Author B" w:date="2026-01-17T10:00:00Z">
        <w:r>
          <w:delText xml:space="preserve">Inventory relevant group. </w:delText>
        </w:r>
      </w:del>
      <w:ins w:id="45" w:author="Author B" w:date="2026-01-18T10:00:00Z">
        <w:r>
          <w:t xml:space="preserve">Notice claim team. </w:t>
        </w:r>
      </w:ins>
      <w:del w:id="46" w:author="Author A" w:date="2026-01-19T10:00:00Z">
        <w:r>
          <w:delText xml:space="preserve">Pilot receipt corporate. </w:delText>
        </w:r>
      </w:del>
      <w:ins w:id="47" w:author="Author A" w:date="2026-01-20T10:00:00Z">
        <w:r>
          <w:t xml:space="preserve">Regional maintenance accessibility. </w:t>
        </w:r>
      </w:ins>
      <w:del w:id="48" w:author="Author C" w:date="2026-01-21T10:00:00Z">
        <w:r>
          <w:delText xml:space="preserve">Trend suggestions board. </w:delText>
        </w:r>
      </w:del>
      <w:ins w:id="49" w:author="Author C" w:date="2026-01-22T10:00:00Z">
        <w:r>
          <w:t xml:space="preserve">The meeting forecast. </w:t>
        </w:r>
      </w:ins>
      <w:del w:id="50" w:author="Author B" w:date="2026-01-23T10:00:00Z">
        <w:r>
          <w:delText xml:space="preserve">Inventory relevant group. </w:delText>
        </w:r>
      </w:del>
    </w:p>
    <w:p>
      <w:commentRangeStart w:id="5"/>
      <w:r>
        <w:t xml:space="preserve">Trend suggestions board order.</w:t>
      </w:r>
      <w:commentRangeEnd w:id="5"/>
      <w:r>
        <w:rPr>
          <w:rStyle w:val="CommentReference"/>
        </w:rPr>
        <w:commentReference w:id="5"/>
      </w:r>
      <w:r>
        <w:t xml:space="preserve"> </w:t>
      </w:r>
      <w:ins w:id="51" w:author="Author A" w:date="2026-01-24T10:00:00Z">
        <w:r>
          <w:t xml:space="preserve">Trend suggestions board. </w:t>
        </w:r>
      </w:ins>
      <w:del w:id="52" w:author="Author C" w:date="2026-01-25T10:00:00Z">
        <w:r>
          <w:delText xml:space="preserve">The meeting forecast. </w:delText>
        </w:r>
      </w:del>
      <w:ins w:id="53" w:author="Author C" w:date="2026-01-26T10:00:00Z">
        <w:r>
          <w:t xml:space="preserve">Inventory relevant group. </w:t>
        </w:r>
      </w:ins>
      <w:del w:id="54" w:author="Author B" w:date="2026-01-27T10:00:00Z">
        <w:r>
          <w:delText xml:space="preserve">Notice claim team. </w:delText>
        </w:r>
      </w:del>
      <w:ins w:id="55" w:author="Author B" w:date="2026-01-28T10:00:00Z">
        <w:r>
          <w:t xml:space="preserve">Pilot receipt corporate. </w:t>
        </w:r>
      </w:ins>
      <w:del w:id="56" w:author="Author A" w:date="2026-01-01T10:00:00Z">
        <w:r>
          <w:delText xml:space="preserve">Regional maintenance accessibility. </w:delText>
        </w:r>
      </w:del>
      <w:ins w:id="57" w:author="Author A" w:date="2026-01-02T10:00:00Z">
        <w:r>
          <w:t xml:space="preserve">Trend suggestions board. </w:t>
        </w:r>
      </w:ins>
      <w:del w:id="58" w:author="Author C" w:date="2026-01-03T10:00:00Z">
        <w:r>
          <w:delText xml:space="preserve">The meeting forecast. </w:delText>
        </w:r>
      </w:del>
      <w:ins w:id="59" w:author="Author C" w:date="2026-01-04T10:00:00Z">
        <w:r>
          <w:t xml:space="preserve">Inventory relevant group. </w:t>
        </w:r>
      </w:ins>
      <w:del w:id="60" w:author="Author B" w:date="2026-01-05T10:00:00Z">
        <w:r>
          <w:delText xml:space="preserve">Notice claim team. </w:delText>
        </w:r>
      </w:del>
    </w:p>
    <w:p>
      <w:commentRangeStart w:id="6"/>
      <w:r>
        <w:t xml:space="preserve">The meeting forecast hereby.</w:t>
      </w:r>
      <w:commentRangeEnd w:id="6"/>
      <w:r>
        <w:rPr>
          <w:rStyle w:val="CommentReference"/>
        </w:rPr>
        <w:commentReference w:id="6"/>
      </w:r>
      <w:r>
        <w:t xml:space="preserve"> </w:t>
      </w:r>
      <w:ins w:id="61" w:author="Author A" w:date="2026-01-06T10:00:00Z">
        <w:r>
          <w:t xml:space="preserve">The meeting forecast. </w:t>
        </w:r>
      </w:ins>
      <w:del w:id="62" w:author="Author C" w:date="2026-01-07T10:00:00Z">
        <w:r>
          <w:delText xml:space="preserve">Inventory relevant group. </w:delText>
        </w:r>
      </w:del>
      <w:ins w:id="63" w:author="Author C" w:date="2026-01-08T10:00:00Z">
        <w:r>
          <w:t xml:space="preserve">Notice claim team. </w:t>
        </w:r>
      </w:ins>
      <w:del w:id="64" w:author="Author B" w:date="2026-01-09T10:00:00Z">
        <w:r>
          <w:delText xml:space="preserve">Pilot receipt corporate. </w:delText>
        </w:r>
      </w:del>
      <w:ins w:id="65" w:author="Author B" w:date="2026-01-10T10:00:00Z">
        <w:r>
          <w:t xml:space="preserve">Regional maintenance accessibility. </w:t>
        </w:r>
      </w:ins>
      <w:del w:id="66" w:author="Author A" w:date="2026-01-11T10:00:00Z">
        <w:r>
          <w:delText xml:space="preserve">Trend suggestions board. </w:delText>
        </w:r>
      </w:del>
      <w:ins w:id="67" w:author="Author A" w:date="2026-01-12T10:00:00Z">
        <w:r>
          <w:t xml:space="preserve">The meeting forecast. </w:t>
        </w:r>
      </w:ins>
      <w:del w:id="68" w:author="Author C" w:date="2026-01-13T10:00:00Z">
        <w:r>
          <w:delText xml:space="preserve">Inventory relevant group. </w:delText>
        </w:r>
      </w:del>
      <w:ins w:id="69" w:author="Author C" w:date="2026-01-14T10:00:00Z">
        <w:r>
          <w:t xml:space="preserve">Notice claim team. </w:t>
        </w:r>
      </w:ins>
      <w:del w:id="70" w:author="Author B" w:date="2026-01-15T10:00:00Z">
        <w:r>
          <w:delText xml:space="preserve">Pilot receipt corporate. </w:delText>
        </w:r>
      </w:del>
    </w:p>
    <w:p>
      <w:commentRangeStart w:id="7"/>
      <w:r>
        <w:t xml:space="preserve">Inventory relevant group relief.</w:t>
      </w:r>
      <w:commentRangeEnd w:id="7"/>
      <w:r>
        <w:rPr>
          <w:rStyle w:val="CommentReference"/>
        </w:rPr>
        <w:commentReference w:id="7"/>
      </w:r>
      <w:r>
        <w:t xml:space="preserve"> </w:t>
      </w:r>
      <w:ins w:id="71" w:author="Author A" w:date="2026-01-16T10:00:00Z">
        <w:r>
          <w:t xml:space="preserve">Inventory relevant group. </w:t>
        </w:r>
      </w:ins>
      <w:del w:id="72" w:author="Author C" w:date="2026-01-17T10:00:00Z">
        <w:r>
          <w:delText xml:space="preserve">Notice claim team. </w:delText>
        </w:r>
      </w:del>
      <w:ins w:id="73" w:author="Author C" w:date="2026-01-18T10:00:00Z">
        <w:r>
          <w:t xml:space="preserve">Pilot receipt corporate. </w:t>
        </w:r>
      </w:ins>
      <w:del w:id="74" w:author="Author B" w:date="2026-01-19T10:00:00Z">
        <w:r>
          <w:delText xml:space="preserve">Regional maintenance accessibility. </w:delText>
        </w:r>
      </w:del>
      <w:ins w:id="75" w:author="Author B" w:date="2026-01-20T10:00:00Z">
        <w:r>
          <w:t xml:space="preserve">Trend suggestions board. </w:t>
        </w:r>
      </w:ins>
      <w:del w:id="76" w:author="Author A" w:date="2026-01-21T10:00:00Z">
        <w:r>
          <w:delText xml:space="preserve">The meeting forecast. </w:delText>
        </w:r>
      </w:del>
      <w:ins w:id="77" w:author="Author A" w:date="2026-01-22T10:00:00Z">
        <w:r>
          <w:t xml:space="preserve">Inventory relevant group. </w:t>
        </w:r>
      </w:ins>
      <w:del w:id="78" w:author="Author C" w:date="2026-01-23T10:00:00Z">
        <w:r>
          <w:delText xml:space="preserve">Notice claim team. </w:delText>
        </w:r>
      </w:del>
      <w:ins w:id="79" w:author="Author C" w:date="2026-01-24T10:00:00Z">
        <w:r>
          <w:t xml:space="preserve">Pilot receipt corporate. </w:t>
        </w:r>
      </w:ins>
      <w:del w:id="80" w:author="Author B" w:date="2026-01-25T10:00:00Z">
        <w:r>
          <w:delText xml:space="preserve">Regional maintenance accessibility. </w:delText>
        </w:r>
      </w:del>
    </w:p>
    <w:p>
      <w:commentRangeStart w:id="8"/>
      <w:r>
        <w:t xml:space="preserve">Notice claim team export.</w:t>
      </w:r>
      <w:commentRangeEnd w:id="8"/>
      <w:r>
        <w:rPr>
          <w:rStyle w:val="CommentReference"/>
        </w:rPr>
        <w:commentReference w:id="8"/>
      </w:r>
      <w:r>
        <w:t xml:space="preserve"> </w:t>
      </w:r>
      <w:ins w:id="81" w:author="Author A" w:date="2026-01-26T10:00:00Z">
        <w:r>
          <w:t xml:space="preserve">Notice claim team. </w:t>
        </w:r>
      </w:ins>
      <w:del w:id="82" w:author="Author C" w:date="2026-01-27T10:00:00Z">
        <w:r>
          <w:delText xml:space="preserve">Pilot receipt corporate. </w:delText>
        </w:r>
      </w:del>
      <w:ins w:id="83" w:author="Author C" w:date="2026-01-28T10:00:00Z">
        <w:r>
          <w:t xml:space="preserve">Regional maintenance accessibility. </w:t>
        </w:r>
      </w:ins>
      <w:del w:id="84" w:author="Author B" w:date="2026-01-01T10:00:00Z">
        <w:r>
          <w:delText xml:space="preserve">Trend suggestions board. </w:delText>
        </w:r>
      </w:del>
      <w:ins w:id="85" w:author="Author B" w:date="2026-01-02T10:00:00Z">
        <w:r>
          <w:t xml:space="preserve">The meeting forecast. </w:t>
        </w:r>
      </w:ins>
      <w:del w:id="86" w:author="Author A" w:date="2026-01-03T10:00:00Z">
        <w:r>
          <w:delText xml:space="preserve">Inventory relevant group. </w:delText>
        </w:r>
      </w:del>
      <w:ins w:id="87" w:author="Author A" w:date="2026-01-04T10:00:00Z">
        <w:r>
          <w:t xml:space="preserve">Notice claim team. </w:t>
        </w:r>
      </w:ins>
      <w:del w:id="88" w:author="Author C" w:date="2026-01-05T10:00:00Z">
        <w:r>
          <w:delText xml:space="preserve">Pilot receipt corporate. </w:delText>
        </w:r>
      </w:del>
      <w:ins w:id="89" w:author="Author C" w:date="2026-01-06T10:00:00Z">
        <w:r>
          <w:t xml:space="preserve">Regional maintenance accessibility. </w:t>
        </w:r>
      </w:ins>
      <w:del w:id="90" w:author="Author B" w:date="2026-01-07T10:00:00Z">
        <w:r>
          <w:delText xml:space="preserve">Trend suggestions board. </w:delText>
        </w:r>
      </w:del>
    </w:p>
    <w:p>
      <w:commentRangeStart w:id="9"/>
      <w:r>
        <w:t xml:space="preserve">Pilot receipt corporate requirement.</w:t>
      </w:r>
      <w:commentRangeEnd w:id="9"/>
      <w:r>
        <w:rPr>
          <w:rStyle w:val="CommentReference"/>
        </w:rPr>
        <w:commentReference w:id="9"/>
      </w:r>
      <w:r>
        <w:t xml:space="preserve"> </w:t>
      </w:r>
      <w:ins w:id="91" w:author="Author A" w:date="2026-01-08T10:00:00Z">
        <w:r>
          <w:t xml:space="preserve">Pilot receipt corporate. </w:t>
        </w:r>
      </w:ins>
      <w:del w:id="92" w:author="Author C" w:date="2026-01-09T10:00:00Z">
        <w:r>
          <w:delText xml:space="preserve">Regional maintenance accessibility. </w:delText>
        </w:r>
      </w:del>
      <w:ins w:id="93" w:author="Author C" w:date="2026-01-10T10:00:00Z">
        <w:r>
          <w:t xml:space="preserve">Trend suggestions board. </w:t>
        </w:r>
      </w:ins>
      <w:del w:id="94" w:author="Author B" w:date="2026-01-11T10:00:00Z">
        <w:r>
          <w:delText xml:space="preserve">The meeting forecast. </w:delText>
        </w:r>
      </w:del>
      <w:ins w:id="95" w:author="Author B" w:date="2026-01-12T10:00:00Z">
        <w:r>
          <w:t xml:space="preserve">Inventory relevant group. </w:t>
        </w:r>
      </w:ins>
      <w:del w:id="96" w:author="Author A" w:date="2026-01-13T10:00:00Z">
        <w:r>
          <w:delText xml:space="preserve">Notice claim team. </w:delText>
        </w:r>
      </w:del>
      <w:ins w:id="97" w:author="Author A" w:date="2026-01-14T10:00:00Z">
        <w:r>
          <w:t xml:space="preserve">Pilot receipt corporate. </w:t>
        </w:r>
      </w:ins>
      <w:del w:id="98" w:author="Author C" w:date="2026-01-15T10:00:00Z">
        <w:r>
          <w:delText xml:space="preserve">Regional maintenance accessibility. </w:delText>
        </w:r>
      </w:del>
      <w:ins w:id="99" w:author="Author C" w:date="2026-01-16T10:00:00Z">
        <w:r>
          <w:t xml:space="preserve">Trend suggestions board. </w:t>
        </w:r>
      </w:ins>
      <w:del w:id="100" w:author="Author B" w:date="2026-01-17T10:00:00Z">
        <w:r>
          <w:delText xml:space="preserve">The meeting forecast. </w:delText>
        </w:r>
      </w:del>
    </w:p>
    <w:p>
      <w:commentRangeStart w:id="10"/>
      <w:r>
        <w:t xml:space="preserve">Regional maintenance accessibility tax.</w:t>
      </w:r>
      <w:commentRangeEnd w:id="10"/>
      <w:r>
        <w:rPr>
          <w:rStyle w:val="CommentReference"/>
        </w:rPr>
        <w:commentReference w:id="10"/>
      </w:r>
      <w:r>
        <w:t xml:space="preserve"> </w:t>
      </w:r>
      <w:ins w:id="101" w:author="Author A" w:date="2026-01-18T10:00:00Z">
        <w:r>
          <w:t xml:space="preserve">Regional maintenance accessibility. </w:t>
        </w:r>
      </w:ins>
      <w:del w:id="102" w:author="Author C" w:date="2026-01-19T10:00:00Z">
        <w:r>
          <w:delText xml:space="preserve">Trend suggestions board. </w:delText>
        </w:r>
      </w:del>
      <w:ins w:id="103" w:author="Author C" w:date="2026-01-20T10:00:00Z">
        <w:r>
          <w:t xml:space="preserve">The meeting forecast. </w:t>
        </w:r>
      </w:ins>
      <w:del w:id="104" w:author="Author B" w:date="2026-01-21T10:00:00Z">
        <w:r>
          <w:delText xml:space="preserve">Inventory relevant group. </w:delText>
        </w:r>
      </w:del>
      <w:ins w:id="105" w:author="Author B" w:date="2026-01-22T10:00:00Z">
        <w:r>
          <w:t xml:space="preserve">Notice claim team. </w:t>
        </w:r>
      </w:ins>
      <w:del w:id="106" w:author="Author A" w:date="2026-01-23T10:00:00Z">
        <w:r>
          <w:delText xml:space="preserve">Pilot receipt corporate. </w:delText>
        </w:r>
      </w:del>
      <w:ins w:id="107" w:author="Author A" w:date="2026-01-24T10:00:00Z">
        <w:r>
          <w:t xml:space="preserve">Regional maintenance accessibility. </w:t>
        </w:r>
      </w:ins>
      <w:del w:id="108" w:author="Author C" w:date="2026-01-25T10:00:00Z">
        <w:r>
          <w:delText xml:space="preserve">Trend suggestions board. </w:delText>
        </w:r>
      </w:del>
      <w:ins w:id="109" w:author="Author C" w:date="2026-01-26T10:00:00Z">
        <w:r>
          <w:t xml:space="preserve">The meeting forecast. </w:t>
        </w:r>
      </w:ins>
      <w:del w:id="110" w:author="Author B" w:date="2026-01-27T10:00:00Z">
        <w:r>
          <w:delText xml:space="preserve">Inventory relevant group. </w:delText>
        </w:r>
      </w:del>
    </w:p>
    <w:p>
      <w:commentRangeStart w:id="11"/>
      <w:r>
        <w:t xml:space="preserve">Trend suggestions board order.</w:t>
      </w:r>
      <w:commentRangeEnd w:id="11"/>
      <w:r>
        <w:rPr>
          <w:rStyle w:val="CommentReference"/>
        </w:rPr>
        <w:commentReference w:id="11"/>
      </w:r>
      <w:r>
        <w:t xml:space="preserve"> </w:t>
      </w:r>
      <w:ins w:id="111" w:author="Author A" w:date="2026-01-28T10:00:00Z">
        <w:r>
          <w:t xml:space="preserve">Trend suggestions board. </w:t>
        </w:r>
      </w:ins>
      <w:del w:id="112" w:author="Author C" w:date="2026-01-01T10:00:00Z">
        <w:r>
          <w:delText xml:space="preserve">The meeting forecast. </w:delText>
        </w:r>
      </w:del>
      <w:ins w:id="113" w:author="Author C" w:date="2026-01-02T10:00:00Z">
        <w:r>
          <w:t xml:space="preserve">Inventory relevant group. </w:t>
        </w:r>
      </w:ins>
      <w:del w:id="114" w:author="Author B" w:date="2026-01-03T10:00:00Z">
        <w:r>
          <w:delText xml:space="preserve">Notice claim team. </w:delText>
        </w:r>
      </w:del>
      <w:ins w:id="115" w:author="Author B" w:date="2026-01-04T10:00:00Z">
        <w:r>
          <w:t xml:space="preserve">Pilot receipt corporate. </w:t>
        </w:r>
      </w:ins>
      <w:del w:id="116" w:author="Author A" w:date="2026-01-05T10:00:00Z">
        <w:r>
          <w:delText xml:space="preserve">Regional maintenance accessibility. </w:delText>
        </w:r>
      </w:del>
      <w:ins w:id="117" w:author="Author A" w:date="2026-01-06T10:00:00Z">
        <w:r>
          <w:t xml:space="preserve">Trend suggestions board. </w:t>
        </w:r>
      </w:ins>
      <w:del w:id="118" w:author="Author C" w:date="2026-01-07T10:00:00Z">
        <w:r>
          <w:delText xml:space="preserve">The meeting forecast. </w:delText>
        </w:r>
      </w:del>
      <w:ins w:id="119" w:author="Author C" w:date="2026-01-08T10:00:00Z">
        <w:r>
          <w:t xml:space="preserve">Inventory relevant group. </w:t>
        </w:r>
      </w:ins>
      <w:del w:id="120" w:author="Author B" w:date="2026-01-09T10:00:00Z">
        <w:r>
          <w:delText xml:space="preserve">Notice claim team. </w:delText>
        </w:r>
      </w:del>
    </w:p>
    <w:p>
      <w:commentRangeStart w:id="12"/>
      <w:r>
        <w:t xml:space="preserve">The meeting forecast hereby.</w:t>
      </w:r>
      <w:commentRangeEnd w:id="12"/>
      <w:r>
        <w:rPr>
          <w:rStyle w:val="CommentReference"/>
        </w:rPr>
        <w:commentReference w:id="12"/>
      </w:r>
      <w:r>
        <w:t xml:space="preserve"> </w:t>
      </w:r>
      <w:ins w:id="121" w:author="Author A" w:date="2026-01-10T10:00:00Z">
        <w:r>
          <w:t xml:space="preserve">The meeting forecast. </w:t>
        </w:r>
      </w:ins>
      <w:del w:id="122" w:author="Author C" w:date="2026-01-11T10:00:00Z">
        <w:r>
          <w:delText xml:space="preserve">Inventory relevant group. </w:delText>
        </w:r>
      </w:del>
      <w:ins w:id="123" w:author="Author C" w:date="2026-01-12T10:00:00Z">
        <w:r>
          <w:t xml:space="preserve">Notice claim team. </w:t>
        </w:r>
      </w:ins>
      <w:del w:id="124" w:author="Author B" w:date="2026-01-13T10:00:00Z">
        <w:r>
          <w:delText xml:space="preserve">Pilot receipt corporate. </w:delText>
        </w:r>
      </w:del>
      <w:ins w:id="125" w:author="Author B" w:date="2026-01-14T10:00:00Z">
        <w:r>
          <w:t xml:space="preserve">Regional maintenance accessibility. </w:t>
        </w:r>
      </w:ins>
      <w:del w:id="126" w:author="Author A" w:date="2026-01-15T10:00:00Z">
        <w:r>
          <w:delText xml:space="preserve">Trend suggestions board. </w:delText>
        </w:r>
      </w:del>
      <w:ins w:id="127" w:author="Author A" w:date="2026-01-16T10:00:00Z">
        <w:r>
          <w:t xml:space="preserve">The meeting forecast. </w:t>
        </w:r>
      </w:ins>
      <w:del w:id="128" w:author="Author C" w:date="2026-01-17T10:00:00Z">
        <w:r>
          <w:delText xml:space="preserve">Inventory relevant group. </w:delText>
        </w:r>
      </w:del>
      <w:ins w:id="129" w:author="Author C" w:date="2026-01-18T10:00:00Z">
        <w:r>
          <w:t xml:space="preserve">Notice claim team. </w:t>
        </w:r>
      </w:ins>
      <w:del w:id="130" w:author="Author B" w:date="2026-01-19T10:00:00Z">
        <w:r>
          <w:delText xml:space="preserve">Pilot receipt corporate. </w:delText>
        </w:r>
      </w:del>
    </w:p>
    <w:p>
      <w:commentRangeStart w:id="13"/>
      <w:r>
        <w:t xml:space="preserve">Inventory relevant group relief.</w:t>
      </w:r>
      <w:commentRangeEnd w:id="13"/>
      <w:r>
        <w:rPr>
          <w:rStyle w:val="CommentReference"/>
        </w:rPr>
        <w:commentReference w:id="13"/>
      </w:r>
      <w:r>
        <w:t xml:space="preserve"> </w:t>
      </w:r>
      <w:ins w:id="131" w:author="Author A" w:date="2026-01-20T10:00:00Z">
        <w:r>
          <w:t xml:space="preserve">Inventory relevant group. </w:t>
        </w:r>
      </w:ins>
      <w:del w:id="132" w:author="Author C" w:date="2026-01-21T10:00:00Z">
        <w:r>
          <w:delText xml:space="preserve">Notice claim team. </w:delText>
        </w:r>
      </w:del>
      <w:ins w:id="133" w:author="Author C" w:date="2026-01-22T10:00:00Z">
        <w:r>
          <w:t xml:space="preserve">Pilot receipt corporate. </w:t>
        </w:r>
      </w:ins>
      <w:del w:id="134" w:author="Author B" w:date="2026-01-23T10:00:00Z">
        <w:r>
          <w:delText xml:space="preserve">Regional maintenance accessibility. </w:delText>
        </w:r>
      </w:del>
      <w:ins w:id="135" w:author="Author B" w:date="2026-01-24T10:00:00Z">
        <w:r>
          <w:t xml:space="preserve">Trend suggestions board. </w:t>
        </w:r>
      </w:ins>
      <w:del w:id="136" w:author="Author A" w:date="2026-01-25T10:00:00Z">
        <w:r>
          <w:delText xml:space="preserve">The meeting forecast. </w:delText>
        </w:r>
      </w:del>
      <w:ins w:id="137" w:author="Author A" w:date="2026-01-26T10:00:00Z">
        <w:r>
          <w:t xml:space="preserve">Inventory relevant group. </w:t>
        </w:r>
      </w:ins>
      <w:del w:id="138" w:author="Author C" w:date="2026-01-27T10:00:00Z">
        <w:r>
          <w:delText xml:space="preserve">Notice claim team. </w:delText>
        </w:r>
      </w:del>
      <w:ins w:id="139" w:author="Author C" w:date="2026-01-28T10:00:00Z">
        <w:r>
          <w:t xml:space="preserve">Pilot receipt corporate. </w:t>
        </w:r>
      </w:ins>
      <w:del w:id="140" w:author="Author B" w:date="2026-01-01T10:00:00Z">
        <w:r>
          <w:delText xml:space="preserve">Regional maintenance accessibility. </w:delText>
        </w:r>
      </w:del>
    </w:p>
    <w:p>
      <w:commentRangeStart w:id="14"/>
      <w:r>
        <w:t xml:space="preserve">Notice claim team export.</w:t>
      </w:r>
      <w:commentRangeEnd w:id="14"/>
      <w:r>
        <w:rPr>
          <w:rStyle w:val="CommentReference"/>
        </w:rPr>
        <w:commentReference w:id="14"/>
      </w:r>
      <w:r>
        <w:t xml:space="preserve"> </w:t>
      </w:r>
      <w:ins w:id="141" w:author="Author A" w:date="2026-01-02T10:00:00Z">
        <w:r>
          <w:t xml:space="preserve">Notice claim team. </w:t>
        </w:r>
      </w:ins>
      <w:del w:id="142" w:author="Author C" w:date="2026-01-03T10:00:00Z">
        <w:r>
          <w:delText xml:space="preserve">Pilot receipt corporate. </w:delText>
        </w:r>
      </w:del>
      <w:ins w:id="143" w:author="Author C" w:date="2026-01-04T10:00:00Z">
        <w:r>
          <w:t xml:space="preserve">Regional maintenance accessibility. </w:t>
        </w:r>
      </w:ins>
      <w:del w:id="144" w:author="Author B" w:date="2026-01-05T10:00:00Z">
        <w:r>
          <w:delText xml:space="preserve">Trend suggestions board. </w:delText>
        </w:r>
      </w:del>
      <w:ins w:id="145" w:author="Author B" w:date="2026-01-06T10:00:00Z">
        <w:r>
          <w:t xml:space="preserve">The meeting forecast. </w:t>
        </w:r>
      </w:ins>
      <w:del w:id="146" w:author="Author A" w:date="2026-01-07T10:00:00Z">
        <w:r>
          <w:delText xml:space="preserve">Inventory relevant group. </w:delText>
        </w:r>
      </w:del>
      <w:ins w:id="147" w:author="Author A" w:date="2026-01-08T10:00:00Z">
        <w:r>
          <w:t xml:space="preserve">Notice claim team. </w:t>
        </w:r>
      </w:ins>
      <w:del w:id="148" w:author="Author C" w:date="2026-01-09T10:00:00Z">
        <w:r>
          <w:delText xml:space="preserve">Pilot receipt corporate. </w:delText>
        </w:r>
      </w:del>
      <w:ins w:id="149" w:author="Author C" w:date="2026-01-10T10:00:00Z">
        <w:r>
          <w:t xml:space="preserve">Regional maintenance accessibility. </w:t>
        </w:r>
      </w:ins>
      <w:del w:id="150" w:author="Author B" w:date="2026-01-11T10:00:00Z">
        <w:r>
          <w:delText xml:space="preserve">Trend suggestions board. </w:delText>
        </w:r>
      </w:del>
    </w:p>
    <w:p>
      <w:commentRangeStart w:id="15"/>
      <w:r>
        <w:t xml:space="preserve">Pilot receipt corporate requirement.</w:t>
      </w:r>
      <w:commentRangeEnd w:id="15"/>
      <w:r>
        <w:rPr>
          <w:rStyle w:val="CommentReference"/>
        </w:rPr>
        <w:commentReference w:id="15"/>
      </w:r>
      <w:r>
        <w:t xml:space="preserve"> </w:t>
      </w:r>
      <w:ins w:id="151" w:author="Author A" w:date="2026-01-12T10:00:00Z">
        <w:r>
          <w:t xml:space="preserve">Pilot receipt corporate. </w:t>
        </w:r>
      </w:ins>
      <w:del w:id="152" w:author="Author C" w:date="2026-01-13T10:00:00Z">
        <w:r>
          <w:delText xml:space="preserve">Regional maintenance accessibility. </w:delText>
        </w:r>
      </w:del>
      <w:ins w:id="153" w:author="Author C" w:date="2026-01-14T10:00:00Z">
        <w:r>
          <w:t xml:space="preserve">Trend suggestions board. </w:t>
        </w:r>
      </w:ins>
      <w:del w:id="154" w:author="Author B" w:date="2026-01-15T10:00:00Z">
        <w:r>
          <w:delText xml:space="preserve">The meeting forecast. </w:delText>
        </w:r>
      </w:del>
      <w:ins w:id="155" w:author="Author B" w:date="2026-01-16T10:00:00Z">
        <w:r>
          <w:t xml:space="preserve">Inventory relevant group. </w:t>
        </w:r>
      </w:ins>
      <w:del w:id="156" w:author="Author A" w:date="2026-01-17T10:00:00Z">
        <w:r>
          <w:delText xml:space="preserve">Notice claim team. </w:delText>
        </w:r>
      </w:del>
      <w:ins w:id="157" w:author="Author A" w:date="2026-01-18T10:00:00Z">
        <w:r>
          <w:t xml:space="preserve">Pilot receipt corporate. </w:t>
        </w:r>
      </w:ins>
      <w:del w:id="158" w:author="Author C" w:date="2026-01-19T10:00:00Z">
        <w:r>
          <w:delText xml:space="preserve">Regional maintenance accessibility. </w:delText>
        </w:r>
      </w:del>
      <w:ins w:id="159" w:author="Author C" w:date="2026-01-20T10:00:00Z">
        <w:r>
          <w:t xml:space="preserve">Trend suggestions board. </w:t>
        </w:r>
      </w:ins>
      <w:del w:id="160" w:author="Author B" w:date="2026-01-21T10:00:00Z">
        <w:r>
          <w:delText xml:space="preserve">The meeting forecast. </w:delText>
        </w:r>
      </w:del>
    </w:p>
    <w:p>
      <w:commentRangeStart w:id="16"/>
      <w:r>
        <w:t xml:space="preserve">Regional maintenance accessibility tax.</w:t>
      </w:r>
      <w:commentRangeEnd w:id="16"/>
      <w:r>
        <w:rPr>
          <w:rStyle w:val="CommentReference"/>
        </w:rPr>
        <w:commentReference w:id="16"/>
      </w:r>
      <w:r>
        <w:t xml:space="preserve"> </w:t>
      </w:r>
      <w:ins w:id="161" w:author="Author A" w:date="2026-01-22T10:00:00Z">
        <w:r>
          <w:t xml:space="preserve">Regional maintenance accessibility. </w:t>
        </w:r>
      </w:ins>
      <w:del w:id="162" w:author="Author C" w:date="2026-01-23T10:00:00Z">
        <w:r>
          <w:delText xml:space="preserve">Trend suggestions board. </w:delText>
        </w:r>
      </w:del>
      <w:ins w:id="163" w:author="Author C" w:date="2026-01-24T10:00:00Z">
        <w:r>
          <w:t xml:space="preserve">The meeting forecast. </w:t>
        </w:r>
      </w:ins>
      <w:del w:id="164" w:author="Author B" w:date="2026-01-25T10:00:00Z">
        <w:r>
          <w:delText xml:space="preserve">Inventory relevant group. </w:delText>
        </w:r>
      </w:del>
      <w:ins w:id="165" w:author="Author B" w:date="2026-01-26T10:00:00Z">
        <w:r>
          <w:t xml:space="preserve">Notice claim team. </w:t>
        </w:r>
      </w:ins>
      <w:del w:id="166" w:author="Author A" w:date="2026-01-27T10:00:00Z">
        <w:r>
          <w:delText xml:space="preserve">Pilot receipt corporate. </w:delText>
        </w:r>
      </w:del>
      <w:ins w:id="167" w:author="Author A" w:date="2026-01-28T10:00:00Z">
        <w:r>
          <w:t xml:space="preserve">Regional maintenance accessibility. </w:t>
        </w:r>
      </w:ins>
      <w:del w:id="168" w:author="Author C" w:date="2026-01-01T10:00:00Z">
        <w:r>
          <w:delText xml:space="preserve">Trend suggestions board. </w:delText>
        </w:r>
      </w:del>
      <w:ins w:id="169" w:author="Author C" w:date="2026-01-02T10:00:00Z">
        <w:r>
          <w:t xml:space="preserve">The meeting forecast. </w:t>
        </w:r>
      </w:ins>
      <w:del w:id="170" w:author="Author B" w:date="2026-01-03T10:00:00Z">
        <w:r>
          <w:delText xml:space="preserve">Inventory relevant group. </w:delText>
        </w:r>
      </w:del>
    </w:p>
    <w:p>
      <w:commentRangeStart w:id="17"/>
      <w:r>
        <w:t xml:space="preserve">Trend suggestions board order.</w:t>
      </w:r>
      <w:commentRangeEnd w:id="17"/>
      <w:r>
        <w:rPr>
          <w:rStyle w:val="CommentReference"/>
        </w:rPr>
        <w:commentReference w:id="17"/>
      </w:r>
      <w:r>
        <w:t xml:space="preserve"> </w:t>
      </w:r>
      <w:ins w:id="171" w:author="Author A" w:date="2026-01-04T10:00:00Z">
        <w:r>
          <w:t xml:space="preserve">Trend suggestions board. </w:t>
        </w:r>
      </w:ins>
      <w:del w:id="172" w:author="Author C" w:date="2026-01-05T10:00:00Z">
        <w:r>
          <w:delText xml:space="preserve">The meeting forecast. </w:delText>
        </w:r>
      </w:del>
      <w:ins w:id="173" w:author="Author C" w:date="2026-01-06T10:00:00Z">
        <w:r>
          <w:t xml:space="preserve">Inventory relevant group. </w:t>
        </w:r>
      </w:ins>
      <w:del w:id="174" w:author="Author B" w:date="2026-01-07T10:00:00Z">
        <w:r>
          <w:delText xml:space="preserve">Notice claim team. </w:delText>
        </w:r>
      </w:del>
      <w:ins w:id="175" w:author="Author B" w:date="2026-01-08T10:00:00Z">
        <w:r>
          <w:t xml:space="preserve">Pilot receipt corporate. </w:t>
        </w:r>
      </w:ins>
      <w:del w:id="176" w:author="Author A" w:date="2026-01-09T10:00:00Z">
        <w:r>
          <w:delText xml:space="preserve">Regional maintenance accessibility. </w:delText>
        </w:r>
      </w:del>
      <w:ins w:id="177" w:author="Author A" w:date="2026-01-10T10:00:00Z">
        <w:r>
          <w:t xml:space="preserve">Trend suggestions board. </w:t>
        </w:r>
      </w:ins>
      <w:del w:id="178" w:author="Author C" w:date="2026-01-11T10:00:00Z">
        <w:r>
          <w:delText xml:space="preserve">The meeting forecast. </w:delText>
        </w:r>
      </w:del>
      <w:ins w:id="179" w:author="Author C" w:date="2026-01-12T10:00:00Z">
        <w:r>
          <w:t xml:space="preserve">Inventory relevant group. </w:t>
        </w:r>
      </w:ins>
      <w:del w:id="180" w:author="Author B" w:date="2026-01-13T10:00:00Z">
        <w:r>
          <w:delText xml:space="preserve">Notice claim team. </w:delText>
        </w:r>
      </w:del>
    </w:p>
    <w:p>
      <w:commentRangeStart w:id="18"/>
      <w:r>
        <w:t xml:space="preserve">The meeting forecast hereby.</w:t>
      </w:r>
      <w:commentRangeEnd w:id="18"/>
      <w:r>
        <w:rPr>
          <w:rStyle w:val="CommentReference"/>
        </w:rPr>
        <w:commentReference w:id="18"/>
      </w:r>
      <w:r>
        <w:t xml:space="preserve"> </w:t>
      </w:r>
      <w:ins w:id="181" w:author="Author A" w:date="2026-01-14T10:00:00Z">
        <w:r>
          <w:t xml:space="preserve">The meeting forecast. </w:t>
        </w:r>
      </w:ins>
      <w:del w:id="182" w:author="Author C" w:date="2026-01-15T10:00:00Z">
        <w:r>
          <w:delText xml:space="preserve">Inventory relevant group. </w:delText>
        </w:r>
      </w:del>
      <w:ins w:id="183" w:author="Author C" w:date="2026-01-16T10:00:00Z">
        <w:r>
          <w:t xml:space="preserve">Notice claim team. </w:t>
        </w:r>
      </w:ins>
      <w:del w:id="184" w:author="Author B" w:date="2026-01-17T10:00:00Z">
        <w:r>
          <w:delText xml:space="preserve">Pilot receipt corporate. </w:delText>
        </w:r>
      </w:del>
      <w:ins w:id="185" w:author="Author B" w:date="2026-01-18T10:00:00Z">
        <w:r>
          <w:t xml:space="preserve">Regional maintenance accessibility. </w:t>
        </w:r>
      </w:ins>
      <w:del w:id="186" w:author="Author A" w:date="2026-01-19T10:00:00Z">
        <w:r>
          <w:delText xml:space="preserve">Trend suggestions board. </w:delText>
        </w:r>
      </w:del>
      <w:ins w:id="187" w:author="Author A" w:date="2026-01-20T10:00:00Z">
        <w:r>
          <w:t xml:space="preserve">The meeting forecast. </w:t>
        </w:r>
      </w:ins>
      <w:del w:id="188" w:author="Author C" w:date="2026-01-21T10:00:00Z">
        <w:r>
          <w:delText xml:space="preserve">Inventory relevant group. </w:delText>
        </w:r>
      </w:del>
      <w:ins w:id="189" w:author="Author C" w:date="2026-01-22T10:00:00Z">
        <w:r>
          <w:t xml:space="preserve">Notice claim team. </w:t>
        </w:r>
      </w:ins>
      <w:del w:id="190" w:author="Author B" w:date="2026-01-23T10:00:00Z">
        <w:r>
          <w:delText xml:space="preserve">Pilot receipt corporate. </w:delText>
        </w:r>
      </w:del>
    </w:p>
    <w:p>
      <w:commentRangeStart w:id="19"/>
      <w:r>
        <w:t xml:space="preserve">Inventory relevant group relief.</w:t>
      </w:r>
      <w:commentRangeEnd w:id="19"/>
      <w:r>
        <w:rPr>
          <w:rStyle w:val="CommentReference"/>
        </w:rPr>
        <w:commentReference w:id="19"/>
      </w:r>
      <w:r>
        <w:t xml:space="preserve"> </w:t>
      </w:r>
      <w:ins w:id="191" w:author="Author A" w:date="2026-01-24T10:00:00Z">
        <w:r>
          <w:t xml:space="preserve">Inventory relevant group. </w:t>
        </w:r>
      </w:ins>
      <w:del w:id="192" w:author="Author C" w:date="2026-01-25T10:00:00Z">
        <w:r>
          <w:delText xml:space="preserve">Notice claim team. </w:delText>
        </w:r>
      </w:del>
      <w:ins w:id="193" w:author="Author C" w:date="2026-01-26T10:00:00Z">
        <w:r>
          <w:t xml:space="preserve">Pilot receipt corporate. </w:t>
        </w:r>
      </w:ins>
      <w:del w:id="194" w:author="Author B" w:date="2026-01-27T10:00:00Z">
        <w:r>
          <w:delText xml:space="preserve">Regional maintenance accessibility. </w:delText>
        </w:r>
      </w:del>
      <w:ins w:id="195" w:author="Author B" w:date="2026-01-28T10:00:00Z">
        <w:r>
          <w:t xml:space="preserve">Trend suggestions board. </w:t>
        </w:r>
      </w:ins>
      <w:del w:id="196" w:author="Author A" w:date="2026-01-01T10:00:00Z">
        <w:r>
          <w:delText xml:space="preserve">The meeting forecast. </w:delText>
        </w:r>
      </w:del>
      <w:ins w:id="197" w:author="Author A" w:date="2026-01-02T10:00:00Z">
        <w:r>
          <w:t xml:space="preserve">Inventory relevant group. </w:t>
        </w:r>
      </w:ins>
      <w:del w:id="198" w:author="Author C" w:date="2026-01-03T10:00:00Z">
        <w:r>
          <w:delText xml:space="preserve">Notice claim team. </w:delText>
        </w:r>
      </w:del>
      <w:ins w:id="199" w:author="Author C" w:date="2026-01-04T10:00:00Z">
        <w:r>
          <w:t xml:space="preserve">Pilot receipt corporate. </w:t>
        </w:r>
      </w:ins>
      <w:del w:id="200" w:author="Author B" w:date="2026-01-05T10:00:00Z">
        <w:r>
          <w:delText xml:space="preserve">Regional maintenance accessibility. </w:delText>
        </w:r>
      </w:del>
    </w:p>
    <w:p>
      <w:commentRangeStart w:id="20"/>
      <w:r>
        <w:t xml:space="preserve">Notice claim team export.</w:t>
      </w:r>
      <w:commentRangeEnd w:id="20"/>
      <w:r>
        <w:rPr>
          <w:rStyle w:val="CommentReference"/>
        </w:rPr>
        <w:commentReference w:id="20"/>
      </w:r>
      <w:r>
        <w:t xml:space="preserve"> </w:t>
      </w:r>
      <w:ins w:id="201" w:author="Author A" w:date="2026-01-06T10:00:00Z">
        <w:r>
          <w:t xml:space="preserve">Notice claim team. </w:t>
        </w:r>
      </w:ins>
      <w:del w:id="202" w:author="Author C" w:date="2026-01-07T10:00:00Z">
        <w:r>
          <w:delText xml:space="preserve">Pilot receipt corporate. </w:delText>
        </w:r>
      </w:del>
      <w:ins w:id="203" w:author="Author C" w:date="2026-01-08T10:00:00Z">
        <w:r>
          <w:t xml:space="preserve">Regional maintenance accessibility. </w:t>
        </w:r>
      </w:ins>
      <w:del w:id="204" w:author="Author B" w:date="2026-01-09T10:00:00Z">
        <w:r>
          <w:delText xml:space="preserve">Trend suggestions board. </w:delText>
        </w:r>
      </w:del>
      <w:ins w:id="205" w:author="Author B" w:date="2026-01-10T10:00:00Z">
        <w:r>
          <w:t xml:space="preserve">The meeting forecast. </w:t>
        </w:r>
      </w:ins>
      <w:del w:id="206" w:author="Author A" w:date="2026-01-11T10:00:00Z">
        <w:r>
          <w:delText xml:space="preserve">Inventory relevant group. </w:delText>
        </w:r>
      </w:del>
      <w:ins w:id="207" w:author="Author A" w:date="2026-01-12T10:00:00Z">
        <w:r>
          <w:t xml:space="preserve">Notice claim team. </w:t>
        </w:r>
      </w:ins>
      <w:del w:id="208" w:author="Author C" w:date="2026-01-13T10:00:00Z">
        <w:r>
          <w:delText xml:space="preserve">Pilot receipt corporate. </w:delText>
        </w:r>
      </w:del>
      <w:ins w:id="209" w:author="Author C" w:date="2026-01-14T10:00:00Z">
        <w:r>
          <w:t xml:space="preserve">Regional maintenance accessibility. </w:t>
        </w:r>
      </w:ins>
      <w:del w:id="210" w:author="Author B" w:date="2026-01-15T10:00:00Z">
        <w:r>
          <w:delText xml:space="preserve">Trend suggestions board. </w:delText>
        </w:r>
      </w:del>
    </w:p>
    <w:p>
      <w:commentRangeStart w:id="21"/>
      <w:r>
        <w:t xml:space="preserve">Pilot receipt corporate requirement.</w:t>
      </w:r>
      <w:commentRangeEnd w:id="21"/>
      <w:r>
        <w:rPr>
          <w:rStyle w:val="CommentReference"/>
        </w:rPr>
        <w:commentReference w:id="21"/>
      </w:r>
      <w:r>
        <w:t xml:space="preserve"> </w:t>
      </w:r>
      <w:ins w:id="211" w:author="Author A" w:date="2026-01-16T10:00:00Z">
        <w:r>
          <w:t xml:space="preserve">Pilot receipt corporate. </w:t>
        </w:r>
      </w:ins>
      <w:del w:id="212" w:author="Author C" w:date="2026-01-17T10:00:00Z">
        <w:r>
          <w:delText xml:space="preserve">Regional maintenance accessibility. </w:delText>
        </w:r>
      </w:del>
      <w:ins w:id="213" w:author="Author C" w:date="2026-01-18T10:00:00Z">
        <w:r>
          <w:t xml:space="preserve">Trend suggestions board. </w:t>
        </w:r>
      </w:ins>
      <w:del w:id="214" w:author="Author B" w:date="2026-01-19T10:00:00Z">
        <w:r>
          <w:delText xml:space="preserve">The meeting forecast. </w:delText>
        </w:r>
      </w:del>
      <w:ins w:id="215" w:author="Author B" w:date="2026-01-20T10:00:00Z">
        <w:r>
          <w:t xml:space="preserve">Inventory relevant group. </w:t>
        </w:r>
      </w:ins>
      <w:del w:id="216" w:author="Author A" w:date="2026-01-21T10:00:00Z">
        <w:r>
          <w:delText xml:space="preserve">Notice claim team. </w:delText>
        </w:r>
      </w:del>
      <w:ins w:id="217" w:author="Author A" w:date="2026-01-22T10:00:00Z">
        <w:r>
          <w:t xml:space="preserve">Pilot receipt corporate. </w:t>
        </w:r>
      </w:ins>
      <w:del w:id="218" w:author="Author C" w:date="2026-01-23T10:00:00Z">
        <w:r>
          <w:delText xml:space="preserve">Regional maintenance accessibility. </w:delText>
        </w:r>
      </w:del>
      <w:ins w:id="219" w:author="Author C" w:date="2026-01-24T10:00:00Z">
        <w:r>
          <w:t xml:space="preserve">Trend suggestions board. </w:t>
        </w:r>
      </w:ins>
      <w:del w:id="220" w:author="Author B" w:date="2026-01-25T10:00:00Z">
        <w:r>
          <w:delText xml:space="preserve">The meeting forecast. </w:delText>
        </w:r>
      </w:del>
    </w:p>
    <w:p>
      <w:commentRangeStart w:id="22"/>
      <w:r>
        <w:t xml:space="preserve">Regional maintenance accessibility tax.</w:t>
      </w:r>
      <w:commentRangeEnd w:id="22"/>
      <w:r>
        <w:rPr>
          <w:rStyle w:val="CommentReference"/>
        </w:rPr>
        <w:commentReference w:id="22"/>
      </w:r>
      <w:r>
        <w:t xml:space="preserve"> </w:t>
      </w:r>
      <w:ins w:id="221" w:author="Author A" w:date="2026-01-26T10:00:00Z">
        <w:r>
          <w:t xml:space="preserve">Regional maintenance accessibility. </w:t>
        </w:r>
      </w:ins>
      <w:del w:id="222" w:author="Author C" w:date="2026-01-27T10:00:00Z">
        <w:r>
          <w:delText xml:space="preserve">Trend suggestions board. </w:delText>
        </w:r>
      </w:del>
      <w:ins w:id="223" w:author="Author C" w:date="2026-01-28T10:00:00Z">
        <w:r>
          <w:t xml:space="preserve">The meeting forecast. </w:t>
        </w:r>
      </w:ins>
      <w:del w:id="224" w:author="Author B" w:date="2026-01-01T10:00:00Z">
        <w:r>
          <w:delText xml:space="preserve">Inventory relevant group. </w:delText>
        </w:r>
      </w:del>
      <w:ins w:id="225" w:author="Author B" w:date="2026-01-02T10:00:00Z">
        <w:r>
          <w:t xml:space="preserve">Notice claim team. </w:t>
        </w:r>
      </w:ins>
      <w:del w:id="226" w:author="Author A" w:date="2026-01-03T10:00:00Z">
        <w:r>
          <w:delText xml:space="preserve">Pilot receipt corporate. </w:delText>
        </w:r>
      </w:del>
      <w:ins w:id="227" w:author="Author A" w:date="2026-01-04T10:00:00Z">
        <w:r>
          <w:t xml:space="preserve">Regional maintenance accessibility. </w:t>
        </w:r>
      </w:ins>
      <w:del w:id="228" w:author="Author C" w:date="2026-01-05T10:00:00Z">
        <w:r>
          <w:delText xml:space="preserve">Trend suggestions board. </w:delText>
        </w:r>
      </w:del>
      <w:ins w:id="229" w:author="Author C" w:date="2026-01-06T10:00:00Z">
        <w:r>
          <w:t xml:space="preserve">The meeting forecast. </w:t>
        </w:r>
      </w:ins>
      <w:del w:id="230" w:author="Author B" w:date="2026-01-07T10:00:00Z">
        <w:r>
          <w:delText xml:space="preserve">Inventory relevant group. </w:delText>
        </w:r>
      </w:del>
    </w:p>
    <w:p>
      <w:commentRangeStart w:id="23"/>
      <w:r>
        <w:t xml:space="preserve">Trend suggestions board order.</w:t>
      </w:r>
      <w:commentRangeEnd w:id="23"/>
      <w:r>
        <w:rPr>
          <w:rStyle w:val="CommentReference"/>
        </w:rPr>
        <w:commentReference w:id="23"/>
      </w:r>
      <w:r>
        <w:t xml:space="preserve"> </w:t>
      </w:r>
      <w:ins w:id="231" w:author="Author A" w:date="2026-01-08T10:00:00Z">
        <w:r>
          <w:t xml:space="preserve">Trend suggestions board. </w:t>
        </w:r>
      </w:ins>
      <w:del w:id="232" w:author="Author C" w:date="2026-01-09T10:00:00Z">
        <w:r>
          <w:delText xml:space="preserve">The meeting forecast. </w:delText>
        </w:r>
      </w:del>
      <w:ins w:id="233" w:author="Author C" w:date="2026-01-10T10:00:00Z">
        <w:r>
          <w:t xml:space="preserve">Inventory relevant group. </w:t>
        </w:r>
      </w:ins>
      <w:del w:id="234" w:author="Author B" w:date="2026-01-11T10:00:00Z">
        <w:r>
          <w:delText xml:space="preserve">Notice claim team. </w:delText>
        </w:r>
      </w:del>
      <w:ins w:id="235" w:author="Author B" w:date="2026-01-12T10:00:00Z">
        <w:r>
          <w:t xml:space="preserve">Pilot receipt corporate. </w:t>
        </w:r>
      </w:ins>
      <w:del w:id="236" w:author="Author A" w:date="2026-01-13T10:00:00Z">
        <w:r>
          <w:delText xml:space="preserve">Regional maintenance accessibility. </w:delText>
        </w:r>
      </w:del>
      <w:ins w:id="237" w:author="Author A" w:date="2026-01-14T10:00:00Z">
        <w:r>
          <w:t xml:space="preserve">Trend suggestions board. </w:t>
        </w:r>
      </w:ins>
      <w:del w:id="238" w:author="Author C" w:date="2026-01-15T10:00:00Z">
        <w:r>
          <w:delText xml:space="preserve">The meeting forecast. </w:delText>
        </w:r>
      </w:del>
      <w:ins w:id="239" w:author="Author C" w:date="2026-01-16T10:00:00Z">
        <w:r>
          <w:t xml:space="preserve">Inventory relevant group. </w:t>
        </w:r>
      </w:ins>
      <w:del w:id="240" w:author="Author B" w:date="2026-01-17T10:00:00Z">
        <w:r>
          <w:delText xml:space="preserve">Notice claim team. </w:delText>
        </w:r>
      </w:del>
    </w:p>
    <w:p>
      <w:commentRangeStart w:id="24"/>
      <w:r>
        <w:t xml:space="preserve">The meeting forecast hereby.</w:t>
      </w:r>
      <w:commentRangeEnd w:id="24"/>
      <w:r>
        <w:rPr>
          <w:rStyle w:val="CommentReference"/>
        </w:rPr>
        <w:commentReference w:id="24"/>
      </w:r>
      <w:r>
        <w:t xml:space="preserve"> </w:t>
      </w:r>
      <w:ins w:id="241" w:author="Author A" w:date="2026-01-18T10:00:00Z">
        <w:r>
          <w:t xml:space="preserve">The meeting forecast. </w:t>
        </w:r>
      </w:ins>
      <w:del w:id="242" w:author="Author C" w:date="2026-01-19T10:00:00Z">
        <w:r>
          <w:delText xml:space="preserve">Inventory relevant group. </w:delText>
        </w:r>
      </w:del>
      <w:ins w:id="243" w:author="Author C" w:date="2026-01-20T10:00:00Z">
        <w:r>
          <w:t xml:space="preserve">Notice claim team. </w:t>
        </w:r>
      </w:ins>
      <w:del w:id="244" w:author="Author B" w:date="2026-01-21T10:00:00Z">
        <w:r>
          <w:delText xml:space="preserve">Pilot receipt corporate. </w:delText>
        </w:r>
      </w:del>
      <w:ins w:id="245" w:author="Author B" w:date="2026-01-22T10:00:00Z">
        <w:r>
          <w:t xml:space="preserve">Regional maintenance accessibility. </w:t>
        </w:r>
      </w:ins>
      <w:del w:id="246" w:author="Author A" w:date="2026-01-23T10:00:00Z">
        <w:r>
          <w:delText xml:space="preserve">Trend suggestions board. </w:delText>
        </w:r>
      </w:del>
      <w:ins w:id="247" w:author="Author A" w:date="2026-01-24T10:00:00Z">
        <w:r>
          <w:t xml:space="preserve">The meeting forecast. </w:t>
        </w:r>
      </w:ins>
      <w:del w:id="248" w:author="Author C" w:date="2026-01-25T10:00:00Z">
        <w:r>
          <w:delText xml:space="preserve">Inventory relevant group. </w:delText>
        </w:r>
      </w:del>
      <w:ins w:id="249" w:author="Author C" w:date="2026-01-26T10:00:00Z">
        <w:r>
          <w:t xml:space="preserve">Notice claim team. </w:t>
        </w:r>
      </w:ins>
      <w:del w:id="250" w:author="Author B" w:date="2026-01-27T10:00:00Z">
        <w:r>
          <w:delText xml:space="preserve">Pilot receipt corporate. </w:delText>
        </w:r>
      </w:del>
    </w:p>
    <w:p>
      <w:commentRangeStart w:id="25"/>
      <w:r>
        <w:t xml:space="preserve">Inventory relevant group relief.</w:t>
      </w:r>
      <w:commentRangeEnd w:id="25"/>
      <w:r>
        <w:rPr>
          <w:rStyle w:val="CommentReference"/>
        </w:rPr>
        <w:commentReference w:id="25"/>
      </w:r>
      <w:r>
        <w:t xml:space="preserve"> </w:t>
      </w:r>
      <w:ins w:id="251" w:author="Author A" w:date="2026-01-28T10:00:00Z">
        <w:r>
          <w:t xml:space="preserve">Inventory relevant group. </w:t>
        </w:r>
      </w:ins>
      <w:del w:id="252" w:author="Author C" w:date="2026-01-01T10:00:00Z">
        <w:r>
          <w:delText xml:space="preserve">Notice claim team. </w:delText>
        </w:r>
      </w:del>
      <w:ins w:id="253" w:author="Author C" w:date="2026-01-02T10:00:00Z">
        <w:r>
          <w:t xml:space="preserve">Pilot receipt corporate. </w:t>
        </w:r>
      </w:ins>
      <w:del w:id="254" w:author="Author B" w:date="2026-01-03T10:00:00Z">
        <w:r>
          <w:delText xml:space="preserve">Regional maintenance accessibility. </w:delText>
        </w:r>
      </w:del>
      <w:ins w:id="255" w:author="Author B" w:date="2026-01-04T10:00:00Z">
        <w:r>
          <w:t xml:space="preserve">Trend suggestions board. </w:t>
        </w:r>
      </w:ins>
      <w:del w:id="256" w:author="Author A" w:date="2026-01-05T10:00:00Z">
        <w:r>
          <w:delText xml:space="preserve">The meeting forecast. </w:delText>
        </w:r>
      </w:del>
      <w:ins w:id="257" w:author="Author A" w:date="2026-01-06T10:00:00Z">
        <w:r>
          <w:t xml:space="preserve">Inventory relevant group. </w:t>
        </w:r>
      </w:ins>
      <w:del w:id="258" w:author="Author C" w:date="2026-01-07T10:00:00Z">
        <w:r>
          <w:delText xml:space="preserve">Notice claim team. </w:delText>
        </w:r>
      </w:del>
      <w:ins w:id="259" w:author="Author C" w:date="2026-01-08T10:00:00Z">
        <w:r>
          <w:t xml:space="preserve">Pilot receipt corporate. </w:t>
        </w:r>
      </w:ins>
      <w:del w:id="260" w:author="Author B" w:date="2026-01-09T10:00:00Z">
        <w:r>
          <w:delText xml:space="preserve">Regional maintenance accessibility. </w:delText>
        </w:r>
      </w:del>
    </w:p>
    <w:p>
      <w:commentRangeStart w:id="26"/>
      <w:r>
        <w:t xml:space="preserve">Notice claim team export.</w:t>
      </w:r>
      <w:commentRangeEnd w:id="26"/>
      <w:r>
        <w:rPr>
          <w:rStyle w:val="CommentReference"/>
        </w:rPr>
        <w:commentReference w:id="26"/>
      </w:r>
      <w:r>
        <w:t xml:space="preserve"> </w:t>
      </w:r>
      <w:ins w:id="261" w:author="Author A" w:date="2026-01-10T10:00:00Z">
        <w:r>
          <w:t xml:space="preserve">Notice claim team. </w:t>
        </w:r>
      </w:ins>
      <w:del w:id="262" w:author="Author C" w:date="2026-01-11T10:00:00Z">
        <w:r>
          <w:delText xml:space="preserve">Pilot receipt corporate. </w:delText>
        </w:r>
      </w:del>
      <w:ins w:id="263" w:author="Author C" w:date="2026-01-12T10:00:00Z">
        <w:r>
          <w:t xml:space="preserve">Regional maintenance accessibility. </w:t>
        </w:r>
      </w:ins>
      <w:del w:id="264" w:author="Author B" w:date="2026-01-13T10:00:00Z">
        <w:r>
          <w:delText xml:space="preserve">Trend suggestions board. </w:delText>
        </w:r>
      </w:del>
      <w:ins w:id="265" w:author="Author B" w:date="2026-01-14T10:00:00Z">
        <w:r>
          <w:t xml:space="preserve">The meeting forecast. </w:t>
        </w:r>
      </w:ins>
      <w:del w:id="266" w:author="Author A" w:date="2026-01-15T10:00:00Z">
        <w:r>
          <w:delText xml:space="preserve">Inventory relevant group. </w:delText>
        </w:r>
      </w:del>
      <w:ins w:id="267" w:author="Author A" w:date="2026-01-16T10:00:00Z">
        <w:r>
          <w:t xml:space="preserve">Notice claim team. </w:t>
        </w:r>
      </w:ins>
      <w:del w:id="268" w:author="Author C" w:date="2026-01-17T10:00:00Z">
        <w:r>
          <w:delText xml:space="preserve">Pilot receipt corporate. </w:delText>
        </w:r>
      </w:del>
      <w:ins w:id="269" w:author="Author C" w:date="2026-01-18T10:00:00Z">
        <w:r>
          <w:t xml:space="preserve">Regional maintenance accessibility. </w:t>
        </w:r>
      </w:ins>
      <w:del w:id="270" w:author="Author B" w:date="2026-01-19T10:00:00Z">
        <w:r>
          <w:delText xml:space="preserve">Trend suggestions board. </w:delText>
        </w:r>
      </w:del>
    </w:p>
    <w:p>
      <w:commentRangeStart w:id="27"/>
      <w:r>
        <w:t xml:space="preserve">Pilot receipt corporate requirement.</w:t>
      </w:r>
      <w:commentRangeEnd w:id="27"/>
      <w:r>
        <w:rPr>
          <w:rStyle w:val="CommentReference"/>
        </w:rPr>
        <w:commentReference w:id="27"/>
      </w:r>
      <w:r>
        <w:t xml:space="preserve"> </w:t>
      </w:r>
      <w:ins w:id="271" w:author="Author A" w:date="2026-01-20T10:00:00Z">
        <w:r>
          <w:t xml:space="preserve">Pilot receipt corporate. </w:t>
        </w:r>
      </w:ins>
      <w:del w:id="272" w:author="Author C" w:date="2026-01-21T10:00:00Z">
        <w:r>
          <w:delText xml:space="preserve">Regional maintenance accessibility. </w:delText>
        </w:r>
      </w:del>
      <w:ins w:id="273" w:author="Author C" w:date="2026-01-22T10:00:00Z">
        <w:r>
          <w:t xml:space="preserve">Trend suggestions board. </w:t>
        </w:r>
      </w:ins>
      <w:del w:id="274" w:author="Author B" w:date="2026-01-23T10:00:00Z">
        <w:r>
          <w:delText xml:space="preserve">The meeting forecast. </w:delText>
        </w:r>
      </w:del>
      <w:ins w:id="275" w:author="Author B" w:date="2026-01-24T10:00:00Z">
        <w:r>
          <w:t xml:space="preserve">Inventory relevant group. </w:t>
        </w:r>
      </w:ins>
      <w:del w:id="276" w:author="Author A" w:date="2026-01-25T10:00:00Z">
        <w:r>
          <w:delText xml:space="preserve">Notice claim team. </w:delText>
        </w:r>
      </w:del>
      <w:ins w:id="277" w:author="Author A" w:date="2026-01-26T10:00:00Z">
        <w:r>
          <w:t xml:space="preserve">Pilot receipt corporate. </w:t>
        </w:r>
      </w:ins>
      <w:del w:id="278" w:author="Author C" w:date="2026-01-27T10:00:00Z">
        <w:r>
          <w:delText xml:space="preserve">Regional maintenance accessibility. </w:delText>
        </w:r>
      </w:del>
      <w:ins w:id="279" w:author="Author C" w:date="2026-01-28T10:00:00Z">
        <w:r>
          <w:t xml:space="preserve">Trend suggestions board. </w:t>
        </w:r>
      </w:ins>
      <w:del w:id="280" w:author="Author B" w:date="2026-01-01T10:00:00Z">
        <w:r>
          <w:delText xml:space="preserve">The meeting forecast. </w:delText>
        </w:r>
      </w:del>
    </w:p>
    <w:p>
      <w:commentRangeStart w:id="28"/>
      <w:r>
        <w:t xml:space="preserve">Regional maintenance accessibility tax.</w:t>
      </w:r>
      <w:commentRangeEnd w:id="28"/>
      <w:r>
        <w:rPr>
          <w:rStyle w:val="CommentReference"/>
        </w:rPr>
        <w:commentReference w:id="28"/>
      </w:r>
      <w:r>
        <w:t xml:space="preserve"> </w:t>
      </w:r>
      <w:ins w:id="281" w:author="Author A" w:date="2026-01-02T10:00:00Z">
        <w:r>
          <w:t xml:space="preserve">Regional maintenance accessibility. </w:t>
        </w:r>
      </w:ins>
      <w:del w:id="282" w:author="Author C" w:date="2026-01-03T10:00:00Z">
        <w:r>
          <w:delText xml:space="preserve">Trend suggestions board. </w:delText>
        </w:r>
      </w:del>
      <w:ins w:id="283" w:author="Author C" w:date="2026-01-04T10:00:00Z">
        <w:r>
          <w:t xml:space="preserve">The meeting forecast. </w:t>
        </w:r>
      </w:ins>
      <w:del w:id="284" w:author="Author B" w:date="2026-01-05T10:00:00Z">
        <w:r>
          <w:delText xml:space="preserve">Inventory relevant group. </w:delText>
        </w:r>
      </w:del>
      <w:ins w:id="285" w:author="Author B" w:date="2026-01-06T10:00:00Z">
        <w:r>
          <w:t xml:space="preserve">Notice claim team. </w:t>
        </w:r>
      </w:ins>
      <w:del w:id="286" w:author="Author A" w:date="2026-01-07T10:00:00Z">
        <w:r>
          <w:delText xml:space="preserve">Pilot receipt corporate. </w:delText>
        </w:r>
      </w:del>
      <w:ins w:id="287" w:author="Author A" w:date="2026-01-08T10:00:00Z">
        <w:r>
          <w:t xml:space="preserve">Regional maintenance accessibility. </w:t>
        </w:r>
      </w:ins>
      <w:del w:id="288" w:author="Author C" w:date="2026-01-09T10:00:00Z">
        <w:r>
          <w:delText xml:space="preserve">Trend suggestions board. </w:delText>
        </w:r>
      </w:del>
      <w:ins w:id="289" w:author="Author C" w:date="2026-01-10T10:00:00Z">
        <w:r>
          <w:t xml:space="preserve">The meeting forecast. </w:t>
        </w:r>
      </w:ins>
      <w:del w:id="290" w:author="Author B" w:date="2026-01-11T10:00:00Z">
        <w:r>
          <w:delText xml:space="preserve">Inventory relevant group. </w:delText>
        </w:r>
      </w:del>
    </w:p>
    <w:p>
      <w:commentRangeStart w:id="29"/>
      <w:r>
        <w:t xml:space="preserve">Trend suggestions board order.</w:t>
      </w:r>
      <w:commentRangeEnd w:id="29"/>
      <w:r>
        <w:rPr>
          <w:rStyle w:val="CommentReference"/>
        </w:rPr>
        <w:commentReference w:id="29"/>
      </w:r>
      <w:r>
        <w:t xml:space="preserve"> </w:t>
      </w:r>
      <w:ins w:id="291" w:author="Author A" w:date="2026-01-12T10:00:00Z">
        <w:r>
          <w:t xml:space="preserve">Trend suggestions board. </w:t>
        </w:r>
      </w:ins>
      <w:del w:id="292" w:author="Author C" w:date="2026-01-13T10:00:00Z">
        <w:r>
          <w:delText xml:space="preserve">The meeting forecast. </w:delText>
        </w:r>
      </w:del>
      <w:ins w:id="293" w:author="Author C" w:date="2026-01-14T10:00:00Z">
        <w:r>
          <w:t xml:space="preserve">Inventory relevant group. </w:t>
        </w:r>
      </w:ins>
      <w:del w:id="294" w:author="Author B" w:date="2026-01-15T10:00:00Z">
        <w:r>
          <w:delText xml:space="preserve">Notice claim team. </w:delText>
        </w:r>
      </w:del>
      <w:ins w:id="295" w:author="Author B" w:date="2026-01-16T10:00:00Z">
        <w:r>
          <w:t xml:space="preserve">Pilot receipt corporate. </w:t>
        </w:r>
      </w:ins>
      <w:del w:id="296" w:author="Author A" w:date="2026-01-17T10:00:00Z">
        <w:r>
          <w:delText xml:space="preserve">Regional maintenance accessibility. </w:delText>
        </w:r>
      </w:del>
      <w:ins w:id="297" w:author="Author A" w:date="2026-01-18T10:00:00Z">
        <w:r>
          <w:t xml:space="preserve">Trend suggestions board. </w:t>
        </w:r>
      </w:ins>
      <w:del w:id="298" w:author="Author C" w:date="2026-01-19T10:00:00Z">
        <w:r>
          <w:delText xml:space="preserve">The meeting forecast. </w:delText>
        </w:r>
      </w:del>
      <w:ins w:id="299" w:author="Author C" w:date="2026-01-20T10:00:00Z">
        <w:r>
          <w:t xml:space="preserve">Inventory relevant group. </w:t>
        </w:r>
      </w:ins>
      <w:del w:id="300" w:author="Author B" w:date="2026-01-21T10:00:00Z">
        <w:r>
          <w:delText xml:space="preserve">Notice claim team. </w:delText>
        </w:r>
      </w:del>
    </w:p>
    <w:p>
      <w:commentRangeStart w:id="30"/>
      <w:r>
        <w:t xml:space="preserve">The meeting forecast hereby.</w:t>
      </w:r>
      <w:commentRangeEnd w:id="30"/>
      <w:r>
        <w:rPr>
          <w:rStyle w:val="CommentReference"/>
        </w:rPr>
        <w:commentReference w:id="30"/>
      </w:r>
      <w:r>
        <w:t xml:space="preserve"> </w:t>
      </w:r>
      <w:ins w:id="301" w:author="Author A" w:date="2026-01-22T10:00:00Z">
        <w:r>
          <w:t xml:space="preserve">The meeting forecast. </w:t>
        </w:r>
      </w:ins>
      <w:del w:id="302" w:author="Author C" w:date="2026-01-23T10:00:00Z">
        <w:r>
          <w:delText xml:space="preserve">Inventory relevant group. </w:delText>
        </w:r>
      </w:del>
      <w:ins w:id="303" w:author="Author C" w:date="2026-01-24T10:00:00Z">
        <w:r>
          <w:t xml:space="preserve">Notice claim team. </w:t>
        </w:r>
      </w:ins>
      <w:del w:id="304" w:author="Author B" w:date="2026-01-25T10:00:00Z">
        <w:r>
          <w:delText xml:space="preserve">Pilot receipt corporate. </w:delText>
        </w:r>
      </w:del>
      <w:ins w:id="305" w:author="Author B" w:date="2026-01-26T10:00:00Z">
        <w:r>
          <w:t xml:space="preserve">Regional maintenance accessibility. </w:t>
        </w:r>
      </w:ins>
      <w:del w:id="306" w:author="Author A" w:date="2026-01-27T10:00:00Z">
        <w:r>
          <w:delText xml:space="preserve">Trend suggestions board. </w:delText>
        </w:r>
      </w:del>
      <w:ins w:id="307" w:author="Author A" w:date="2026-01-28T10:00:00Z">
        <w:r>
          <w:t xml:space="preserve">The meeting forecast. </w:t>
        </w:r>
      </w:ins>
      <w:del w:id="308" w:author="Author C" w:date="2026-01-01T10:00:00Z">
        <w:r>
          <w:delText xml:space="preserve">Inventory relevant group. </w:delText>
        </w:r>
      </w:del>
      <w:ins w:id="309" w:author="Author C" w:date="2026-01-02T10:00:00Z">
        <w:r>
          <w:t xml:space="preserve">Notice claim team. </w:t>
        </w:r>
      </w:ins>
      <w:del w:id="310" w:author="Author B" w:date="2026-01-03T10:00:00Z">
        <w:r>
          <w:delText xml:space="preserve">Pilot receipt corporate. </w:delText>
        </w:r>
      </w:del>
    </w:p>
    <w:p>
      <w:commentRangeStart w:id="31"/>
      <w:r>
        <w:t xml:space="preserve">Inventory relevant group relief.</w:t>
      </w:r>
      <w:commentRangeEnd w:id="31"/>
      <w:r>
        <w:rPr>
          <w:rStyle w:val="CommentReference"/>
        </w:rPr>
        <w:commentReference w:id="31"/>
      </w:r>
      <w:r>
        <w:t xml:space="preserve"> </w:t>
      </w:r>
      <w:ins w:id="311" w:author="Author A" w:date="2026-01-04T10:00:00Z">
        <w:r>
          <w:t xml:space="preserve">Inventory relevant group. </w:t>
        </w:r>
      </w:ins>
      <w:del w:id="312" w:author="Author C" w:date="2026-01-05T10:00:00Z">
        <w:r>
          <w:delText xml:space="preserve">Notice claim team. </w:delText>
        </w:r>
      </w:del>
      <w:ins w:id="313" w:author="Author C" w:date="2026-01-06T10:00:00Z">
        <w:r>
          <w:t xml:space="preserve">Pilot receipt corporate. </w:t>
        </w:r>
      </w:ins>
      <w:del w:id="314" w:author="Author B" w:date="2026-01-07T10:00:00Z">
        <w:r>
          <w:delText xml:space="preserve">Regional maintenance accessibility. </w:delText>
        </w:r>
      </w:del>
      <w:ins w:id="315" w:author="Author B" w:date="2026-01-08T10:00:00Z">
        <w:r>
          <w:t xml:space="preserve">Trend suggestions board. </w:t>
        </w:r>
      </w:ins>
      <w:del w:id="316" w:author="Author A" w:date="2026-01-09T10:00:00Z">
        <w:r>
          <w:delText xml:space="preserve">The meeting forecast. </w:delText>
        </w:r>
      </w:del>
      <w:ins w:id="317" w:author="Author A" w:date="2026-01-10T10:00:00Z">
        <w:r>
          <w:t xml:space="preserve">Inventory relevant group. </w:t>
        </w:r>
      </w:ins>
      <w:del w:id="318" w:author="Author C" w:date="2026-01-11T10:00:00Z">
        <w:r>
          <w:delText xml:space="preserve">Notice claim team. </w:delText>
        </w:r>
      </w:del>
      <w:ins w:id="319" w:author="Author C" w:date="2026-01-12T10:00:00Z">
        <w:r>
          <w:t xml:space="preserve">Pilot receipt corporate. </w:t>
        </w:r>
      </w:ins>
      <w:del w:id="320" w:author="Author B" w:date="2026-01-13T10:00:00Z">
        <w:r>
          <w:delText xml:space="preserve">Regional maintenance accessibility. </w:delText>
        </w:r>
      </w:del>
    </w:p>
    <w:p>
      <w:commentRangeStart w:id="32"/>
      <w:r>
        <w:t xml:space="preserve">Notice claim team export.</w:t>
      </w:r>
      <w:commentRangeEnd w:id="32"/>
      <w:r>
        <w:rPr>
          <w:rStyle w:val="CommentReference"/>
        </w:rPr>
        <w:commentReference w:id="32"/>
      </w:r>
      <w:r>
        <w:t xml:space="preserve"> </w:t>
      </w:r>
      <w:ins w:id="321" w:author="Author A" w:date="2026-01-14T10:00:00Z">
        <w:r>
          <w:t xml:space="preserve">Notice claim team. </w:t>
        </w:r>
      </w:ins>
      <w:del w:id="322" w:author="Author C" w:date="2026-01-15T10:00:00Z">
        <w:r>
          <w:delText xml:space="preserve">Pilot receipt corporate. </w:delText>
        </w:r>
      </w:del>
      <w:ins w:id="323" w:author="Author C" w:date="2026-01-16T10:00:00Z">
        <w:r>
          <w:t xml:space="preserve">Regional maintenance accessibility. </w:t>
        </w:r>
      </w:ins>
      <w:del w:id="324" w:author="Author B" w:date="2026-01-17T10:00:00Z">
        <w:r>
          <w:delText xml:space="preserve">Trend suggestions board. </w:delText>
        </w:r>
      </w:del>
      <w:ins w:id="325" w:author="Author B" w:date="2026-01-18T10:00:00Z">
        <w:r>
          <w:t xml:space="preserve">The meeting forecast. </w:t>
        </w:r>
      </w:ins>
      <w:del w:id="326" w:author="Author A" w:date="2026-01-19T10:00:00Z">
        <w:r>
          <w:delText xml:space="preserve">Inventory relevant group. </w:delText>
        </w:r>
      </w:del>
      <w:ins w:id="327" w:author="Author A" w:date="2026-01-20T10:00:00Z">
        <w:r>
          <w:t xml:space="preserve">Notice claim team. </w:t>
        </w:r>
      </w:ins>
      <w:del w:id="328" w:author="Author C" w:date="2026-01-21T10:00:00Z">
        <w:r>
          <w:delText xml:space="preserve">Pilot receipt corporate. </w:delText>
        </w:r>
      </w:del>
      <w:ins w:id="329" w:author="Author C" w:date="2026-01-22T10:00:00Z">
        <w:r>
          <w:t xml:space="preserve">Regional maintenance accessibility. </w:t>
        </w:r>
      </w:ins>
      <w:del w:id="330" w:author="Author B" w:date="2026-01-23T10:00:00Z">
        <w:r>
          <w:delText xml:space="preserve">Trend suggestions board. </w:delText>
        </w:r>
      </w:del>
    </w:p>
    <w:p>
      <w:commentRangeStart w:id="33"/>
      <w:r>
        <w:t xml:space="preserve">Pilot receipt corporate requirement.</w:t>
      </w:r>
      <w:commentRangeEnd w:id="33"/>
      <w:r>
        <w:rPr>
          <w:rStyle w:val="CommentReference"/>
        </w:rPr>
        <w:commentReference w:id="33"/>
      </w:r>
      <w:r>
        <w:t xml:space="preserve"> </w:t>
      </w:r>
      <w:ins w:id="331" w:author="Author A" w:date="2026-01-24T10:00:00Z">
        <w:r>
          <w:t xml:space="preserve">Pilot receipt corporate. </w:t>
        </w:r>
      </w:ins>
      <w:del w:id="332" w:author="Author C" w:date="2026-01-25T10:00:00Z">
        <w:r>
          <w:delText xml:space="preserve">Regional maintenance accessibility. </w:delText>
        </w:r>
      </w:del>
      <w:ins w:id="333" w:author="Author C" w:date="2026-01-26T10:00:00Z">
        <w:r>
          <w:t xml:space="preserve">Trend suggestions board. </w:t>
        </w:r>
      </w:ins>
      <w:del w:id="334" w:author="Author B" w:date="2026-01-27T10:00:00Z">
        <w:r>
          <w:delText xml:space="preserve">The meeting forecast. </w:delText>
        </w:r>
      </w:del>
      <w:ins w:id="335" w:author="Author B" w:date="2026-01-28T10:00:00Z">
        <w:r>
          <w:t xml:space="preserve">Inventory relevant group. </w:t>
        </w:r>
      </w:ins>
      <w:del w:id="336" w:author="Author A" w:date="2026-01-01T10:00:00Z">
        <w:r>
          <w:delText xml:space="preserve">Notice claim team. </w:delText>
        </w:r>
      </w:del>
      <w:ins w:id="337" w:author="Author A" w:date="2026-01-02T10:00:00Z">
        <w:r>
          <w:t xml:space="preserve">Pilot receipt corporate. </w:t>
        </w:r>
      </w:ins>
      <w:del w:id="338" w:author="Author C" w:date="2026-01-03T10:00:00Z">
        <w:r>
          <w:delText xml:space="preserve">Regional maintenance accessibility. </w:delText>
        </w:r>
      </w:del>
      <w:ins w:id="339" w:author="Author C" w:date="2026-01-04T10:00:00Z">
        <w:r>
          <w:t xml:space="preserve">Trend suggestions board. </w:t>
        </w:r>
      </w:ins>
      <w:del w:id="340" w:author="Author B" w:date="2026-01-05T10:00:00Z">
        <w:r>
          <w:delText xml:space="preserve">The meeting forecast. </w:delText>
        </w:r>
      </w:del>
    </w:p>
    <w:p>
      <w:commentRangeStart w:id="34"/>
      <w:r>
        <w:t xml:space="preserve">Regional maintenance accessibility tax.</w:t>
      </w:r>
      <w:commentRangeEnd w:id="34"/>
      <w:r>
        <w:rPr>
          <w:rStyle w:val="CommentReference"/>
        </w:rPr>
        <w:commentReference w:id="34"/>
      </w:r>
      <w:r>
        <w:t xml:space="preserve"> </w:t>
      </w:r>
      <w:ins w:id="341" w:author="Author A" w:date="2026-01-06T10:00:00Z">
        <w:r>
          <w:t xml:space="preserve">Regional maintenance accessibility. </w:t>
        </w:r>
      </w:ins>
      <w:del w:id="342" w:author="Author C" w:date="2026-01-07T10:00:00Z">
        <w:r>
          <w:delText xml:space="preserve">Trend suggestions board. </w:delText>
        </w:r>
      </w:del>
      <w:ins w:id="343" w:author="Author C" w:date="2026-01-08T10:00:00Z">
        <w:r>
          <w:t xml:space="preserve">The meeting forecast. </w:t>
        </w:r>
      </w:ins>
      <w:del w:id="344" w:author="Author B" w:date="2026-01-09T10:00:00Z">
        <w:r>
          <w:delText xml:space="preserve">Inventory relevant group. </w:delText>
        </w:r>
      </w:del>
      <w:ins w:id="345" w:author="Author B" w:date="2026-01-10T10:00:00Z">
        <w:r>
          <w:t xml:space="preserve">Notice claim team. </w:t>
        </w:r>
      </w:ins>
      <w:del w:id="346" w:author="Author A" w:date="2026-01-11T10:00:00Z">
        <w:r>
          <w:delText xml:space="preserve">Pilot receipt corporate. </w:delText>
        </w:r>
      </w:del>
      <w:ins w:id="347" w:author="Author A" w:date="2026-01-12T10:00:00Z">
        <w:r>
          <w:t xml:space="preserve">Regional maintenance accessibility. </w:t>
        </w:r>
      </w:ins>
      <w:del w:id="348" w:author="Author C" w:date="2026-01-13T10:00:00Z">
        <w:r>
          <w:delText xml:space="preserve">Trend suggestions board. </w:delText>
        </w:r>
      </w:del>
      <w:ins w:id="349" w:author="Author C" w:date="2026-01-14T10:00:00Z">
        <w:r>
          <w:t xml:space="preserve">The meeting forecast. </w:t>
        </w:r>
      </w:ins>
      <w:del w:id="350" w:author="Author B" w:date="2026-01-15T10:00:00Z">
        <w:r>
          <w:delText xml:space="preserve">Inventory relevant group. </w:delText>
        </w:r>
      </w:del>
    </w:p>
    <w:p>
      <w:commentRangeStart w:id="35"/>
      <w:r>
        <w:t xml:space="preserve">Trend suggestions board order.</w:t>
      </w:r>
      <w:commentRangeEnd w:id="35"/>
      <w:r>
        <w:rPr>
          <w:rStyle w:val="CommentReference"/>
        </w:rPr>
        <w:commentReference w:id="35"/>
      </w:r>
      <w:r>
        <w:t xml:space="preserve"> </w:t>
      </w:r>
      <w:ins w:id="351" w:author="Author A" w:date="2026-01-16T10:00:00Z">
        <w:r>
          <w:t xml:space="preserve">Trend suggestions board. </w:t>
        </w:r>
      </w:ins>
      <w:del w:id="352" w:author="Author C" w:date="2026-01-17T10:00:00Z">
        <w:r>
          <w:delText xml:space="preserve">The meeting forecast. </w:delText>
        </w:r>
      </w:del>
      <w:ins w:id="353" w:author="Author C" w:date="2026-01-18T10:00:00Z">
        <w:r>
          <w:t xml:space="preserve">Inventory relevant group. </w:t>
        </w:r>
      </w:ins>
      <w:del w:id="354" w:author="Author B" w:date="2026-01-19T10:00:00Z">
        <w:r>
          <w:delText xml:space="preserve">Notice claim team. </w:delText>
        </w:r>
      </w:del>
      <w:ins w:id="355" w:author="Author B" w:date="2026-01-20T10:00:00Z">
        <w:r>
          <w:t xml:space="preserve">Pilot receipt corporate. </w:t>
        </w:r>
      </w:ins>
      <w:del w:id="356" w:author="Author A" w:date="2026-01-21T10:00:00Z">
        <w:r>
          <w:delText xml:space="preserve">Regional maintenance accessibility. </w:delText>
        </w:r>
      </w:del>
      <w:ins w:id="357" w:author="Author A" w:date="2026-01-22T10:00:00Z">
        <w:r>
          <w:t xml:space="preserve">Trend suggestions board. </w:t>
        </w:r>
      </w:ins>
      <w:del w:id="358" w:author="Author C" w:date="2026-01-23T10:00:00Z">
        <w:r>
          <w:delText xml:space="preserve">The meeting forecast. </w:delText>
        </w:r>
      </w:del>
      <w:ins w:id="359" w:author="Author C" w:date="2026-01-24T10:00:00Z">
        <w:r>
          <w:t xml:space="preserve">Inventory relevant group. </w:t>
        </w:r>
      </w:ins>
      <w:del w:id="360" w:author="Author B" w:date="2026-01-25T10:00:00Z">
        <w:r>
          <w:delText xml:space="preserve">Notice claim team. </w:delText>
        </w:r>
      </w:del>
    </w:p>
    <w:p>
      <w:commentRangeStart w:id="36"/>
      <w:r>
        <w:t xml:space="preserve">The meeting forecast hereby.</w:t>
      </w:r>
      <w:commentRangeEnd w:id="36"/>
      <w:r>
        <w:rPr>
          <w:rStyle w:val="CommentReference"/>
        </w:rPr>
        <w:commentReference w:id="36"/>
      </w:r>
      <w:r>
        <w:t xml:space="preserve"> </w:t>
      </w:r>
      <w:ins w:id="361" w:author="Author A" w:date="2026-01-26T10:00:00Z">
        <w:r>
          <w:t xml:space="preserve">The meeting forecast. </w:t>
        </w:r>
      </w:ins>
      <w:del w:id="362" w:author="Author C" w:date="2026-01-27T10:00:00Z">
        <w:r>
          <w:delText xml:space="preserve">Inventory relevant group. </w:delText>
        </w:r>
      </w:del>
      <w:ins w:id="363" w:author="Author C" w:date="2026-01-28T10:00:00Z">
        <w:r>
          <w:t xml:space="preserve">Notice claim team. </w:t>
        </w:r>
      </w:ins>
      <w:del w:id="364" w:author="Author B" w:date="2026-01-01T10:00:00Z">
        <w:r>
          <w:delText xml:space="preserve">Pilot receipt corporate. </w:delText>
        </w:r>
      </w:del>
      <w:ins w:id="365" w:author="Author B" w:date="2026-01-02T10:00:00Z">
        <w:r>
          <w:t xml:space="preserve">Regional maintenance accessibility. </w:t>
        </w:r>
      </w:ins>
      <w:del w:id="366" w:author="Author A" w:date="2026-01-03T10:00:00Z">
        <w:r>
          <w:delText xml:space="preserve">Trend suggestions board. </w:delText>
        </w:r>
      </w:del>
      <w:ins w:id="367" w:author="Author A" w:date="2026-01-04T10:00:00Z">
        <w:r>
          <w:t xml:space="preserve">The meeting forecast. </w:t>
        </w:r>
      </w:ins>
      <w:del w:id="368" w:author="Author C" w:date="2026-01-05T10:00:00Z">
        <w:r>
          <w:delText xml:space="preserve">Inventory relevant group. </w:delText>
        </w:r>
      </w:del>
      <w:ins w:id="369" w:author="Author C" w:date="2026-01-06T10:00:00Z">
        <w:r>
          <w:t xml:space="preserve">Notice claim team. </w:t>
        </w:r>
      </w:ins>
      <w:del w:id="370" w:author="Author B" w:date="2026-01-07T10:00:00Z">
        <w:r>
          <w:delText xml:space="preserve">Pilot receipt corporate. </w:delText>
        </w:r>
      </w:del>
    </w:p>
    <w:p>
      <w:commentRangeStart w:id="37"/>
      <w:r>
        <w:t xml:space="preserve">Inventory relevant group relief.</w:t>
      </w:r>
      <w:commentRangeEnd w:id="37"/>
      <w:r>
        <w:rPr>
          <w:rStyle w:val="CommentReference"/>
        </w:rPr>
        <w:commentReference w:id="37"/>
      </w:r>
      <w:r>
        <w:t xml:space="preserve"> </w:t>
      </w:r>
      <w:ins w:id="371" w:author="Author A" w:date="2026-01-08T10:00:00Z">
        <w:r>
          <w:t xml:space="preserve">Inventory relevant group. </w:t>
        </w:r>
      </w:ins>
      <w:del w:id="372" w:author="Author C" w:date="2026-01-09T10:00:00Z">
        <w:r>
          <w:delText xml:space="preserve">Notice claim team. </w:delText>
        </w:r>
      </w:del>
      <w:ins w:id="373" w:author="Author C" w:date="2026-01-10T10:00:00Z">
        <w:r>
          <w:t xml:space="preserve">Pilot receipt corporate. </w:t>
        </w:r>
      </w:ins>
      <w:del w:id="374" w:author="Author B" w:date="2026-01-11T10:00:00Z">
        <w:r>
          <w:delText xml:space="preserve">Regional maintenance accessibility. </w:delText>
        </w:r>
      </w:del>
      <w:ins w:id="375" w:author="Author B" w:date="2026-01-12T10:00:00Z">
        <w:r>
          <w:t xml:space="preserve">Trend suggestions board. </w:t>
        </w:r>
      </w:ins>
      <w:del w:id="376" w:author="Author A" w:date="2026-01-13T10:00:00Z">
        <w:r>
          <w:delText xml:space="preserve">The meeting forecast. </w:delText>
        </w:r>
      </w:del>
      <w:ins w:id="377" w:author="Author A" w:date="2026-01-14T10:00:00Z">
        <w:r>
          <w:t xml:space="preserve">Inventory relevant group. </w:t>
        </w:r>
      </w:ins>
      <w:del w:id="378" w:author="Author C" w:date="2026-01-15T10:00:00Z">
        <w:r>
          <w:delText xml:space="preserve">Notice claim team. </w:delText>
        </w:r>
      </w:del>
      <w:ins w:id="379" w:author="Author C" w:date="2026-01-16T10:00:00Z">
        <w:r>
          <w:t xml:space="preserve">Pilot receipt corporate. </w:t>
        </w:r>
      </w:ins>
      <w:del w:id="380" w:author="Author B" w:date="2026-01-17T10:00:00Z">
        <w:r>
          <w:delText xml:space="preserve">Regional maintenance accessibility. </w:delText>
        </w:r>
      </w:del>
    </w:p>
    <w:p>
      <w:commentRangeStart w:id="38"/>
      <w:r>
        <w:t xml:space="preserve">Notice claim team export.</w:t>
      </w:r>
      <w:commentRangeEnd w:id="38"/>
      <w:r>
        <w:rPr>
          <w:rStyle w:val="CommentReference"/>
        </w:rPr>
        <w:commentReference w:id="38"/>
      </w:r>
      <w:r>
        <w:t xml:space="preserve"> </w:t>
      </w:r>
      <w:ins w:id="381" w:author="Author A" w:date="2026-01-18T10:00:00Z">
        <w:r>
          <w:t xml:space="preserve">Notice claim team. </w:t>
        </w:r>
      </w:ins>
      <w:del w:id="382" w:author="Author C" w:date="2026-01-19T10:00:00Z">
        <w:r>
          <w:delText xml:space="preserve">Pilot receipt corporate. </w:delText>
        </w:r>
      </w:del>
      <w:ins w:id="383" w:author="Author C" w:date="2026-01-20T10:00:00Z">
        <w:r>
          <w:t xml:space="preserve">Regional maintenance accessibility. </w:t>
        </w:r>
      </w:ins>
      <w:del w:id="384" w:author="Author B" w:date="2026-01-21T10:00:00Z">
        <w:r>
          <w:delText xml:space="preserve">Trend suggestions board. </w:delText>
        </w:r>
      </w:del>
      <w:ins w:id="385" w:author="Author B" w:date="2026-01-22T10:00:00Z">
        <w:r>
          <w:t xml:space="preserve">The meeting forecast. </w:t>
        </w:r>
      </w:ins>
      <w:del w:id="386" w:author="Author A" w:date="2026-01-23T10:00:00Z">
        <w:r>
          <w:delText xml:space="preserve">Inventory relevant group. </w:delText>
        </w:r>
      </w:del>
      <w:ins w:id="387" w:author="Author A" w:date="2026-01-24T10:00:00Z">
        <w:r>
          <w:t xml:space="preserve">Notice claim team. </w:t>
        </w:r>
      </w:ins>
      <w:del w:id="388" w:author="Author C" w:date="2026-01-25T10:00:00Z">
        <w:r>
          <w:delText xml:space="preserve">Pilot receipt corporate. </w:delText>
        </w:r>
      </w:del>
      <w:ins w:id="389" w:author="Author C" w:date="2026-01-26T10:00:00Z">
        <w:r>
          <w:t xml:space="preserve">Regional maintenance accessibility. </w:t>
        </w:r>
      </w:ins>
      <w:del w:id="390" w:author="Author B" w:date="2026-01-27T10:00:00Z">
        <w:r>
          <w:delText xml:space="preserve">Trend suggestions board. </w:delText>
        </w:r>
      </w:del>
    </w:p>
    <w:p>
      <w:commentRangeStart w:id="39"/>
      <w:r>
        <w:t xml:space="preserve">Pilot receipt corporate requirement.</w:t>
      </w:r>
      <w:commentRangeEnd w:id="39"/>
      <w:r>
        <w:rPr>
          <w:rStyle w:val="CommentReference"/>
        </w:rPr>
        <w:commentReference w:id="39"/>
      </w:r>
      <w:r>
        <w:t xml:space="preserve"> </w:t>
      </w:r>
      <w:ins w:id="391" w:author="Author A" w:date="2026-01-28T10:00:00Z">
        <w:r>
          <w:t xml:space="preserve">Pilot receipt corporate. </w:t>
        </w:r>
      </w:ins>
      <w:del w:id="392" w:author="Author C" w:date="2026-01-01T10:00:00Z">
        <w:r>
          <w:delText xml:space="preserve">Regional maintenance accessibility. </w:delText>
        </w:r>
      </w:del>
      <w:ins w:id="393" w:author="Author C" w:date="2026-01-02T10:00:00Z">
        <w:r>
          <w:t xml:space="preserve">Trend suggestions board. </w:t>
        </w:r>
      </w:ins>
      <w:del w:id="394" w:author="Author B" w:date="2026-01-03T10:00:00Z">
        <w:r>
          <w:delText xml:space="preserve">The meeting forecast. </w:delText>
        </w:r>
      </w:del>
      <w:ins w:id="395" w:author="Author B" w:date="2026-01-04T10:00:00Z">
        <w:r>
          <w:t xml:space="preserve">Inventory relevant group. </w:t>
        </w:r>
      </w:ins>
      <w:del w:id="396" w:author="Author A" w:date="2026-01-05T10:00:00Z">
        <w:r>
          <w:delText xml:space="preserve">Notice claim team. </w:delText>
        </w:r>
      </w:del>
      <w:ins w:id="397" w:author="Author A" w:date="2026-01-06T10:00:00Z">
        <w:r>
          <w:t xml:space="preserve">Pilot receipt corporate. </w:t>
        </w:r>
      </w:ins>
      <w:del w:id="398" w:author="Author C" w:date="2026-01-07T10:00:00Z">
        <w:r>
          <w:delText xml:space="preserve">Regional maintenance accessibility. </w:delText>
        </w:r>
      </w:del>
      <w:ins w:id="399" w:author="Author C" w:date="2026-01-08T10:00:00Z">
        <w:r>
          <w:t xml:space="preserve">Trend suggestions board. </w:t>
        </w:r>
      </w:ins>
      <w:del w:id="400" w:author="Author B" w:date="2026-01-09T10:00:00Z">
        <w:r>
          <w:delText xml:space="preserve">The meeting forecast. </w:delText>
        </w:r>
      </w:del>
    </w:p>
    <w:p>
      <w:commentRangeStart w:id="40"/>
      <w:r>
        <w:t xml:space="preserve">Regional maintenance accessibility tax.</w:t>
      </w:r>
      <w:commentRangeEnd w:id="40"/>
      <w:r>
        <w:rPr>
          <w:rStyle w:val="CommentReference"/>
        </w:rPr>
        <w:commentReference w:id="40"/>
      </w:r>
      <w:r>
        <w:t xml:space="preserve"> </w:t>
      </w:r>
      <w:ins w:id="401" w:author="Author A" w:date="2026-01-10T10:00:00Z">
        <w:r>
          <w:t xml:space="preserve">Regional maintenance accessibility. </w:t>
        </w:r>
      </w:ins>
      <w:del w:id="402" w:author="Author C" w:date="2026-01-11T10:00:00Z">
        <w:r>
          <w:delText xml:space="preserve">Trend suggestions board. </w:delText>
        </w:r>
      </w:del>
      <w:ins w:id="403" w:author="Author C" w:date="2026-01-12T10:00:00Z">
        <w:r>
          <w:t xml:space="preserve">The meeting forecast. </w:t>
        </w:r>
      </w:ins>
      <w:del w:id="404" w:author="Author B" w:date="2026-01-13T10:00:00Z">
        <w:r>
          <w:delText xml:space="preserve">Inventory relevant group. </w:delText>
        </w:r>
      </w:del>
      <w:ins w:id="405" w:author="Author B" w:date="2026-01-14T10:00:00Z">
        <w:r>
          <w:t xml:space="preserve">Notice claim team. </w:t>
        </w:r>
      </w:ins>
      <w:del w:id="406" w:author="Author A" w:date="2026-01-15T10:00:00Z">
        <w:r>
          <w:delText xml:space="preserve">Pilot receipt corporate. </w:delText>
        </w:r>
      </w:del>
      <w:ins w:id="407" w:author="Author A" w:date="2026-01-16T10:00:00Z">
        <w:r>
          <w:t xml:space="preserve">Regional maintenance accessibility. </w:t>
        </w:r>
      </w:ins>
      <w:del w:id="408" w:author="Author C" w:date="2026-01-17T10:00:00Z">
        <w:r>
          <w:delText xml:space="preserve">Trend suggestions board. </w:delText>
        </w:r>
      </w:del>
      <w:ins w:id="409" w:author="Author C" w:date="2026-01-18T10:00:00Z">
        <w:r>
          <w:t xml:space="preserve">The meeting forecast. </w:t>
        </w:r>
      </w:ins>
      <w:del w:id="410" w:author="Author B" w:date="2026-01-19T10:00:00Z">
        <w:r>
          <w:delText xml:space="preserve">Inventory relevant group. </w:delText>
        </w:r>
      </w:del>
    </w:p>
    <w:p>
      <w:commentRangeStart w:id="41"/>
      <w:r>
        <w:t xml:space="preserve">Trend suggestions board order.</w:t>
      </w:r>
      <w:commentRangeEnd w:id="41"/>
      <w:r>
        <w:rPr>
          <w:rStyle w:val="CommentReference"/>
        </w:rPr>
        <w:commentReference w:id="41"/>
      </w:r>
      <w:r>
        <w:t xml:space="preserve"> </w:t>
      </w:r>
      <w:ins w:id="411" w:author="Author A" w:date="2026-01-20T10:00:00Z">
        <w:r>
          <w:t xml:space="preserve">Trend suggestions board. </w:t>
        </w:r>
      </w:ins>
      <w:del w:id="412" w:author="Author C" w:date="2026-01-21T10:00:00Z">
        <w:r>
          <w:delText xml:space="preserve">The meeting forecast. </w:delText>
        </w:r>
      </w:del>
      <w:ins w:id="413" w:author="Author C" w:date="2026-01-22T10:00:00Z">
        <w:r>
          <w:t xml:space="preserve">Inventory relevant group. </w:t>
        </w:r>
      </w:ins>
      <w:del w:id="414" w:author="Author B" w:date="2026-01-23T10:00:00Z">
        <w:r>
          <w:delText xml:space="preserve">Notice claim team. </w:delText>
        </w:r>
      </w:del>
      <w:ins w:id="415" w:author="Author B" w:date="2026-01-24T10:00:00Z">
        <w:r>
          <w:t xml:space="preserve">Pilot receipt corporate. </w:t>
        </w:r>
      </w:ins>
      <w:del w:id="416" w:author="Author A" w:date="2026-01-25T10:00:00Z">
        <w:r>
          <w:delText xml:space="preserve">Regional maintenance accessibility. </w:delText>
        </w:r>
      </w:del>
      <w:ins w:id="417" w:author="Author A" w:date="2026-01-26T10:00:00Z">
        <w:r>
          <w:t xml:space="preserve">Trend suggestions board. </w:t>
        </w:r>
      </w:ins>
      <w:del w:id="418" w:author="Author C" w:date="2026-01-27T10:00:00Z">
        <w:r>
          <w:delText xml:space="preserve">The meeting forecast. </w:delText>
        </w:r>
      </w:del>
      <w:ins w:id="419" w:author="Author C" w:date="2026-01-28T10:00:00Z">
        <w:r>
          <w:t xml:space="preserve">Inventory relevant group. </w:t>
        </w:r>
      </w:ins>
      <w:del w:id="420" w:author="Author B" w:date="2026-01-01T10:00:00Z">
        <w:r>
          <w:delText xml:space="preserve">Notice claim team. </w:delText>
        </w:r>
      </w:del>
    </w:p>
    <w:p>
      <w:commentRangeStart w:id="42"/>
      <w:r>
        <w:t xml:space="preserve">The meeting forecast hereby.</w:t>
      </w:r>
      <w:commentRangeEnd w:id="42"/>
      <w:r>
        <w:rPr>
          <w:rStyle w:val="CommentReference"/>
        </w:rPr>
        <w:commentReference w:id="42"/>
      </w:r>
      <w:r>
        <w:t xml:space="preserve"> </w:t>
      </w:r>
      <w:ins w:id="421" w:author="Author A" w:date="2026-01-02T10:00:00Z">
        <w:r>
          <w:t xml:space="preserve">The meeting forecast. </w:t>
        </w:r>
      </w:ins>
      <w:del w:id="422" w:author="Author C" w:date="2026-01-03T10:00:00Z">
        <w:r>
          <w:delText xml:space="preserve">Inventory relevant group. </w:delText>
        </w:r>
      </w:del>
      <w:ins w:id="423" w:author="Author C" w:date="2026-01-04T10:00:00Z">
        <w:r>
          <w:t xml:space="preserve">Notice claim team. </w:t>
        </w:r>
      </w:ins>
      <w:del w:id="424" w:author="Author B" w:date="2026-01-05T10:00:00Z">
        <w:r>
          <w:delText xml:space="preserve">Pilot receipt corporate. </w:delText>
        </w:r>
      </w:del>
      <w:ins w:id="425" w:author="Author B" w:date="2026-01-06T10:00:00Z">
        <w:r>
          <w:t xml:space="preserve">Regional maintenance accessibility. </w:t>
        </w:r>
      </w:ins>
      <w:del w:id="426" w:author="Author A" w:date="2026-01-07T10:00:00Z">
        <w:r>
          <w:delText xml:space="preserve">Trend suggestions board. </w:delText>
        </w:r>
      </w:del>
      <w:ins w:id="427" w:author="Author A" w:date="2026-01-08T10:00:00Z">
        <w:r>
          <w:t xml:space="preserve">The meeting forecast. </w:t>
        </w:r>
      </w:ins>
      <w:del w:id="428" w:author="Author C" w:date="2026-01-09T10:00:00Z">
        <w:r>
          <w:delText xml:space="preserve">Inventory relevant group. </w:delText>
        </w:r>
      </w:del>
      <w:ins w:id="429" w:author="Author C" w:date="2026-01-10T10:00:00Z">
        <w:r>
          <w:t xml:space="preserve">Notice claim team. </w:t>
        </w:r>
      </w:ins>
      <w:del w:id="430" w:author="Author B" w:date="2026-01-11T10:00:00Z">
        <w:r>
          <w:delText xml:space="preserve">Pilot receipt corporate. </w:delText>
        </w:r>
      </w:del>
    </w:p>
    <w:p>
      <w:commentRangeStart w:id="43"/>
      <w:r>
        <w:t xml:space="preserve">Inventory relevant group relief.</w:t>
      </w:r>
      <w:commentRangeEnd w:id="43"/>
      <w:r>
        <w:rPr>
          <w:rStyle w:val="CommentReference"/>
        </w:rPr>
        <w:commentReference w:id="43"/>
      </w:r>
      <w:r>
        <w:t xml:space="preserve"> </w:t>
      </w:r>
      <w:ins w:id="431" w:author="Author A" w:date="2026-01-12T10:00:00Z">
        <w:r>
          <w:t xml:space="preserve">Inventory relevant group. </w:t>
        </w:r>
      </w:ins>
      <w:del w:id="432" w:author="Author C" w:date="2026-01-13T10:00:00Z">
        <w:r>
          <w:delText xml:space="preserve">Notice claim team. </w:delText>
        </w:r>
      </w:del>
      <w:ins w:id="433" w:author="Author C" w:date="2026-01-14T10:00:00Z">
        <w:r>
          <w:t xml:space="preserve">Pilot receipt corporate. </w:t>
        </w:r>
      </w:ins>
      <w:del w:id="434" w:author="Author B" w:date="2026-01-15T10:00:00Z">
        <w:r>
          <w:delText xml:space="preserve">Regional maintenance accessibility. </w:delText>
        </w:r>
      </w:del>
      <w:ins w:id="435" w:author="Author B" w:date="2026-01-16T10:00:00Z">
        <w:r>
          <w:t xml:space="preserve">Trend suggestions board. </w:t>
        </w:r>
      </w:ins>
      <w:del w:id="436" w:author="Author A" w:date="2026-01-17T10:00:00Z">
        <w:r>
          <w:delText xml:space="preserve">The meeting forecast. </w:delText>
        </w:r>
      </w:del>
      <w:ins w:id="437" w:author="Author A" w:date="2026-01-18T10:00:00Z">
        <w:r>
          <w:t xml:space="preserve">Inventory relevant group. </w:t>
        </w:r>
      </w:ins>
      <w:del w:id="438" w:author="Author C" w:date="2026-01-19T10:00:00Z">
        <w:r>
          <w:delText xml:space="preserve">Notice claim team. </w:delText>
        </w:r>
      </w:del>
      <w:ins w:id="439" w:author="Author C" w:date="2026-01-20T10:00:00Z">
        <w:r>
          <w:t xml:space="preserve">Pilot receipt corporate. </w:t>
        </w:r>
      </w:ins>
      <w:del w:id="440" w:author="Author B" w:date="2026-01-21T10:00:00Z">
        <w:r>
          <w:delText xml:space="preserve">Regional maintenance accessibility. </w:delText>
        </w:r>
      </w:del>
    </w:p>
    <w:p>
      <w:commentRangeStart w:id="44"/>
      <w:r>
        <w:t xml:space="preserve">Notice claim team export.</w:t>
      </w:r>
      <w:commentRangeEnd w:id="44"/>
      <w:r>
        <w:rPr>
          <w:rStyle w:val="CommentReference"/>
        </w:rPr>
        <w:commentReference w:id="44"/>
      </w:r>
      <w:r>
        <w:t xml:space="preserve"> </w:t>
      </w:r>
      <w:ins w:id="441" w:author="Author A" w:date="2026-01-22T10:00:00Z">
        <w:r>
          <w:t xml:space="preserve">Notice claim team. </w:t>
        </w:r>
      </w:ins>
      <w:del w:id="442" w:author="Author C" w:date="2026-01-23T10:00:00Z">
        <w:r>
          <w:delText xml:space="preserve">Pilot receipt corporate. </w:delText>
        </w:r>
      </w:del>
      <w:ins w:id="443" w:author="Author C" w:date="2026-01-24T10:00:00Z">
        <w:r>
          <w:t xml:space="preserve">Regional maintenance accessibility. </w:t>
        </w:r>
      </w:ins>
      <w:del w:id="444" w:author="Author B" w:date="2026-01-25T10:00:00Z">
        <w:r>
          <w:delText xml:space="preserve">Trend suggestions board. </w:delText>
        </w:r>
      </w:del>
      <w:ins w:id="445" w:author="Author B" w:date="2026-01-26T10:00:00Z">
        <w:r>
          <w:t xml:space="preserve">The meeting forecast. </w:t>
        </w:r>
      </w:ins>
      <w:del w:id="446" w:author="Author A" w:date="2026-01-27T10:00:00Z">
        <w:r>
          <w:delText xml:space="preserve">Inventory relevant group. </w:delText>
        </w:r>
      </w:del>
      <w:ins w:id="447" w:author="Author A" w:date="2026-01-28T10:00:00Z">
        <w:r>
          <w:t xml:space="preserve">Notice claim team. </w:t>
        </w:r>
      </w:ins>
      <w:del w:id="448" w:author="Author C" w:date="2026-01-01T10:00:00Z">
        <w:r>
          <w:delText xml:space="preserve">Pilot receipt corporate. </w:delText>
        </w:r>
      </w:del>
      <w:ins w:id="449" w:author="Author C" w:date="2026-01-02T10:00:00Z">
        <w:r>
          <w:t xml:space="preserve">Regional maintenance accessibility. </w:t>
        </w:r>
      </w:ins>
      <w:del w:id="450" w:author="Author B" w:date="2026-01-03T10:00:00Z">
        <w:r>
          <w:delText xml:space="preserve">Trend suggestions board. </w:delText>
        </w:r>
      </w:del>
    </w:p>
    <w:p>
      <w:commentRangeStart w:id="45"/>
      <w:r>
        <w:t xml:space="preserve">Pilot receipt corporate requirement.</w:t>
      </w:r>
      <w:commentRangeEnd w:id="45"/>
      <w:r>
        <w:rPr>
          <w:rStyle w:val="CommentReference"/>
        </w:rPr>
        <w:commentReference w:id="45"/>
      </w:r>
      <w:r>
        <w:t xml:space="preserve"> </w:t>
      </w:r>
      <w:ins w:id="451" w:author="Author A" w:date="2026-01-04T10:00:00Z">
        <w:r>
          <w:t xml:space="preserve">Pilot receipt corporate. </w:t>
        </w:r>
      </w:ins>
      <w:del w:id="452" w:author="Author C" w:date="2026-01-05T10:00:00Z">
        <w:r>
          <w:delText xml:space="preserve">Regional maintenance accessibility. </w:delText>
        </w:r>
      </w:del>
      <w:ins w:id="453" w:author="Author C" w:date="2026-01-06T10:00:00Z">
        <w:r>
          <w:t xml:space="preserve">Trend suggestions board. </w:t>
        </w:r>
      </w:ins>
      <w:del w:id="454" w:author="Author B" w:date="2026-01-07T10:00:00Z">
        <w:r>
          <w:delText xml:space="preserve">The meeting forecast. </w:delText>
        </w:r>
      </w:del>
      <w:ins w:id="455" w:author="Author B" w:date="2026-01-08T10:00:00Z">
        <w:r>
          <w:t xml:space="preserve">Inventory relevant group. </w:t>
        </w:r>
      </w:ins>
      <w:del w:id="456" w:author="Author A" w:date="2026-01-09T10:00:00Z">
        <w:r>
          <w:delText xml:space="preserve">Notice claim team. </w:delText>
        </w:r>
      </w:del>
      <w:ins w:id="457" w:author="Author A" w:date="2026-01-10T10:00:00Z">
        <w:r>
          <w:t xml:space="preserve">Pilot receipt corporate. </w:t>
        </w:r>
      </w:ins>
      <w:del w:id="458" w:author="Author C" w:date="2026-01-11T10:00:00Z">
        <w:r>
          <w:delText xml:space="preserve">Regional maintenance accessibility. </w:delText>
        </w:r>
      </w:del>
      <w:ins w:id="459" w:author="Author C" w:date="2026-01-12T10:00:00Z">
        <w:r>
          <w:t xml:space="preserve">Trend suggestions board. </w:t>
        </w:r>
      </w:ins>
      <w:del w:id="460" w:author="Author B" w:date="2026-01-13T10:00:00Z">
        <w:r>
          <w:delText xml:space="preserve">The meeting forecast. </w:delText>
        </w:r>
      </w:del>
    </w:p>
    <w:p>
      <w:commentRangeStart w:id="46"/>
      <w:r>
        <w:t xml:space="preserve">Regional maintenance accessibility tax.</w:t>
      </w:r>
      <w:commentRangeEnd w:id="46"/>
      <w:r>
        <w:rPr>
          <w:rStyle w:val="CommentReference"/>
        </w:rPr>
        <w:commentReference w:id="46"/>
      </w:r>
      <w:r>
        <w:t xml:space="preserve"> </w:t>
      </w:r>
      <w:ins w:id="461" w:author="Author A" w:date="2026-01-14T10:00:00Z">
        <w:r>
          <w:t xml:space="preserve">Regional maintenance accessibility. </w:t>
        </w:r>
      </w:ins>
      <w:del w:id="462" w:author="Author C" w:date="2026-01-15T10:00:00Z">
        <w:r>
          <w:delText xml:space="preserve">Trend suggestions board. </w:delText>
        </w:r>
      </w:del>
      <w:ins w:id="463" w:author="Author C" w:date="2026-01-16T10:00:00Z">
        <w:r>
          <w:t xml:space="preserve">The meeting forecast. </w:t>
        </w:r>
      </w:ins>
      <w:del w:id="464" w:author="Author B" w:date="2026-01-17T10:00:00Z">
        <w:r>
          <w:delText xml:space="preserve">Inventory relevant group. </w:delText>
        </w:r>
      </w:del>
      <w:ins w:id="465" w:author="Author B" w:date="2026-01-18T10:00:00Z">
        <w:r>
          <w:t xml:space="preserve">Notice claim team. </w:t>
        </w:r>
      </w:ins>
      <w:del w:id="466" w:author="Author A" w:date="2026-01-19T10:00:00Z">
        <w:r>
          <w:delText xml:space="preserve">Pilot receipt corporate. </w:delText>
        </w:r>
      </w:del>
      <w:ins w:id="467" w:author="Author A" w:date="2026-01-20T10:00:00Z">
        <w:r>
          <w:t xml:space="preserve">Regional maintenance accessibility. </w:t>
        </w:r>
      </w:ins>
      <w:del w:id="468" w:author="Author C" w:date="2026-01-21T10:00:00Z">
        <w:r>
          <w:delText xml:space="preserve">Trend suggestions board. </w:delText>
        </w:r>
      </w:del>
      <w:ins w:id="469" w:author="Author C" w:date="2026-01-22T10:00:00Z">
        <w:r>
          <w:t xml:space="preserve">The meeting forecast. </w:t>
        </w:r>
      </w:ins>
      <w:del w:id="470" w:author="Author B" w:date="2026-01-23T10:00:00Z">
        <w:r>
          <w:delText xml:space="preserve">Inventory relevant group. </w:delText>
        </w:r>
      </w:del>
    </w:p>
    <w:p>
      <w:commentRangeStart w:id="47"/>
      <w:r>
        <w:t xml:space="preserve">Trend suggestions board order.</w:t>
      </w:r>
      <w:commentRangeEnd w:id="47"/>
      <w:r>
        <w:rPr>
          <w:rStyle w:val="CommentReference"/>
        </w:rPr>
        <w:commentReference w:id="47"/>
      </w:r>
      <w:r>
        <w:t xml:space="preserve"> </w:t>
      </w:r>
      <w:ins w:id="471" w:author="Author A" w:date="2026-01-24T10:00:00Z">
        <w:r>
          <w:t xml:space="preserve">Trend suggestions board. </w:t>
        </w:r>
      </w:ins>
      <w:del w:id="472" w:author="Author C" w:date="2026-01-25T10:00:00Z">
        <w:r>
          <w:delText xml:space="preserve">The meeting forecast. </w:delText>
        </w:r>
      </w:del>
      <w:ins w:id="473" w:author="Author C" w:date="2026-01-26T10:00:00Z">
        <w:r>
          <w:t xml:space="preserve">Inventory relevant group. </w:t>
        </w:r>
      </w:ins>
      <w:del w:id="474" w:author="Author B" w:date="2026-01-27T10:00:00Z">
        <w:r>
          <w:delText xml:space="preserve">Notice claim team. </w:delText>
        </w:r>
      </w:del>
      <w:ins w:id="475" w:author="Author B" w:date="2026-01-28T10:00:00Z">
        <w:r>
          <w:t xml:space="preserve">Pilot receipt corporate. </w:t>
        </w:r>
      </w:ins>
      <w:del w:id="476" w:author="Author A" w:date="2026-01-01T10:00:00Z">
        <w:r>
          <w:delText xml:space="preserve">Regional maintenance accessibility. </w:delText>
        </w:r>
      </w:del>
      <w:ins w:id="477" w:author="Author A" w:date="2026-01-02T10:00:00Z">
        <w:r>
          <w:t xml:space="preserve">Trend suggestions board. </w:t>
        </w:r>
      </w:ins>
      <w:del w:id="478" w:author="Author C" w:date="2026-01-03T10:00:00Z">
        <w:r>
          <w:delText xml:space="preserve">The meeting forecast. </w:delText>
        </w:r>
      </w:del>
      <w:ins w:id="479" w:author="Author C" w:date="2026-01-04T10:00:00Z">
        <w:r>
          <w:t xml:space="preserve">Inventory relevant group. </w:t>
        </w:r>
      </w:ins>
      <w:del w:id="480" w:author="Author B" w:date="2026-01-05T10:00:00Z">
        <w:r>
          <w:delText xml:space="preserve">Notice claim team. </w:delText>
        </w:r>
      </w:del>
    </w:p>
    <w:p>
      <w:commentRangeStart w:id="48"/>
      <w:r>
        <w:t xml:space="preserve">The meeting forecast hereby.</w:t>
      </w:r>
      <w:commentRangeEnd w:id="48"/>
      <w:r>
        <w:rPr>
          <w:rStyle w:val="CommentReference"/>
        </w:rPr>
        <w:commentReference w:id="48"/>
      </w:r>
      <w:r>
        <w:t xml:space="preserve"> </w:t>
      </w:r>
      <w:ins w:id="481" w:author="Author A" w:date="2026-01-06T10:00:00Z">
        <w:r>
          <w:t xml:space="preserve">The meeting forecast. </w:t>
        </w:r>
      </w:ins>
      <w:del w:id="482" w:author="Author C" w:date="2026-01-07T10:00:00Z">
        <w:r>
          <w:delText xml:space="preserve">Inventory relevant group. </w:delText>
        </w:r>
      </w:del>
      <w:ins w:id="483" w:author="Author C" w:date="2026-01-08T10:00:00Z">
        <w:r>
          <w:t xml:space="preserve">Notice claim team. </w:t>
        </w:r>
      </w:ins>
      <w:del w:id="484" w:author="Author B" w:date="2026-01-09T10:00:00Z">
        <w:r>
          <w:delText xml:space="preserve">Pilot receipt corporate. </w:delText>
        </w:r>
      </w:del>
      <w:ins w:id="485" w:author="Author B" w:date="2026-01-10T10:00:00Z">
        <w:r>
          <w:t xml:space="preserve">Regional maintenance accessibility. </w:t>
        </w:r>
      </w:ins>
      <w:del w:id="486" w:author="Author A" w:date="2026-01-11T10:00:00Z">
        <w:r>
          <w:delText xml:space="preserve">Trend suggestions board. </w:delText>
        </w:r>
      </w:del>
      <w:ins w:id="487" w:author="Author A" w:date="2026-01-12T10:00:00Z">
        <w:r>
          <w:t xml:space="preserve">The meeting forecast. </w:t>
        </w:r>
      </w:ins>
      <w:del w:id="488" w:author="Author C" w:date="2026-01-13T10:00:00Z">
        <w:r>
          <w:delText xml:space="preserve">Inventory relevant group. </w:delText>
        </w:r>
      </w:del>
      <w:ins w:id="489" w:author="Author C" w:date="2026-01-14T10:00:00Z">
        <w:r>
          <w:t xml:space="preserve">Notice claim team. </w:t>
        </w:r>
      </w:ins>
      <w:del w:id="490" w:author="Author B" w:date="2026-01-15T10:00:00Z">
        <w:r>
          <w:delText xml:space="preserve">Pilot receipt corporate. </w:delText>
        </w:r>
      </w:del>
    </w:p>
    <w:p>
      <w:commentRangeStart w:id="49"/>
      <w:r>
        <w:t xml:space="preserve">Inventory relevant group relief.</w:t>
      </w:r>
      <w:commentRangeEnd w:id="49"/>
      <w:r>
        <w:rPr>
          <w:rStyle w:val="CommentReference"/>
        </w:rPr>
        <w:commentReference w:id="49"/>
      </w:r>
      <w:r>
        <w:t xml:space="preserve"> </w:t>
      </w:r>
      <w:ins w:id="491" w:author="Author A" w:date="2026-01-16T10:00:00Z">
        <w:r>
          <w:t xml:space="preserve">Inventory relevant group. </w:t>
        </w:r>
      </w:ins>
      <w:del w:id="492" w:author="Author C" w:date="2026-01-17T10:00:00Z">
        <w:r>
          <w:delText xml:space="preserve">Notice claim team. </w:delText>
        </w:r>
      </w:del>
      <w:ins w:id="493" w:author="Author C" w:date="2026-01-18T10:00:00Z">
        <w:r>
          <w:t xml:space="preserve">Pilot receipt corporate. </w:t>
        </w:r>
      </w:ins>
      <w:del w:id="494" w:author="Author B" w:date="2026-01-19T10:00:00Z">
        <w:r>
          <w:delText xml:space="preserve">Regional maintenance accessibility. </w:delText>
        </w:r>
      </w:del>
      <w:ins w:id="495" w:author="Author B" w:date="2026-01-20T10:00:00Z">
        <w:r>
          <w:t xml:space="preserve">Trend suggestions board. </w:t>
        </w:r>
      </w:ins>
      <w:del w:id="496" w:author="Author A" w:date="2026-01-21T10:00:00Z">
        <w:r>
          <w:delText xml:space="preserve">The meeting forecast. </w:delText>
        </w:r>
      </w:del>
      <w:ins w:id="497" w:author="Author A" w:date="2026-01-22T10:00:00Z">
        <w:r>
          <w:t xml:space="preserve">Inventory relevant group. </w:t>
        </w:r>
      </w:ins>
      <w:del w:id="498" w:author="Author C" w:date="2026-01-23T10:00:00Z">
        <w:r>
          <w:delText xml:space="preserve">Notice claim team. </w:delText>
        </w:r>
      </w:del>
      <w:ins w:id="499" w:author="Author C" w:date="2026-01-24T10:00:00Z">
        <w:r>
          <w:t xml:space="preserve">Pilot receipt corporate. </w:t>
        </w:r>
      </w:ins>
      <w:del w:id="500" w:author="Author B" w:date="2026-01-25T10:00:00Z">
        <w:r>
          <w:delText xml:space="preserve">Regional maintenance accessibility. </w:delText>
        </w:r>
      </w:del>
    </w:p>
    <w:p>
      <w:commentRangeStart w:id="50"/>
      <w:r>
        <w:t xml:space="preserve">Notice claim team export.</w:t>
      </w:r>
      <w:commentRangeEnd w:id="50"/>
      <w:r>
        <w:rPr>
          <w:rStyle w:val="CommentReference"/>
        </w:rPr>
        <w:commentReference w:id="50"/>
      </w:r>
      <w:r>
        <w:t xml:space="preserve"> </w:t>
      </w:r>
      <w:ins w:id="501" w:author="Author A" w:date="2026-01-26T10:00:00Z">
        <w:r>
          <w:t xml:space="preserve">Notice claim team. </w:t>
        </w:r>
      </w:ins>
      <w:del w:id="502" w:author="Author C" w:date="2026-01-27T10:00:00Z">
        <w:r>
          <w:delText xml:space="preserve">Pilot receipt corporate. </w:delText>
        </w:r>
      </w:del>
      <w:ins w:id="503" w:author="Author C" w:date="2026-01-28T10:00:00Z">
        <w:r>
          <w:t xml:space="preserve">Regional maintenance accessibility. </w:t>
        </w:r>
      </w:ins>
      <w:del w:id="504" w:author="Author B" w:date="2026-01-01T10:00:00Z">
        <w:r>
          <w:delText xml:space="preserve">Trend suggestions board. </w:delText>
        </w:r>
      </w:del>
      <w:ins w:id="505" w:author="Author B" w:date="2026-01-02T10:00:00Z">
        <w:r>
          <w:t xml:space="preserve">The meeting forecast. </w:t>
        </w:r>
      </w:ins>
      <w:del w:id="506" w:author="Author A" w:date="2026-01-03T10:00:00Z">
        <w:r>
          <w:delText xml:space="preserve">Inventory relevant group. </w:delText>
        </w:r>
      </w:del>
      <w:ins w:id="507" w:author="Author A" w:date="2026-01-04T10:00:00Z">
        <w:r>
          <w:t xml:space="preserve">Notice claim team. </w:t>
        </w:r>
      </w:ins>
      <w:del w:id="508" w:author="Author C" w:date="2026-01-05T10:00:00Z">
        <w:r>
          <w:delText xml:space="preserve">Pilot receipt corporate. </w:delText>
        </w:r>
      </w:del>
      <w:ins w:id="509" w:author="Author C" w:date="2026-01-06T10:00:00Z">
        <w:r>
          <w:t xml:space="preserve">Regional maintenance accessibility. </w:t>
        </w:r>
      </w:ins>
      <w:del w:id="510" w:author="Author B" w:date="2026-01-07T10:00:00Z">
        <w:r>
          <w:delText xml:space="preserve">Trend suggestions board. </w:delText>
        </w:r>
      </w:del>
    </w:p>
    <w:p>
      <w:commentRangeStart w:id="51"/>
      <w:r>
        <w:t xml:space="preserve">Pilot receipt corporate requirement.</w:t>
      </w:r>
      <w:commentRangeEnd w:id="51"/>
      <w:r>
        <w:rPr>
          <w:rStyle w:val="CommentReference"/>
        </w:rPr>
        <w:commentReference w:id="51"/>
      </w:r>
      <w:r>
        <w:t xml:space="preserve"> </w:t>
      </w:r>
      <w:ins w:id="511" w:author="Author A" w:date="2026-01-08T10:00:00Z">
        <w:r>
          <w:t xml:space="preserve">Pilot receipt corporate. </w:t>
        </w:r>
      </w:ins>
      <w:del w:id="512" w:author="Author C" w:date="2026-01-09T10:00:00Z">
        <w:r>
          <w:delText xml:space="preserve">Regional maintenance accessibility. </w:delText>
        </w:r>
      </w:del>
      <w:ins w:id="513" w:author="Author C" w:date="2026-01-10T10:00:00Z">
        <w:r>
          <w:t xml:space="preserve">Trend suggestions board. </w:t>
        </w:r>
      </w:ins>
      <w:del w:id="514" w:author="Author B" w:date="2026-01-11T10:00:00Z">
        <w:r>
          <w:delText xml:space="preserve">The meeting forecast. </w:delText>
        </w:r>
      </w:del>
      <w:ins w:id="515" w:author="Author B" w:date="2026-01-12T10:00:00Z">
        <w:r>
          <w:t xml:space="preserve">Inventory relevant group. </w:t>
        </w:r>
      </w:ins>
      <w:del w:id="516" w:author="Author A" w:date="2026-01-13T10:00:00Z">
        <w:r>
          <w:delText xml:space="preserve">Notice claim team. </w:delText>
        </w:r>
      </w:del>
      <w:ins w:id="517" w:author="Author A" w:date="2026-01-14T10:00:00Z">
        <w:r>
          <w:t xml:space="preserve">Pilot receipt corporate. </w:t>
        </w:r>
      </w:ins>
      <w:del w:id="518" w:author="Author C" w:date="2026-01-15T10:00:00Z">
        <w:r>
          <w:delText xml:space="preserve">Regional maintenance accessibility. </w:delText>
        </w:r>
      </w:del>
      <w:ins w:id="519" w:author="Author C" w:date="2026-01-16T10:00:00Z">
        <w:r>
          <w:t xml:space="preserve">Trend suggestions board. </w:t>
        </w:r>
      </w:ins>
      <w:del w:id="520" w:author="Author B" w:date="2026-01-17T10:00:00Z">
        <w:r>
          <w:delText xml:space="preserve">The meeting forecast. </w:delText>
        </w:r>
      </w:del>
    </w:p>
    <w:p>
      <w:commentRangeStart w:id="52"/>
      <w:r>
        <w:t xml:space="preserve">Regional maintenance accessibility tax.</w:t>
      </w:r>
      <w:commentRangeEnd w:id="52"/>
      <w:r>
        <w:rPr>
          <w:rStyle w:val="CommentReference"/>
        </w:rPr>
        <w:commentReference w:id="52"/>
      </w:r>
      <w:r>
        <w:t xml:space="preserve"> </w:t>
      </w:r>
      <w:ins w:id="521" w:author="Author A" w:date="2026-01-18T10:00:00Z">
        <w:r>
          <w:t xml:space="preserve">Regional maintenance accessibility. </w:t>
        </w:r>
      </w:ins>
      <w:del w:id="522" w:author="Author C" w:date="2026-01-19T10:00:00Z">
        <w:r>
          <w:delText xml:space="preserve">Trend suggestions board. </w:delText>
        </w:r>
      </w:del>
      <w:ins w:id="523" w:author="Author C" w:date="2026-01-20T10:00:00Z">
        <w:r>
          <w:t xml:space="preserve">The meeting forecast. </w:t>
        </w:r>
      </w:ins>
      <w:del w:id="524" w:author="Author B" w:date="2026-01-21T10:00:00Z">
        <w:r>
          <w:delText xml:space="preserve">Inventory relevant group. </w:delText>
        </w:r>
      </w:del>
      <w:ins w:id="525" w:author="Author B" w:date="2026-01-22T10:00:00Z">
        <w:r>
          <w:t xml:space="preserve">Notice claim team. </w:t>
        </w:r>
      </w:ins>
      <w:del w:id="526" w:author="Author A" w:date="2026-01-23T10:00:00Z">
        <w:r>
          <w:delText xml:space="preserve">Pilot receipt corporate. </w:delText>
        </w:r>
      </w:del>
      <w:ins w:id="527" w:author="Author A" w:date="2026-01-24T10:00:00Z">
        <w:r>
          <w:t xml:space="preserve">Regional maintenance accessibility. </w:t>
        </w:r>
      </w:ins>
      <w:del w:id="528" w:author="Author C" w:date="2026-01-25T10:00:00Z">
        <w:r>
          <w:delText xml:space="preserve">Trend suggestions board. </w:delText>
        </w:r>
      </w:del>
      <w:ins w:id="529" w:author="Author C" w:date="2026-01-26T10:00:00Z">
        <w:r>
          <w:t xml:space="preserve">The meeting forecast. </w:t>
        </w:r>
      </w:ins>
      <w:del w:id="530" w:author="Author B" w:date="2026-01-27T10:00:00Z">
        <w:r>
          <w:delText xml:space="preserve">Inventory relevant group. </w:delText>
        </w:r>
      </w:del>
    </w:p>
    <w:p>
      <w:commentRangeStart w:id="53"/>
      <w:r>
        <w:t xml:space="preserve">Trend suggestions board order.</w:t>
      </w:r>
      <w:commentRangeEnd w:id="53"/>
      <w:r>
        <w:rPr>
          <w:rStyle w:val="CommentReference"/>
        </w:rPr>
        <w:commentReference w:id="53"/>
      </w:r>
      <w:r>
        <w:t xml:space="preserve"> </w:t>
      </w:r>
      <w:ins w:id="531" w:author="Author A" w:date="2026-01-28T10:00:00Z">
        <w:r>
          <w:t xml:space="preserve">Trend suggestions board. </w:t>
        </w:r>
      </w:ins>
      <w:del w:id="532" w:author="Author C" w:date="2026-01-01T10:00:00Z">
        <w:r>
          <w:delText xml:space="preserve">The meeting forecast. </w:delText>
        </w:r>
      </w:del>
      <w:ins w:id="533" w:author="Author C" w:date="2026-01-02T10:00:00Z">
        <w:r>
          <w:t xml:space="preserve">Inventory relevant group. </w:t>
        </w:r>
      </w:ins>
      <w:del w:id="534" w:author="Author B" w:date="2026-01-03T10:00:00Z">
        <w:r>
          <w:delText xml:space="preserve">Notice claim team. </w:delText>
        </w:r>
      </w:del>
      <w:ins w:id="535" w:author="Author B" w:date="2026-01-04T10:00:00Z">
        <w:r>
          <w:t xml:space="preserve">Pilot receipt corporate. </w:t>
        </w:r>
      </w:ins>
      <w:del w:id="536" w:author="Author A" w:date="2026-01-05T10:00:00Z">
        <w:r>
          <w:delText xml:space="preserve">Regional maintenance accessibility. </w:delText>
        </w:r>
      </w:del>
      <w:ins w:id="537" w:author="Author A" w:date="2026-01-06T10:00:00Z">
        <w:r>
          <w:t xml:space="preserve">Trend suggestions board. </w:t>
        </w:r>
      </w:ins>
      <w:del w:id="538" w:author="Author C" w:date="2026-01-07T10:00:00Z">
        <w:r>
          <w:delText xml:space="preserve">The meeting forecast. </w:delText>
        </w:r>
      </w:del>
      <w:ins w:id="539" w:author="Author C" w:date="2026-01-08T10:00:00Z">
        <w:r>
          <w:t xml:space="preserve">Inventory relevant group. </w:t>
        </w:r>
      </w:ins>
      <w:del w:id="540" w:author="Author B" w:date="2026-01-09T10:00:00Z">
        <w:r>
          <w:delText xml:space="preserve">Notice claim team. </w:delText>
        </w:r>
      </w:del>
    </w:p>
    <w:p>
      <w:commentRangeStart w:id="54"/>
      <w:r>
        <w:t xml:space="preserve">The meeting forecast hereby.</w:t>
      </w:r>
      <w:commentRangeEnd w:id="54"/>
      <w:r>
        <w:rPr>
          <w:rStyle w:val="CommentReference"/>
        </w:rPr>
        <w:commentReference w:id="54"/>
      </w:r>
      <w:r>
        <w:t xml:space="preserve"> </w:t>
      </w:r>
      <w:ins w:id="541" w:author="Author A" w:date="2026-01-10T10:00:00Z">
        <w:r>
          <w:t xml:space="preserve">The meeting forecast. </w:t>
        </w:r>
      </w:ins>
      <w:del w:id="542" w:author="Author C" w:date="2026-01-11T10:00:00Z">
        <w:r>
          <w:delText xml:space="preserve">Inventory relevant group. </w:delText>
        </w:r>
      </w:del>
      <w:ins w:id="543" w:author="Author C" w:date="2026-01-12T10:00:00Z">
        <w:r>
          <w:t xml:space="preserve">Notice claim team. </w:t>
        </w:r>
      </w:ins>
      <w:del w:id="544" w:author="Author B" w:date="2026-01-13T10:00:00Z">
        <w:r>
          <w:delText xml:space="preserve">Pilot receipt corporate. </w:delText>
        </w:r>
      </w:del>
      <w:ins w:id="545" w:author="Author B" w:date="2026-01-14T10:00:00Z">
        <w:r>
          <w:t xml:space="preserve">Regional maintenance accessibility. </w:t>
        </w:r>
      </w:ins>
      <w:del w:id="546" w:author="Author A" w:date="2026-01-15T10:00:00Z">
        <w:r>
          <w:delText xml:space="preserve">Trend suggestions board. </w:delText>
        </w:r>
      </w:del>
      <w:ins w:id="547" w:author="Author A" w:date="2026-01-16T10:00:00Z">
        <w:r>
          <w:t xml:space="preserve">The meeting forecast. </w:t>
        </w:r>
      </w:ins>
      <w:del w:id="548" w:author="Author C" w:date="2026-01-17T10:00:00Z">
        <w:r>
          <w:delText xml:space="preserve">Inventory relevant group. </w:delText>
        </w:r>
      </w:del>
      <w:ins w:id="549" w:author="Author C" w:date="2026-01-18T10:00:00Z">
        <w:r>
          <w:t xml:space="preserve">Notice claim team. </w:t>
        </w:r>
      </w:ins>
      <w:del w:id="550" w:author="Author B" w:date="2026-01-19T10:00:00Z">
        <w:r>
          <w:delText xml:space="preserve">Pilot receipt corporate. </w:delText>
        </w:r>
      </w:del>
    </w:p>
    <w:p>
      <w:commentRangeStart w:id="55"/>
      <w:r>
        <w:t xml:space="preserve">Inventory relevant group relief.</w:t>
      </w:r>
      <w:commentRangeEnd w:id="55"/>
      <w:r>
        <w:rPr>
          <w:rStyle w:val="CommentReference"/>
        </w:rPr>
        <w:commentReference w:id="55"/>
      </w:r>
      <w:r>
        <w:t xml:space="preserve"> </w:t>
      </w:r>
      <w:ins w:id="551" w:author="Author A" w:date="2026-01-20T10:00:00Z">
        <w:r>
          <w:t xml:space="preserve">Inventory relevant group. </w:t>
        </w:r>
      </w:ins>
      <w:del w:id="552" w:author="Author C" w:date="2026-01-21T10:00:00Z">
        <w:r>
          <w:delText xml:space="preserve">Notice claim team. </w:delText>
        </w:r>
      </w:del>
      <w:ins w:id="553" w:author="Author C" w:date="2026-01-22T10:00:00Z">
        <w:r>
          <w:t xml:space="preserve">Pilot receipt corporate. </w:t>
        </w:r>
      </w:ins>
      <w:del w:id="554" w:author="Author B" w:date="2026-01-23T10:00:00Z">
        <w:r>
          <w:delText xml:space="preserve">Regional maintenance accessibility. </w:delText>
        </w:r>
      </w:del>
      <w:ins w:id="555" w:author="Author B" w:date="2026-01-24T10:00:00Z">
        <w:r>
          <w:t xml:space="preserve">Trend suggestions board. </w:t>
        </w:r>
      </w:ins>
      <w:del w:id="556" w:author="Author A" w:date="2026-01-25T10:00:00Z">
        <w:r>
          <w:delText xml:space="preserve">The meeting forecast. </w:delText>
        </w:r>
      </w:del>
      <w:ins w:id="557" w:author="Author A" w:date="2026-01-26T10:00:00Z">
        <w:r>
          <w:t xml:space="preserve">Inventory relevant group. </w:t>
        </w:r>
      </w:ins>
      <w:del w:id="558" w:author="Author C" w:date="2026-01-27T10:00:00Z">
        <w:r>
          <w:delText xml:space="preserve">Notice claim team. </w:delText>
        </w:r>
      </w:del>
      <w:ins w:id="559" w:author="Author C" w:date="2026-01-28T10:00:00Z">
        <w:r>
          <w:t xml:space="preserve">Pilot receipt corporate. </w:t>
        </w:r>
      </w:ins>
      <w:del w:id="560" w:author="Author B" w:date="2026-01-01T10:00:00Z">
        <w:r>
          <w:delText xml:space="preserve">Regional maintenance accessibility. </w:delText>
        </w:r>
      </w:del>
    </w:p>
    <w:p>
      <w:commentRangeStart w:id="56"/>
      <w:r>
        <w:t xml:space="preserve">Notice claim team export.</w:t>
      </w:r>
      <w:commentRangeEnd w:id="56"/>
      <w:r>
        <w:rPr>
          <w:rStyle w:val="CommentReference"/>
        </w:rPr>
        <w:commentReference w:id="56"/>
      </w:r>
      <w:r>
        <w:t xml:space="preserve"> </w:t>
      </w:r>
      <w:ins w:id="561" w:author="Author A" w:date="2026-01-02T10:00:00Z">
        <w:r>
          <w:t xml:space="preserve">Notice claim team. </w:t>
        </w:r>
      </w:ins>
      <w:del w:id="562" w:author="Author C" w:date="2026-01-03T10:00:00Z">
        <w:r>
          <w:delText xml:space="preserve">Pilot receipt corporate. </w:delText>
        </w:r>
      </w:del>
      <w:ins w:id="563" w:author="Author C" w:date="2026-01-04T10:00:00Z">
        <w:r>
          <w:t xml:space="preserve">Regional maintenance accessibility. </w:t>
        </w:r>
      </w:ins>
      <w:del w:id="564" w:author="Author B" w:date="2026-01-05T10:00:00Z">
        <w:r>
          <w:delText xml:space="preserve">Trend suggestions board. </w:delText>
        </w:r>
      </w:del>
      <w:ins w:id="565" w:author="Author B" w:date="2026-01-06T10:00:00Z">
        <w:r>
          <w:t xml:space="preserve">The meeting forecast. </w:t>
        </w:r>
      </w:ins>
      <w:del w:id="566" w:author="Author A" w:date="2026-01-07T10:00:00Z">
        <w:r>
          <w:delText xml:space="preserve">Inventory relevant group. </w:delText>
        </w:r>
      </w:del>
      <w:ins w:id="567" w:author="Author A" w:date="2026-01-08T10:00:00Z">
        <w:r>
          <w:t xml:space="preserve">Notice claim team. </w:t>
        </w:r>
      </w:ins>
      <w:del w:id="568" w:author="Author C" w:date="2026-01-09T10:00:00Z">
        <w:r>
          <w:delText xml:space="preserve">Pilot receipt corporate. </w:delText>
        </w:r>
      </w:del>
      <w:ins w:id="569" w:author="Author C" w:date="2026-01-10T10:00:00Z">
        <w:r>
          <w:t xml:space="preserve">Regional maintenance accessibility. </w:t>
        </w:r>
      </w:ins>
      <w:del w:id="570" w:author="Author B" w:date="2026-01-11T10:00:00Z">
        <w:r>
          <w:delText xml:space="preserve">Trend suggestions board. </w:delText>
        </w:r>
      </w:del>
    </w:p>
    <w:p>
      <w:commentRangeStart w:id="57"/>
      <w:r>
        <w:t xml:space="preserve">Pilot receipt corporate requirement.</w:t>
      </w:r>
      <w:commentRangeEnd w:id="57"/>
      <w:r>
        <w:rPr>
          <w:rStyle w:val="CommentReference"/>
        </w:rPr>
        <w:commentReference w:id="57"/>
      </w:r>
      <w:r>
        <w:t xml:space="preserve"> </w:t>
      </w:r>
      <w:ins w:id="571" w:author="Author A" w:date="2026-01-12T10:00:00Z">
        <w:r>
          <w:t xml:space="preserve">Pilot receipt corporate. </w:t>
        </w:r>
      </w:ins>
      <w:del w:id="572" w:author="Author C" w:date="2026-01-13T10:00:00Z">
        <w:r>
          <w:delText xml:space="preserve">Regional maintenance accessibility. </w:delText>
        </w:r>
      </w:del>
      <w:ins w:id="573" w:author="Author C" w:date="2026-01-14T10:00:00Z">
        <w:r>
          <w:t xml:space="preserve">Trend suggestions board. </w:t>
        </w:r>
      </w:ins>
      <w:del w:id="574" w:author="Author B" w:date="2026-01-15T10:00:00Z">
        <w:r>
          <w:delText xml:space="preserve">The meeting forecast. </w:delText>
        </w:r>
      </w:del>
      <w:ins w:id="575" w:author="Author B" w:date="2026-01-16T10:00:00Z">
        <w:r>
          <w:t xml:space="preserve">Inventory relevant group. </w:t>
        </w:r>
      </w:ins>
      <w:del w:id="576" w:author="Author A" w:date="2026-01-17T10:00:00Z">
        <w:r>
          <w:delText xml:space="preserve">Notice claim team. </w:delText>
        </w:r>
      </w:del>
      <w:ins w:id="577" w:author="Author A" w:date="2026-01-18T10:00:00Z">
        <w:r>
          <w:t xml:space="preserve">Pilot receipt corporate. </w:t>
        </w:r>
      </w:ins>
      <w:del w:id="578" w:author="Author C" w:date="2026-01-19T10:00:00Z">
        <w:r>
          <w:delText xml:space="preserve">Regional maintenance accessibility. </w:delText>
        </w:r>
      </w:del>
      <w:ins w:id="579" w:author="Author C" w:date="2026-01-20T10:00:00Z">
        <w:r>
          <w:t xml:space="preserve">Trend suggestions board. </w:t>
        </w:r>
      </w:ins>
      <w:del w:id="580" w:author="Author B" w:date="2026-01-21T10:00:00Z">
        <w:r>
          <w:delText xml:space="preserve">The meeting forecast. </w:delText>
        </w:r>
      </w:del>
    </w:p>
    <w:p>
      <w:commentRangeStart w:id="58"/>
      <w:r>
        <w:t xml:space="preserve">Regional maintenance accessibility tax.</w:t>
      </w:r>
      <w:commentRangeEnd w:id="58"/>
      <w:r>
        <w:rPr>
          <w:rStyle w:val="CommentReference"/>
        </w:rPr>
        <w:commentReference w:id="58"/>
      </w:r>
      <w:r>
        <w:t xml:space="preserve"> </w:t>
      </w:r>
      <w:ins w:id="581" w:author="Author A" w:date="2026-01-22T10:00:00Z">
        <w:r>
          <w:t xml:space="preserve">Regional maintenance accessibility. </w:t>
        </w:r>
      </w:ins>
      <w:del w:id="582" w:author="Author C" w:date="2026-01-23T10:00:00Z">
        <w:r>
          <w:delText xml:space="preserve">Trend suggestions board. </w:delText>
        </w:r>
      </w:del>
      <w:ins w:id="583" w:author="Author C" w:date="2026-01-24T10:00:00Z">
        <w:r>
          <w:t xml:space="preserve">The meeting forecast. </w:t>
        </w:r>
      </w:ins>
      <w:del w:id="584" w:author="Author B" w:date="2026-01-25T10:00:00Z">
        <w:r>
          <w:delText xml:space="preserve">Inventory relevant group. </w:delText>
        </w:r>
      </w:del>
      <w:ins w:id="585" w:author="Author B" w:date="2026-01-26T10:00:00Z">
        <w:r>
          <w:t xml:space="preserve">Notice claim team. </w:t>
        </w:r>
      </w:ins>
      <w:del w:id="586" w:author="Author A" w:date="2026-01-27T10:00:00Z">
        <w:r>
          <w:delText xml:space="preserve">Pilot receipt corporate. </w:delText>
        </w:r>
      </w:del>
      <w:ins w:id="587" w:author="Author A" w:date="2026-01-28T10:00:00Z">
        <w:r>
          <w:t xml:space="preserve">Regional maintenance accessibility. </w:t>
        </w:r>
      </w:ins>
      <w:del w:id="588" w:author="Author C" w:date="2026-01-01T10:00:00Z">
        <w:r>
          <w:delText xml:space="preserve">Trend suggestions board. </w:delText>
        </w:r>
      </w:del>
      <w:ins w:id="589" w:author="Author C" w:date="2026-01-02T10:00:00Z">
        <w:r>
          <w:t xml:space="preserve">The meeting forecast. </w:t>
        </w:r>
      </w:ins>
      <w:del w:id="590" w:author="Author B" w:date="2026-01-03T10:00:00Z">
        <w:r>
          <w:delText xml:space="preserve">Inventory relevant group. </w:delText>
        </w:r>
      </w:del>
    </w:p>
    <w:p>
      <w:commentRangeStart w:id="59"/>
      <w:r>
        <w:t xml:space="preserve">Trend suggestions board order.</w:t>
      </w:r>
      <w:commentRangeEnd w:id="59"/>
      <w:r>
        <w:rPr>
          <w:rStyle w:val="CommentReference"/>
        </w:rPr>
        <w:commentReference w:id="59"/>
      </w:r>
      <w:r>
        <w:t xml:space="preserve"> </w:t>
      </w:r>
      <w:ins w:id="591" w:author="Author A" w:date="2026-01-04T10:00:00Z">
        <w:r>
          <w:t xml:space="preserve">Trend suggestions board. </w:t>
        </w:r>
      </w:ins>
      <w:del w:id="592" w:author="Author C" w:date="2026-01-05T10:00:00Z">
        <w:r>
          <w:delText xml:space="preserve">The meeting forecast. </w:delText>
        </w:r>
      </w:del>
      <w:ins w:id="593" w:author="Author C" w:date="2026-01-06T10:00:00Z">
        <w:r>
          <w:t xml:space="preserve">Inventory relevant group. </w:t>
        </w:r>
      </w:ins>
      <w:del w:id="594" w:author="Author B" w:date="2026-01-07T10:00:00Z">
        <w:r>
          <w:delText xml:space="preserve">Notice claim team. </w:delText>
        </w:r>
      </w:del>
      <w:ins w:id="595" w:author="Author B" w:date="2026-01-08T10:00:00Z">
        <w:r>
          <w:t xml:space="preserve">Pilot receipt corporate. </w:t>
        </w:r>
      </w:ins>
      <w:del w:id="596" w:author="Author A" w:date="2026-01-09T10:00:00Z">
        <w:r>
          <w:delText xml:space="preserve">Regional maintenance accessibility. </w:delText>
        </w:r>
      </w:del>
      <w:ins w:id="597" w:author="Author A" w:date="2026-01-10T10:00:00Z">
        <w:r>
          <w:t xml:space="preserve">Trend suggestions board. </w:t>
        </w:r>
      </w:ins>
      <w:del w:id="598" w:author="Author C" w:date="2026-01-11T10:00:00Z">
        <w:r>
          <w:delText xml:space="preserve">The meeting forecast. </w:delText>
        </w:r>
      </w:del>
      <w:ins w:id="599" w:author="Author C" w:date="2026-01-12T10:00:00Z">
        <w:r>
          <w:t xml:space="preserve">Inventory relevant group. </w:t>
        </w:r>
      </w:ins>
      <w:del w:id="600" w:author="Author B" w:date="2026-01-13T10:00:00Z">
        <w:r>
          <w:delText xml:space="preserve">Notice claim team. </w:delText>
        </w:r>
      </w:del>
    </w:p>
    <w:p>
      <w:commentRangeStart w:id="60"/>
      <w:r>
        <w:t xml:space="preserve">The meeting forecast hereby.</w:t>
      </w:r>
      <w:commentRangeEnd w:id="60"/>
      <w:r>
        <w:rPr>
          <w:rStyle w:val="CommentReference"/>
        </w:rPr>
        <w:commentReference w:id="60"/>
      </w:r>
      <w:r>
        <w:t xml:space="preserve"> </w:t>
      </w:r>
      <w:ins w:id="601" w:author="Author A" w:date="2026-01-14T10:00:00Z">
        <w:r>
          <w:t xml:space="preserve">The meeting forecast. </w:t>
        </w:r>
      </w:ins>
      <w:del w:id="602" w:author="Author C" w:date="2026-01-15T10:00:00Z">
        <w:r>
          <w:delText xml:space="preserve">Inventory relevant group. </w:delText>
        </w:r>
      </w:del>
      <w:ins w:id="603" w:author="Author C" w:date="2026-01-16T10:00:00Z">
        <w:r>
          <w:t xml:space="preserve">Notice claim team. </w:t>
        </w:r>
      </w:ins>
      <w:del w:id="604" w:author="Author B" w:date="2026-01-17T10:00:00Z">
        <w:r>
          <w:delText xml:space="preserve">Pilot receipt corporate. </w:delText>
        </w:r>
      </w:del>
      <w:ins w:id="605" w:author="Author B" w:date="2026-01-18T10:00:00Z">
        <w:r>
          <w:t xml:space="preserve">Regional maintenance accessibility. </w:t>
        </w:r>
      </w:ins>
      <w:del w:id="606" w:author="Author A" w:date="2026-01-19T10:00:00Z">
        <w:r>
          <w:delText xml:space="preserve">Trend suggestions board. </w:delText>
        </w:r>
      </w:del>
      <w:ins w:id="607" w:author="Author A" w:date="2026-01-20T10:00:00Z">
        <w:r>
          <w:t xml:space="preserve">The meeting forecast. </w:t>
        </w:r>
      </w:ins>
      <w:del w:id="608" w:author="Author C" w:date="2026-01-21T10:00:00Z">
        <w:r>
          <w:delText xml:space="preserve">Inventory relevant group. </w:delText>
        </w:r>
      </w:del>
      <w:ins w:id="609" w:author="Author C" w:date="2026-01-22T10:00:00Z">
        <w:r>
          <w:t xml:space="preserve">Notice claim team. </w:t>
        </w:r>
      </w:ins>
      <w:del w:id="610" w:author="Author B" w:date="2026-01-23T10:00:00Z">
        <w:r>
          <w:delText xml:space="preserve">Pilot receipt corporate. </w:delText>
        </w:r>
      </w:del>
    </w:p>
    <w:p>
      <w:commentRangeStart w:id="61"/>
      <w:r>
        <w:t xml:space="preserve">Inventory relevant group relief.</w:t>
      </w:r>
      <w:commentRangeEnd w:id="61"/>
      <w:r>
        <w:rPr>
          <w:rStyle w:val="CommentReference"/>
        </w:rPr>
        <w:commentReference w:id="61"/>
      </w:r>
      <w:r>
        <w:t xml:space="preserve"> </w:t>
      </w:r>
      <w:ins w:id="611" w:author="Author A" w:date="2026-01-24T10:00:00Z">
        <w:r>
          <w:t xml:space="preserve">Inventory relevant group. </w:t>
        </w:r>
      </w:ins>
      <w:del w:id="612" w:author="Author C" w:date="2026-01-25T10:00:00Z">
        <w:r>
          <w:delText xml:space="preserve">Notice claim team. </w:delText>
        </w:r>
      </w:del>
      <w:ins w:id="613" w:author="Author C" w:date="2026-01-26T10:00:00Z">
        <w:r>
          <w:t xml:space="preserve">Pilot receipt corporate. </w:t>
        </w:r>
      </w:ins>
      <w:del w:id="614" w:author="Author B" w:date="2026-01-27T10:00:00Z">
        <w:r>
          <w:delText xml:space="preserve">Regional maintenance accessibility. </w:delText>
        </w:r>
      </w:del>
      <w:ins w:id="615" w:author="Author B" w:date="2026-01-28T10:00:00Z">
        <w:r>
          <w:t xml:space="preserve">Trend suggestions board. </w:t>
        </w:r>
      </w:ins>
      <w:del w:id="616" w:author="Author A" w:date="2026-01-01T10:00:00Z">
        <w:r>
          <w:delText xml:space="preserve">The meeting forecast. </w:delText>
        </w:r>
      </w:del>
      <w:ins w:id="617" w:author="Author A" w:date="2026-01-02T10:00:00Z">
        <w:r>
          <w:t xml:space="preserve">Inventory relevant group. </w:t>
        </w:r>
      </w:ins>
      <w:del w:id="618" w:author="Author C" w:date="2026-01-03T10:00:00Z">
        <w:r>
          <w:delText xml:space="preserve">Notice claim team. </w:delText>
        </w:r>
      </w:del>
      <w:ins w:id="619" w:author="Author C" w:date="2026-01-04T10:00:00Z">
        <w:r>
          <w:t xml:space="preserve">Pilot receipt corporate. </w:t>
        </w:r>
      </w:ins>
      <w:del w:id="620" w:author="Author B" w:date="2026-01-05T10:00:00Z">
        <w:r>
          <w:delText xml:space="preserve">Regional maintenance accessibility. </w:delText>
        </w:r>
      </w:del>
    </w:p>
    <w:p>
      <w:commentRangeStart w:id="62"/>
      <w:r>
        <w:t xml:space="preserve">Notice claim team export.</w:t>
      </w:r>
      <w:commentRangeEnd w:id="62"/>
      <w:r>
        <w:rPr>
          <w:rStyle w:val="CommentReference"/>
        </w:rPr>
        <w:commentReference w:id="62"/>
      </w:r>
      <w:r>
        <w:t xml:space="preserve"> </w:t>
      </w:r>
      <w:ins w:id="621" w:author="Author A" w:date="2026-01-06T10:00:00Z">
        <w:r>
          <w:t xml:space="preserve">Notice claim team. </w:t>
        </w:r>
      </w:ins>
      <w:del w:id="622" w:author="Author C" w:date="2026-01-07T10:00:00Z">
        <w:r>
          <w:delText xml:space="preserve">Pilot receipt corporate. </w:delText>
        </w:r>
      </w:del>
      <w:ins w:id="623" w:author="Author C" w:date="2026-01-08T10:00:00Z">
        <w:r>
          <w:t xml:space="preserve">Regional maintenance accessibility. </w:t>
        </w:r>
      </w:ins>
      <w:del w:id="624" w:author="Author B" w:date="2026-01-09T10:00:00Z">
        <w:r>
          <w:delText xml:space="preserve">Trend suggestions board. </w:delText>
        </w:r>
      </w:del>
      <w:ins w:id="625" w:author="Author B" w:date="2026-01-10T10:00:00Z">
        <w:r>
          <w:t xml:space="preserve">The meeting forecast. </w:t>
        </w:r>
      </w:ins>
      <w:del w:id="626" w:author="Author A" w:date="2026-01-11T10:00:00Z">
        <w:r>
          <w:delText xml:space="preserve">Inventory relevant group. </w:delText>
        </w:r>
      </w:del>
      <w:ins w:id="627" w:author="Author A" w:date="2026-01-12T10:00:00Z">
        <w:r>
          <w:t xml:space="preserve">Notice claim team. </w:t>
        </w:r>
      </w:ins>
      <w:del w:id="628" w:author="Author C" w:date="2026-01-13T10:00:00Z">
        <w:r>
          <w:delText xml:space="preserve">Pilot receipt corporate. </w:delText>
        </w:r>
      </w:del>
      <w:ins w:id="629" w:author="Author C" w:date="2026-01-14T10:00:00Z">
        <w:r>
          <w:t xml:space="preserve">Regional maintenance accessibility. </w:t>
        </w:r>
      </w:ins>
      <w:del w:id="630" w:author="Author B" w:date="2026-01-15T10:00:00Z">
        <w:r>
          <w:delText xml:space="preserve">Trend suggestions board. </w:delText>
        </w:r>
      </w:del>
    </w:p>
    <w:p>
      <w:commentRangeStart w:id="63"/>
      <w:r>
        <w:t xml:space="preserve">Pilot receipt corporate requirement.</w:t>
      </w:r>
      <w:commentRangeEnd w:id="63"/>
      <w:r>
        <w:rPr>
          <w:rStyle w:val="CommentReference"/>
        </w:rPr>
        <w:commentReference w:id="63"/>
      </w:r>
      <w:r>
        <w:t xml:space="preserve"> </w:t>
      </w:r>
      <w:ins w:id="631" w:author="Author A" w:date="2026-01-16T10:00:00Z">
        <w:r>
          <w:t xml:space="preserve">Pilot receipt corporate. </w:t>
        </w:r>
      </w:ins>
      <w:del w:id="632" w:author="Author C" w:date="2026-01-17T10:00:00Z">
        <w:r>
          <w:delText xml:space="preserve">Regional maintenance accessibility. </w:delText>
        </w:r>
      </w:del>
      <w:ins w:id="633" w:author="Author C" w:date="2026-01-18T10:00:00Z">
        <w:r>
          <w:t xml:space="preserve">Trend suggestions board. </w:t>
        </w:r>
      </w:ins>
      <w:del w:id="634" w:author="Author B" w:date="2026-01-19T10:00:00Z">
        <w:r>
          <w:delText xml:space="preserve">The meeting forecast. </w:delText>
        </w:r>
      </w:del>
      <w:ins w:id="635" w:author="Author B" w:date="2026-01-20T10:00:00Z">
        <w:r>
          <w:t xml:space="preserve">Inventory relevant group. </w:t>
        </w:r>
      </w:ins>
      <w:del w:id="636" w:author="Author A" w:date="2026-01-21T10:00:00Z">
        <w:r>
          <w:delText xml:space="preserve">Notice claim team. </w:delText>
        </w:r>
      </w:del>
      <w:ins w:id="637" w:author="Author A" w:date="2026-01-22T10:00:00Z">
        <w:r>
          <w:t xml:space="preserve">Pilot receipt corporate. </w:t>
        </w:r>
      </w:ins>
      <w:del w:id="638" w:author="Author C" w:date="2026-01-23T10:00:00Z">
        <w:r>
          <w:delText xml:space="preserve">Regional maintenance accessibility. </w:delText>
        </w:r>
      </w:del>
      <w:ins w:id="639" w:author="Author C" w:date="2026-01-24T10:00:00Z">
        <w:r>
          <w:t xml:space="preserve">Trend suggestions board. </w:t>
        </w:r>
      </w:ins>
      <w:del w:id="640" w:author="Author B" w:date="2026-01-25T10:00:00Z">
        <w:r>
          <w:delText xml:space="preserve">The meeting forecast. </w:delText>
        </w:r>
      </w:del>
    </w:p>
    <w:p>
      <w:commentRangeStart w:id="64"/>
      <w:r>
        <w:t xml:space="preserve">Regional maintenance accessibility tax.</w:t>
      </w:r>
      <w:commentRangeEnd w:id="64"/>
      <w:r>
        <w:rPr>
          <w:rStyle w:val="CommentReference"/>
        </w:rPr>
        <w:commentReference w:id="64"/>
      </w:r>
      <w:r>
        <w:t xml:space="preserve"> </w:t>
      </w:r>
      <w:ins w:id="641" w:author="Author A" w:date="2026-01-26T10:00:00Z">
        <w:r>
          <w:t xml:space="preserve">Regional maintenance accessibility. </w:t>
        </w:r>
      </w:ins>
      <w:del w:id="642" w:author="Author C" w:date="2026-01-27T10:00:00Z">
        <w:r>
          <w:delText xml:space="preserve">Trend suggestions board. </w:delText>
        </w:r>
      </w:del>
      <w:ins w:id="643" w:author="Author C" w:date="2026-01-28T10:00:00Z">
        <w:r>
          <w:t xml:space="preserve">The meeting forecast. </w:t>
        </w:r>
      </w:ins>
      <w:del w:id="644" w:author="Author B" w:date="2026-01-01T10:00:00Z">
        <w:r>
          <w:delText xml:space="preserve">Inventory relevant group. </w:delText>
        </w:r>
      </w:del>
      <w:ins w:id="645" w:author="Author B" w:date="2026-01-02T10:00:00Z">
        <w:r>
          <w:t xml:space="preserve">Notice claim team. </w:t>
        </w:r>
      </w:ins>
      <w:del w:id="646" w:author="Author A" w:date="2026-01-03T10:00:00Z">
        <w:r>
          <w:delText xml:space="preserve">Pilot receipt corporate. </w:delText>
        </w:r>
      </w:del>
      <w:ins w:id="647" w:author="Author A" w:date="2026-01-04T10:00:00Z">
        <w:r>
          <w:t xml:space="preserve">Regional maintenance accessibility. </w:t>
        </w:r>
      </w:ins>
      <w:del w:id="648" w:author="Author C" w:date="2026-01-05T10:00:00Z">
        <w:r>
          <w:delText xml:space="preserve">Trend suggestions board. </w:delText>
        </w:r>
      </w:del>
      <w:ins w:id="649" w:author="Author C" w:date="2026-01-06T10:00:00Z">
        <w:r>
          <w:t xml:space="preserve">The meeting forecast. </w:t>
        </w:r>
      </w:ins>
      <w:del w:id="650" w:author="Author B" w:date="2026-01-07T10:00:00Z">
        <w:r>
          <w:delText xml:space="preserve">Inventory relevant group. </w:delText>
        </w:r>
      </w:del>
    </w:p>
    <w:p>
      <w:commentRangeStart w:id="65"/>
      <w:r>
        <w:t xml:space="preserve">Trend suggestions board order.</w:t>
      </w:r>
      <w:commentRangeEnd w:id="65"/>
      <w:r>
        <w:rPr>
          <w:rStyle w:val="CommentReference"/>
        </w:rPr>
        <w:commentReference w:id="65"/>
      </w:r>
      <w:r>
        <w:t xml:space="preserve"> </w:t>
      </w:r>
      <w:ins w:id="651" w:author="Author A" w:date="2026-01-08T10:00:00Z">
        <w:r>
          <w:t xml:space="preserve">Trend suggestions board. </w:t>
        </w:r>
      </w:ins>
      <w:del w:id="652" w:author="Author C" w:date="2026-01-09T10:00:00Z">
        <w:r>
          <w:delText xml:space="preserve">The meeting forecast. </w:delText>
        </w:r>
      </w:del>
      <w:ins w:id="653" w:author="Author C" w:date="2026-01-10T10:00:00Z">
        <w:r>
          <w:t xml:space="preserve">Inventory relevant group. </w:t>
        </w:r>
      </w:ins>
      <w:del w:id="654" w:author="Author B" w:date="2026-01-11T10:00:00Z">
        <w:r>
          <w:delText xml:space="preserve">Notice claim team. </w:delText>
        </w:r>
      </w:del>
      <w:ins w:id="655" w:author="Author B" w:date="2026-01-12T10:00:00Z">
        <w:r>
          <w:t xml:space="preserve">Pilot receipt corporate. </w:t>
        </w:r>
      </w:ins>
      <w:del w:id="656" w:author="Author A" w:date="2026-01-13T10:00:00Z">
        <w:r>
          <w:delText xml:space="preserve">Regional maintenance accessibility. </w:delText>
        </w:r>
      </w:del>
      <w:ins w:id="657" w:author="Author A" w:date="2026-01-14T10:00:00Z">
        <w:r>
          <w:t xml:space="preserve">Trend suggestions board. </w:t>
        </w:r>
      </w:ins>
      <w:del w:id="658" w:author="Author C" w:date="2026-01-15T10:00:00Z">
        <w:r>
          <w:delText xml:space="preserve">The meeting forecast. </w:delText>
        </w:r>
      </w:del>
      <w:ins w:id="659" w:author="Author C" w:date="2026-01-16T10:00:00Z">
        <w:r>
          <w:t xml:space="preserve">Inventory relevant group. </w:t>
        </w:r>
      </w:ins>
      <w:del w:id="660" w:author="Author B" w:date="2026-01-17T10:00:00Z">
        <w:r>
          <w:delText xml:space="preserve">Notice claim team. </w:delText>
        </w:r>
      </w:del>
    </w:p>
    <w:p>
      <w:commentRangeStart w:id="66"/>
      <w:r>
        <w:t xml:space="preserve">The meeting forecast hereby.</w:t>
      </w:r>
      <w:commentRangeEnd w:id="66"/>
      <w:r>
        <w:rPr>
          <w:rStyle w:val="CommentReference"/>
        </w:rPr>
        <w:commentReference w:id="66"/>
      </w:r>
      <w:r>
        <w:t xml:space="preserve"> </w:t>
      </w:r>
      <w:ins w:id="661" w:author="Author A" w:date="2026-01-18T10:00:00Z">
        <w:r>
          <w:t xml:space="preserve">The meeting forecast. </w:t>
        </w:r>
      </w:ins>
      <w:del w:id="662" w:author="Author C" w:date="2026-01-19T10:00:00Z">
        <w:r>
          <w:delText xml:space="preserve">Inventory relevant group. </w:delText>
        </w:r>
      </w:del>
      <w:ins w:id="663" w:author="Author C" w:date="2026-01-20T10:00:00Z">
        <w:r>
          <w:t xml:space="preserve">Notice claim team. </w:t>
        </w:r>
      </w:ins>
      <w:del w:id="664" w:author="Author B" w:date="2026-01-21T10:00:00Z">
        <w:r>
          <w:delText xml:space="preserve">Pilot receipt corporate. </w:delText>
        </w:r>
      </w:del>
      <w:ins w:id="665" w:author="Author B" w:date="2026-01-22T10:00:00Z">
        <w:r>
          <w:t xml:space="preserve">Regional maintenance accessibility. </w:t>
        </w:r>
      </w:ins>
      <w:del w:id="666" w:author="Author A" w:date="2026-01-23T10:00:00Z">
        <w:r>
          <w:delText xml:space="preserve">Trend suggestions board. </w:delText>
        </w:r>
      </w:del>
      <w:ins w:id="667" w:author="Author A" w:date="2026-01-24T10:00:00Z">
        <w:r>
          <w:t xml:space="preserve">The meeting forecast. </w:t>
        </w:r>
      </w:ins>
      <w:del w:id="668" w:author="Author C" w:date="2026-01-25T10:00:00Z">
        <w:r>
          <w:delText xml:space="preserve">Inventory relevant group. </w:delText>
        </w:r>
      </w:del>
      <w:ins w:id="669" w:author="Author C" w:date="2026-01-26T10:00:00Z">
        <w:r>
          <w:t xml:space="preserve">Notice claim team. </w:t>
        </w:r>
      </w:ins>
      <w:del w:id="670" w:author="Author B" w:date="2026-01-27T10:00:00Z">
        <w:r>
          <w:delText xml:space="preserve">Pilot receipt corporate. </w:delText>
        </w:r>
      </w:del>
    </w:p>
    <w:p>
      <w:commentRangeStart w:id="67"/>
      <w:r>
        <w:t xml:space="preserve">Inventory relevant group relief.</w:t>
      </w:r>
      <w:commentRangeEnd w:id="67"/>
      <w:r>
        <w:rPr>
          <w:rStyle w:val="CommentReference"/>
        </w:rPr>
        <w:commentReference w:id="67"/>
      </w:r>
      <w:r>
        <w:t xml:space="preserve"> </w:t>
      </w:r>
      <w:ins w:id="671" w:author="Author A" w:date="2026-01-28T10:00:00Z">
        <w:r>
          <w:t xml:space="preserve">Inventory relevant group. </w:t>
        </w:r>
      </w:ins>
      <w:del w:id="672" w:author="Author C" w:date="2026-01-01T10:00:00Z">
        <w:r>
          <w:delText xml:space="preserve">Notice claim team. </w:delText>
        </w:r>
      </w:del>
      <w:ins w:id="673" w:author="Author C" w:date="2026-01-02T10:00:00Z">
        <w:r>
          <w:t xml:space="preserve">Pilot receipt corporate. </w:t>
        </w:r>
      </w:ins>
      <w:del w:id="674" w:author="Author B" w:date="2026-01-03T10:00:00Z">
        <w:r>
          <w:delText xml:space="preserve">Regional maintenance accessibility. </w:delText>
        </w:r>
      </w:del>
      <w:ins w:id="675" w:author="Author B" w:date="2026-01-04T10:00:00Z">
        <w:r>
          <w:t xml:space="preserve">Trend suggestions board. </w:t>
        </w:r>
      </w:ins>
      <w:del w:id="676" w:author="Author A" w:date="2026-01-05T10:00:00Z">
        <w:r>
          <w:delText xml:space="preserve">The meeting forecast. </w:delText>
        </w:r>
      </w:del>
      <w:ins w:id="677" w:author="Author A" w:date="2026-01-06T10:00:00Z">
        <w:r>
          <w:t xml:space="preserve">Inventory relevant group. </w:t>
        </w:r>
      </w:ins>
      <w:del w:id="678" w:author="Author C" w:date="2026-01-07T10:00:00Z">
        <w:r>
          <w:delText xml:space="preserve">Notice claim team. </w:delText>
        </w:r>
      </w:del>
      <w:ins w:id="679" w:author="Author C" w:date="2026-01-08T10:00:00Z">
        <w:r>
          <w:t xml:space="preserve">Pilot receipt corporate. </w:t>
        </w:r>
      </w:ins>
      <w:del w:id="680" w:author="Author B" w:date="2026-01-09T10:00:00Z">
        <w:r>
          <w:delText xml:space="preserve">Regional maintenance accessibility. </w:delText>
        </w:r>
      </w:del>
    </w:p>
    <w:p>
      <w:commentRangeStart w:id="68"/>
      <w:r>
        <w:t xml:space="preserve">Notice claim team export.</w:t>
      </w:r>
      <w:commentRangeEnd w:id="68"/>
      <w:r>
        <w:rPr>
          <w:rStyle w:val="CommentReference"/>
        </w:rPr>
        <w:commentReference w:id="68"/>
      </w:r>
      <w:r>
        <w:t xml:space="preserve"> </w:t>
      </w:r>
      <w:ins w:id="681" w:author="Author A" w:date="2026-01-10T10:00:00Z">
        <w:r>
          <w:t xml:space="preserve">Notice claim team. </w:t>
        </w:r>
      </w:ins>
      <w:del w:id="682" w:author="Author C" w:date="2026-01-11T10:00:00Z">
        <w:r>
          <w:delText xml:space="preserve">Pilot receipt corporate. </w:delText>
        </w:r>
      </w:del>
      <w:ins w:id="683" w:author="Author C" w:date="2026-01-12T10:00:00Z">
        <w:r>
          <w:t xml:space="preserve">Regional maintenance accessibility. </w:t>
        </w:r>
      </w:ins>
      <w:del w:id="684" w:author="Author B" w:date="2026-01-13T10:00:00Z">
        <w:r>
          <w:delText xml:space="preserve">Trend suggestions board. </w:delText>
        </w:r>
      </w:del>
      <w:ins w:id="685" w:author="Author B" w:date="2026-01-14T10:00:00Z">
        <w:r>
          <w:t xml:space="preserve">The meeting forecast. </w:t>
        </w:r>
      </w:ins>
      <w:del w:id="686" w:author="Author A" w:date="2026-01-15T10:00:00Z">
        <w:r>
          <w:delText xml:space="preserve">Inventory relevant group. </w:delText>
        </w:r>
      </w:del>
      <w:ins w:id="687" w:author="Author A" w:date="2026-01-16T10:00:00Z">
        <w:r>
          <w:t xml:space="preserve">Notice claim team. </w:t>
        </w:r>
      </w:ins>
      <w:del w:id="688" w:author="Author C" w:date="2026-01-17T10:00:00Z">
        <w:r>
          <w:delText xml:space="preserve">Pilot receipt corporate. </w:delText>
        </w:r>
      </w:del>
      <w:ins w:id="689" w:author="Author C" w:date="2026-01-18T10:00:00Z">
        <w:r>
          <w:t xml:space="preserve">Regional maintenance accessibility. </w:t>
        </w:r>
      </w:ins>
      <w:del w:id="690" w:author="Author B" w:date="2026-01-19T10:00:00Z">
        <w:r>
          <w:delText xml:space="preserve">Trend suggestions board. </w:delText>
        </w:r>
      </w:del>
    </w:p>
    <w:p>
      <w:commentRangeStart w:id="69"/>
      <w:r>
        <w:t xml:space="preserve">Pilot receipt corporate requirement.</w:t>
      </w:r>
      <w:commentRangeEnd w:id="69"/>
      <w:r>
        <w:rPr>
          <w:rStyle w:val="CommentReference"/>
        </w:rPr>
        <w:commentReference w:id="69"/>
      </w:r>
      <w:r>
        <w:t xml:space="preserve"> </w:t>
      </w:r>
      <w:ins w:id="691" w:author="Author A" w:date="2026-01-20T10:00:00Z">
        <w:r>
          <w:t xml:space="preserve">Pilot receipt corporate. </w:t>
        </w:r>
      </w:ins>
      <w:del w:id="692" w:author="Author C" w:date="2026-01-21T10:00:00Z">
        <w:r>
          <w:delText xml:space="preserve">Regional maintenance accessibility. </w:delText>
        </w:r>
      </w:del>
      <w:ins w:id="693" w:author="Author C" w:date="2026-01-22T10:00:00Z">
        <w:r>
          <w:t xml:space="preserve">Trend suggestions board. </w:t>
        </w:r>
      </w:ins>
      <w:del w:id="694" w:author="Author B" w:date="2026-01-23T10:00:00Z">
        <w:r>
          <w:delText xml:space="preserve">The meeting forecast. </w:delText>
        </w:r>
      </w:del>
      <w:ins w:id="695" w:author="Author B" w:date="2026-01-24T10:00:00Z">
        <w:r>
          <w:t xml:space="preserve">Inventory relevant group. </w:t>
        </w:r>
      </w:ins>
      <w:del w:id="696" w:author="Author A" w:date="2026-01-25T10:00:00Z">
        <w:r>
          <w:delText xml:space="preserve">Notice claim team. </w:delText>
        </w:r>
      </w:del>
      <w:ins w:id="697" w:author="Author A" w:date="2026-01-26T10:00:00Z">
        <w:r>
          <w:t xml:space="preserve">Pilot receipt corporate. </w:t>
        </w:r>
      </w:ins>
      <w:del w:id="698" w:author="Author C" w:date="2026-01-27T10:00:00Z">
        <w:r>
          <w:delText xml:space="preserve">Regional maintenance accessibility. </w:delText>
        </w:r>
      </w:del>
      <w:ins w:id="699" w:author="Author C" w:date="2026-01-28T10:00:00Z">
        <w:r>
          <w:t xml:space="preserve">Trend suggestions board. </w:t>
        </w:r>
      </w:ins>
      <w:del w:id="700" w:author="Author B" w:date="2026-01-01T10:00:00Z">
        <w:r>
          <w:delText xml:space="preserve">The meeting forecast. </w:delText>
        </w:r>
      </w:del>
    </w:p>
    <w:p>
      <w:commentRangeStart w:id="70"/>
      <w:r>
        <w:t xml:space="preserve">Regional maintenance accessibility tax.</w:t>
      </w:r>
      <w:commentRangeEnd w:id="70"/>
      <w:r>
        <w:rPr>
          <w:rStyle w:val="CommentReference"/>
        </w:rPr>
        <w:commentReference w:id="70"/>
      </w:r>
      <w:r>
        <w:t xml:space="preserve"> </w:t>
      </w:r>
      <w:ins w:id="701" w:author="Author A" w:date="2026-01-02T10:00:00Z">
        <w:r>
          <w:t xml:space="preserve">Regional maintenance accessibility. </w:t>
        </w:r>
      </w:ins>
      <w:del w:id="702" w:author="Author C" w:date="2026-01-03T10:00:00Z">
        <w:r>
          <w:delText xml:space="preserve">Trend suggestions board. </w:delText>
        </w:r>
      </w:del>
      <w:ins w:id="703" w:author="Author C" w:date="2026-01-04T10:00:00Z">
        <w:r>
          <w:t xml:space="preserve">The meeting forecast. </w:t>
        </w:r>
      </w:ins>
      <w:del w:id="704" w:author="Author B" w:date="2026-01-05T10:00:00Z">
        <w:r>
          <w:delText xml:space="preserve">Inventory relevant group. </w:delText>
        </w:r>
      </w:del>
      <w:ins w:id="705" w:author="Author B" w:date="2026-01-06T10:00:00Z">
        <w:r>
          <w:t xml:space="preserve">Notice claim team. </w:t>
        </w:r>
      </w:ins>
      <w:del w:id="706" w:author="Author A" w:date="2026-01-07T10:00:00Z">
        <w:r>
          <w:delText xml:space="preserve">Pilot receipt corporate. </w:delText>
        </w:r>
      </w:del>
      <w:ins w:id="707" w:author="Author A" w:date="2026-01-08T10:00:00Z">
        <w:r>
          <w:t xml:space="preserve">Regional maintenance accessibility. </w:t>
        </w:r>
      </w:ins>
      <w:del w:id="708" w:author="Author C" w:date="2026-01-09T10:00:00Z">
        <w:r>
          <w:delText xml:space="preserve">Trend suggestions board. </w:delText>
        </w:r>
      </w:del>
      <w:ins w:id="709" w:author="Author C" w:date="2026-01-10T10:00:00Z">
        <w:r>
          <w:t xml:space="preserve">The meeting forecast. </w:t>
        </w:r>
      </w:ins>
      <w:del w:id="710" w:author="Author B" w:date="2026-01-11T10:00:00Z">
        <w:r>
          <w:delText xml:space="preserve">Inventory relevant group. </w:delText>
        </w:r>
      </w:del>
    </w:p>
    <w:p>
      <w:commentRangeStart w:id="71"/>
      <w:r>
        <w:t xml:space="preserve">Trend suggestions board order.</w:t>
      </w:r>
      <w:commentRangeEnd w:id="71"/>
      <w:r>
        <w:rPr>
          <w:rStyle w:val="CommentReference"/>
        </w:rPr>
        <w:commentReference w:id="71"/>
      </w:r>
      <w:r>
        <w:t xml:space="preserve"> </w:t>
      </w:r>
      <w:ins w:id="711" w:author="Author A" w:date="2026-01-12T10:00:00Z">
        <w:r>
          <w:t xml:space="preserve">Trend suggestions board. </w:t>
        </w:r>
      </w:ins>
      <w:del w:id="712" w:author="Author C" w:date="2026-01-13T10:00:00Z">
        <w:r>
          <w:delText xml:space="preserve">The meeting forecast. </w:delText>
        </w:r>
      </w:del>
      <w:ins w:id="713" w:author="Author C" w:date="2026-01-14T10:00:00Z">
        <w:r>
          <w:t xml:space="preserve">Inventory relevant group. </w:t>
        </w:r>
      </w:ins>
      <w:del w:id="714" w:author="Author B" w:date="2026-01-15T10:00:00Z">
        <w:r>
          <w:delText xml:space="preserve">Notice claim team. </w:delText>
        </w:r>
      </w:del>
      <w:ins w:id="715" w:author="Author B" w:date="2026-01-16T10:00:00Z">
        <w:r>
          <w:t xml:space="preserve">Pilot receipt corporate. </w:t>
        </w:r>
      </w:ins>
      <w:del w:id="716" w:author="Author A" w:date="2026-01-17T10:00:00Z">
        <w:r>
          <w:delText xml:space="preserve">Regional maintenance accessibility. </w:delText>
        </w:r>
      </w:del>
      <w:ins w:id="717" w:author="Author A" w:date="2026-01-18T10:00:00Z">
        <w:r>
          <w:t xml:space="preserve">Trend suggestions board. </w:t>
        </w:r>
      </w:ins>
      <w:del w:id="718" w:author="Author C" w:date="2026-01-19T10:00:00Z">
        <w:r>
          <w:delText xml:space="preserve">The meeting forecast. </w:delText>
        </w:r>
      </w:del>
      <w:ins w:id="719" w:author="Author C" w:date="2026-01-20T10:00:00Z">
        <w:r>
          <w:t xml:space="preserve">Inventory relevant group. </w:t>
        </w:r>
      </w:ins>
      <w:del w:id="720" w:author="Author B" w:date="2026-01-21T10:00:00Z">
        <w:r>
          <w:delText xml:space="preserve">Notice claim team. </w:delText>
        </w:r>
      </w:del>
    </w:p>
    <w:p>
      <w:commentRangeStart w:id="72"/>
      <w:r>
        <w:t xml:space="preserve">The meeting forecast hereby.</w:t>
      </w:r>
      <w:commentRangeEnd w:id="72"/>
      <w:r>
        <w:rPr>
          <w:rStyle w:val="CommentReference"/>
        </w:rPr>
        <w:commentReference w:id="72"/>
      </w:r>
      <w:r>
        <w:t xml:space="preserve"> </w:t>
      </w:r>
      <w:ins w:id="721" w:author="Author A" w:date="2026-01-22T10:00:00Z">
        <w:r>
          <w:t xml:space="preserve">The meeting forecast. </w:t>
        </w:r>
      </w:ins>
      <w:del w:id="722" w:author="Author C" w:date="2026-01-23T10:00:00Z">
        <w:r>
          <w:delText xml:space="preserve">Inventory relevant group. </w:delText>
        </w:r>
      </w:del>
      <w:ins w:id="723" w:author="Author C" w:date="2026-01-24T10:00:00Z">
        <w:r>
          <w:t xml:space="preserve">Notice claim team. </w:t>
        </w:r>
      </w:ins>
      <w:del w:id="724" w:author="Author B" w:date="2026-01-25T10:00:00Z">
        <w:r>
          <w:delText xml:space="preserve">Pilot receipt corporate. </w:delText>
        </w:r>
      </w:del>
      <w:ins w:id="725" w:author="Author B" w:date="2026-01-26T10:00:00Z">
        <w:r>
          <w:t xml:space="preserve">Regional maintenance accessibility. </w:t>
        </w:r>
      </w:ins>
      <w:del w:id="726" w:author="Author A" w:date="2026-01-27T10:00:00Z">
        <w:r>
          <w:delText xml:space="preserve">Trend suggestions board. </w:delText>
        </w:r>
      </w:del>
      <w:ins w:id="727" w:author="Author A" w:date="2026-01-28T10:00:00Z">
        <w:r>
          <w:t xml:space="preserve">The meeting forecast. </w:t>
        </w:r>
      </w:ins>
      <w:del w:id="728" w:author="Author C" w:date="2026-01-01T10:00:00Z">
        <w:r>
          <w:delText xml:space="preserve">Inventory relevant group. </w:delText>
        </w:r>
      </w:del>
      <w:ins w:id="729" w:author="Author C" w:date="2026-01-02T10:00:00Z">
        <w:r>
          <w:t xml:space="preserve">Notice claim team. </w:t>
        </w:r>
      </w:ins>
      <w:del w:id="730" w:author="Author B" w:date="2026-01-03T10:00:00Z">
        <w:r>
          <w:delText xml:space="preserve">Pilot receipt corporate. </w:delText>
        </w:r>
      </w:del>
    </w:p>
    <w:p>
      <w:commentRangeStart w:id="73"/>
      <w:r>
        <w:t xml:space="preserve">Inventory relevant group relief.</w:t>
      </w:r>
      <w:commentRangeEnd w:id="73"/>
      <w:r>
        <w:rPr>
          <w:rStyle w:val="CommentReference"/>
        </w:rPr>
        <w:commentReference w:id="73"/>
      </w:r>
      <w:r>
        <w:t xml:space="preserve"> </w:t>
      </w:r>
      <w:ins w:id="731" w:author="Author A" w:date="2026-01-04T10:00:00Z">
        <w:r>
          <w:t xml:space="preserve">Inventory relevant group. </w:t>
        </w:r>
      </w:ins>
      <w:del w:id="732" w:author="Author C" w:date="2026-01-05T10:00:00Z">
        <w:r>
          <w:delText xml:space="preserve">Notice claim team. </w:delText>
        </w:r>
      </w:del>
      <w:ins w:id="733" w:author="Author C" w:date="2026-01-06T10:00:00Z">
        <w:r>
          <w:t xml:space="preserve">Pilot receipt corporate. </w:t>
        </w:r>
      </w:ins>
      <w:del w:id="734" w:author="Author B" w:date="2026-01-07T10:00:00Z">
        <w:r>
          <w:delText xml:space="preserve">Regional maintenance accessibility. </w:delText>
        </w:r>
      </w:del>
      <w:ins w:id="735" w:author="Author B" w:date="2026-01-08T10:00:00Z">
        <w:r>
          <w:t xml:space="preserve">Trend suggestions board. </w:t>
        </w:r>
      </w:ins>
      <w:del w:id="736" w:author="Author A" w:date="2026-01-09T10:00:00Z">
        <w:r>
          <w:delText xml:space="preserve">The meeting forecast. </w:delText>
        </w:r>
      </w:del>
      <w:ins w:id="737" w:author="Author A" w:date="2026-01-10T10:00:00Z">
        <w:r>
          <w:t xml:space="preserve">Inventory relevant group. </w:t>
        </w:r>
      </w:ins>
      <w:del w:id="738" w:author="Author C" w:date="2026-01-11T10:00:00Z">
        <w:r>
          <w:delText xml:space="preserve">Notice claim team. </w:delText>
        </w:r>
      </w:del>
      <w:ins w:id="739" w:author="Author C" w:date="2026-01-12T10:00:00Z">
        <w:r>
          <w:t xml:space="preserve">Pilot receipt corporate. </w:t>
        </w:r>
      </w:ins>
      <w:del w:id="740" w:author="Author B" w:date="2026-01-13T10:00:00Z">
        <w:r>
          <w:delText xml:space="preserve">Regional maintenance accessibility. </w:delText>
        </w:r>
      </w:del>
    </w:p>
    <w:p>
      <w:commentRangeStart w:id="74"/>
      <w:r>
        <w:t xml:space="preserve">Notice claim team export.</w:t>
      </w:r>
      <w:commentRangeEnd w:id="74"/>
      <w:r>
        <w:rPr>
          <w:rStyle w:val="CommentReference"/>
        </w:rPr>
        <w:commentReference w:id="74"/>
      </w:r>
      <w:r>
        <w:t xml:space="preserve"> </w:t>
      </w:r>
      <w:ins w:id="741" w:author="Author A" w:date="2026-01-14T10:00:00Z">
        <w:r>
          <w:t xml:space="preserve">Notice claim team. </w:t>
        </w:r>
      </w:ins>
      <w:del w:id="742" w:author="Author C" w:date="2026-01-15T10:00:00Z">
        <w:r>
          <w:delText xml:space="preserve">Pilot receipt corporate. </w:delText>
        </w:r>
      </w:del>
      <w:ins w:id="743" w:author="Author C" w:date="2026-01-16T10:00:00Z">
        <w:r>
          <w:t xml:space="preserve">Regional maintenance accessibility. </w:t>
        </w:r>
      </w:ins>
      <w:del w:id="744" w:author="Author B" w:date="2026-01-17T10:00:00Z">
        <w:r>
          <w:delText xml:space="preserve">Trend suggestions board. </w:delText>
        </w:r>
      </w:del>
      <w:ins w:id="745" w:author="Author B" w:date="2026-01-18T10:00:00Z">
        <w:r>
          <w:t xml:space="preserve">The meeting forecast. </w:t>
        </w:r>
      </w:ins>
      <w:del w:id="746" w:author="Author A" w:date="2026-01-19T10:00:00Z">
        <w:r>
          <w:delText xml:space="preserve">Inventory relevant group. </w:delText>
        </w:r>
      </w:del>
      <w:ins w:id="747" w:author="Author A" w:date="2026-01-20T10:00:00Z">
        <w:r>
          <w:t xml:space="preserve">Notice claim team. </w:t>
        </w:r>
      </w:ins>
      <w:del w:id="748" w:author="Author C" w:date="2026-01-21T10:00:00Z">
        <w:r>
          <w:delText xml:space="preserve">Pilot receipt corporate. </w:delText>
        </w:r>
      </w:del>
      <w:ins w:id="749" w:author="Author C" w:date="2026-01-22T10:00:00Z">
        <w:r>
          <w:t xml:space="preserve">Regional maintenance accessibility. </w:t>
        </w:r>
      </w:ins>
      <w:del w:id="750" w:author="Author B" w:date="2026-01-23T10:00:00Z">
        <w:r>
          <w:delText xml:space="preserve">Trend suggestions board. </w:delText>
        </w:r>
      </w:del>
    </w:p>
    <w:p>
      <w:commentRangeStart w:id="75"/>
      <w:r>
        <w:t xml:space="preserve">Pilot receipt corporate requirement.</w:t>
      </w:r>
      <w:commentRangeEnd w:id="75"/>
      <w:r>
        <w:rPr>
          <w:rStyle w:val="CommentReference"/>
        </w:rPr>
        <w:commentReference w:id="75"/>
      </w:r>
      <w:r>
        <w:t xml:space="preserve"> </w:t>
      </w:r>
      <w:ins w:id="751" w:author="Author A" w:date="2026-01-24T10:00:00Z">
        <w:r>
          <w:t xml:space="preserve">Pilot receipt corporate. </w:t>
        </w:r>
      </w:ins>
      <w:del w:id="752" w:author="Author C" w:date="2026-01-25T10:00:00Z">
        <w:r>
          <w:delText xml:space="preserve">Regional maintenance accessibility. </w:delText>
        </w:r>
      </w:del>
      <w:ins w:id="753" w:author="Author C" w:date="2026-01-26T10:00:00Z">
        <w:r>
          <w:t xml:space="preserve">Trend suggestions board. </w:t>
        </w:r>
      </w:ins>
      <w:del w:id="754" w:author="Author B" w:date="2026-01-27T10:00:00Z">
        <w:r>
          <w:delText xml:space="preserve">The meeting forecast. </w:delText>
        </w:r>
      </w:del>
      <w:ins w:id="755" w:author="Author B" w:date="2026-01-28T10:00:00Z">
        <w:r>
          <w:t xml:space="preserve">Inventory relevant group. </w:t>
        </w:r>
      </w:ins>
      <w:del w:id="756" w:author="Author A" w:date="2026-01-01T10:00:00Z">
        <w:r>
          <w:delText xml:space="preserve">Notice claim team. </w:delText>
        </w:r>
      </w:del>
      <w:ins w:id="757" w:author="Author A" w:date="2026-01-02T10:00:00Z">
        <w:r>
          <w:t xml:space="preserve">Pilot receipt corporate. </w:t>
        </w:r>
      </w:ins>
      <w:del w:id="758" w:author="Author C" w:date="2026-01-03T10:00:00Z">
        <w:r>
          <w:delText xml:space="preserve">Regional maintenance accessibility. </w:delText>
        </w:r>
      </w:del>
      <w:ins w:id="759" w:author="Author C" w:date="2026-01-04T10:00:00Z">
        <w:r>
          <w:t xml:space="preserve">Trend suggestions board. </w:t>
        </w:r>
      </w:ins>
      <w:del w:id="760" w:author="Author B" w:date="2026-01-05T10:00:00Z">
        <w:r>
          <w:delText xml:space="preserve">The meeting forecast. </w:delText>
        </w:r>
      </w:del>
    </w:p>
    <w:p>
      <w:commentRangeStart w:id="76"/>
      <w:r>
        <w:t xml:space="preserve">Regional maintenance accessibility tax.</w:t>
      </w:r>
      <w:commentRangeEnd w:id="76"/>
      <w:r>
        <w:rPr>
          <w:rStyle w:val="CommentReference"/>
        </w:rPr>
        <w:commentReference w:id="76"/>
      </w:r>
      <w:r>
        <w:t xml:space="preserve"> </w:t>
      </w:r>
      <w:ins w:id="761" w:author="Author A" w:date="2026-01-06T10:00:00Z">
        <w:r>
          <w:t xml:space="preserve">Regional maintenance accessibility. </w:t>
        </w:r>
      </w:ins>
      <w:del w:id="762" w:author="Author C" w:date="2026-01-07T10:00:00Z">
        <w:r>
          <w:delText xml:space="preserve">Trend suggestions board. </w:delText>
        </w:r>
      </w:del>
      <w:ins w:id="763" w:author="Author C" w:date="2026-01-08T10:00:00Z">
        <w:r>
          <w:t xml:space="preserve">The meeting forecast. </w:t>
        </w:r>
      </w:ins>
      <w:del w:id="764" w:author="Author B" w:date="2026-01-09T10:00:00Z">
        <w:r>
          <w:delText xml:space="preserve">Inventory relevant group. </w:delText>
        </w:r>
      </w:del>
      <w:ins w:id="765" w:author="Author B" w:date="2026-01-10T10:00:00Z">
        <w:r>
          <w:t xml:space="preserve">Notice claim team. </w:t>
        </w:r>
      </w:ins>
      <w:del w:id="766" w:author="Author A" w:date="2026-01-11T10:00:00Z">
        <w:r>
          <w:delText xml:space="preserve">Pilot receipt corporate. </w:delText>
        </w:r>
      </w:del>
      <w:ins w:id="767" w:author="Author A" w:date="2026-01-12T10:00:00Z">
        <w:r>
          <w:t xml:space="preserve">Regional maintenance accessibility. </w:t>
        </w:r>
      </w:ins>
      <w:del w:id="768" w:author="Author C" w:date="2026-01-13T10:00:00Z">
        <w:r>
          <w:delText xml:space="preserve">Trend suggestions board. </w:delText>
        </w:r>
      </w:del>
      <w:ins w:id="769" w:author="Author C" w:date="2026-01-14T10:00:00Z">
        <w:r>
          <w:t xml:space="preserve">The meeting forecast. </w:t>
        </w:r>
      </w:ins>
      <w:del w:id="770" w:author="Author B" w:date="2026-01-15T10:00:00Z">
        <w:r>
          <w:delText xml:space="preserve">Inventory relevant group. </w:delText>
        </w:r>
      </w:del>
    </w:p>
    <w:p>
      <w:commentRangeStart w:id="77"/>
      <w:r>
        <w:t xml:space="preserve">Trend suggestions board order.</w:t>
      </w:r>
      <w:commentRangeEnd w:id="77"/>
      <w:r>
        <w:rPr>
          <w:rStyle w:val="CommentReference"/>
        </w:rPr>
        <w:commentReference w:id="77"/>
      </w:r>
      <w:r>
        <w:t xml:space="preserve"> </w:t>
      </w:r>
      <w:ins w:id="771" w:author="Author A" w:date="2026-01-16T10:00:00Z">
        <w:r>
          <w:t xml:space="preserve">Trend suggestions board. </w:t>
        </w:r>
      </w:ins>
      <w:del w:id="772" w:author="Author C" w:date="2026-01-17T10:00:00Z">
        <w:r>
          <w:delText xml:space="preserve">The meeting forecast. </w:delText>
        </w:r>
      </w:del>
      <w:ins w:id="773" w:author="Author C" w:date="2026-01-18T10:00:00Z">
        <w:r>
          <w:t xml:space="preserve">Inventory relevant group. </w:t>
        </w:r>
      </w:ins>
      <w:del w:id="774" w:author="Author B" w:date="2026-01-19T10:00:00Z">
        <w:r>
          <w:delText xml:space="preserve">Notice claim team. </w:delText>
        </w:r>
      </w:del>
      <w:ins w:id="775" w:author="Author B" w:date="2026-01-20T10:00:00Z">
        <w:r>
          <w:t xml:space="preserve">Pilot receipt corporate. </w:t>
        </w:r>
      </w:ins>
      <w:del w:id="776" w:author="Author A" w:date="2026-01-21T10:00:00Z">
        <w:r>
          <w:delText xml:space="preserve">Regional maintenance accessibility. </w:delText>
        </w:r>
      </w:del>
      <w:ins w:id="777" w:author="Author A" w:date="2026-01-22T10:00:00Z">
        <w:r>
          <w:t xml:space="preserve">Trend suggestions board. </w:t>
        </w:r>
      </w:ins>
      <w:del w:id="778" w:author="Author C" w:date="2026-01-23T10:00:00Z">
        <w:r>
          <w:delText xml:space="preserve">The meeting forecast. </w:delText>
        </w:r>
      </w:del>
      <w:ins w:id="779" w:author="Author C" w:date="2026-01-24T10:00:00Z">
        <w:r>
          <w:t xml:space="preserve">Inventory relevant group. </w:t>
        </w:r>
      </w:ins>
      <w:del w:id="780" w:author="Author B" w:date="2026-01-25T10:00:00Z">
        <w:r>
          <w:delText xml:space="preserve">Notice claim team. </w:delText>
        </w:r>
      </w:del>
    </w:p>
    <w:p>
      <w:commentRangeStart w:id="78"/>
      <w:r>
        <w:t xml:space="preserve">The meeting forecast hereby.</w:t>
      </w:r>
      <w:commentRangeEnd w:id="78"/>
      <w:r>
        <w:rPr>
          <w:rStyle w:val="CommentReference"/>
        </w:rPr>
        <w:commentReference w:id="78"/>
      </w:r>
      <w:r>
        <w:t xml:space="preserve"> </w:t>
      </w:r>
      <w:ins w:id="781" w:author="Author A" w:date="2026-01-26T10:00:00Z">
        <w:r>
          <w:t xml:space="preserve">The meeting forecast. </w:t>
        </w:r>
      </w:ins>
      <w:del w:id="782" w:author="Author C" w:date="2026-01-27T10:00:00Z">
        <w:r>
          <w:delText xml:space="preserve">Inventory relevant group. </w:delText>
        </w:r>
      </w:del>
      <w:ins w:id="783" w:author="Author C" w:date="2026-01-28T10:00:00Z">
        <w:r>
          <w:t xml:space="preserve">Notice claim team. </w:t>
        </w:r>
      </w:ins>
      <w:del w:id="784" w:author="Author B" w:date="2026-01-01T10:00:00Z">
        <w:r>
          <w:delText xml:space="preserve">Pilot receipt corporate. </w:delText>
        </w:r>
      </w:del>
      <w:ins w:id="785" w:author="Author B" w:date="2026-01-02T10:00:00Z">
        <w:r>
          <w:t xml:space="preserve">Regional maintenance accessibility. </w:t>
        </w:r>
      </w:ins>
      <w:del w:id="786" w:author="Author A" w:date="2026-01-03T10:00:00Z">
        <w:r>
          <w:delText xml:space="preserve">Trend suggestions board. </w:delText>
        </w:r>
      </w:del>
      <w:ins w:id="787" w:author="Author A" w:date="2026-01-04T10:00:00Z">
        <w:r>
          <w:t xml:space="preserve">The meeting forecast. </w:t>
        </w:r>
      </w:ins>
      <w:del w:id="788" w:author="Author C" w:date="2026-01-05T10:00:00Z">
        <w:r>
          <w:delText xml:space="preserve">Inventory relevant group. </w:delText>
        </w:r>
      </w:del>
      <w:ins w:id="789" w:author="Author C" w:date="2026-01-06T10:00:00Z">
        <w:r>
          <w:t xml:space="preserve">Notice claim team. </w:t>
        </w:r>
      </w:ins>
      <w:del w:id="790" w:author="Author B" w:date="2026-01-07T10:00:00Z">
        <w:r>
          <w:delText xml:space="preserve">Pilot receipt corporate. </w:delText>
        </w:r>
      </w:del>
    </w:p>
    <w:p>
      <w:commentRangeStart w:id="79"/>
      <w:r>
        <w:t xml:space="preserve">Inventory relevant group relief.</w:t>
      </w:r>
      <w:commentRangeEnd w:id="79"/>
      <w:r>
        <w:rPr>
          <w:rStyle w:val="CommentReference"/>
        </w:rPr>
        <w:commentReference w:id="79"/>
      </w:r>
      <w:r>
        <w:t xml:space="preserve"> </w:t>
      </w:r>
      <w:ins w:id="791" w:author="Author A" w:date="2026-01-08T10:00:00Z">
        <w:r>
          <w:t xml:space="preserve">Inventory relevant group. </w:t>
        </w:r>
      </w:ins>
      <w:del w:id="792" w:author="Author C" w:date="2026-01-09T10:00:00Z">
        <w:r>
          <w:delText xml:space="preserve">Notice claim team. </w:delText>
        </w:r>
      </w:del>
      <w:ins w:id="793" w:author="Author C" w:date="2026-01-10T10:00:00Z">
        <w:r>
          <w:t xml:space="preserve">Pilot receipt corporate. </w:t>
        </w:r>
      </w:ins>
      <w:del w:id="794" w:author="Author B" w:date="2026-01-11T10:00:00Z">
        <w:r>
          <w:delText xml:space="preserve">Regional maintenance accessibility. </w:delText>
        </w:r>
      </w:del>
      <w:ins w:id="795" w:author="Author B" w:date="2026-01-12T10:00:00Z">
        <w:r>
          <w:t xml:space="preserve">Trend suggestions board. </w:t>
        </w:r>
      </w:ins>
      <w:del w:id="796" w:author="Author A" w:date="2026-01-13T10:00:00Z">
        <w:r>
          <w:delText xml:space="preserve">The meeting forecast. </w:delText>
        </w:r>
      </w:del>
      <w:ins w:id="797" w:author="Author A" w:date="2026-01-14T10:00:00Z">
        <w:r>
          <w:t xml:space="preserve">Inventory relevant group. </w:t>
        </w:r>
      </w:ins>
      <w:del w:id="798" w:author="Author C" w:date="2026-01-15T10:00:00Z">
        <w:r>
          <w:delText xml:space="preserve">Notice claim team. </w:delText>
        </w:r>
      </w:del>
      <w:ins w:id="799" w:author="Author C" w:date="2026-01-16T10:00:00Z">
        <w:r>
          <w:t xml:space="preserve">Pilot receipt corporate. </w:t>
        </w:r>
      </w:ins>
      <w:del w:id="800" w:author="Author B" w:date="2026-01-17T10:00:00Z">
        <w:r>
          <w:delText xml:space="preserve">Regional maintenance accessibility. </w:delText>
        </w:r>
      </w:del>
    </w:p>
    <w:p>
      <w:commentRangeStart w:id="80"/>
      <w:r>
        <w:t xml:space="preserve">Notice claim team export.</w:t>
      </w:r>
      <w:commentRangeEnd w:id="80"/>
      <w:r>
        <w:rPr>
          <w:rStyle w:val="CommentReference"/>
        </w:rPr>
        <w:commentReference w:id="80"/>
      </w:r>
      <w:r>
        <w:t xml:space="preserve"> </w:t>
      </w:r>
      <w:ins w:id="801" w:author="Author A" w:date="2026-01-18T10:00:00Z">
        <w:r>
          <w:t xml:space="preserve">Notice claim team. </w:t>
        </w:r>
      </w:ins>
      <w:del w:id="802" w:author="Author C" w:date="2026-01-19T10:00:00Z">
        <w:r>
          <w:delText xml:space="preserve">Pilot receipt corporate. </w:delText>
        </w:r>
      </w:del>
      <w:ins w:id="803" w:author="Author C" w:date="2026-01-20T10:00:00Z">
        <w:r>
          <w:t xml:space="preserve">Regional maintenance accessibility. </w:t>
        </w:r>
      </w:ins>
      <w:del w:id="804" w:author="Author B" w:date="2026-01-21T10:00:00Z">
        <w:r>
          <w:delText xml:space="preserve">Trend suggestions board. </w:delText>
        </w:r>
      </w:del>
      <w:ins w:id="805" w:author="Author B" w:date="2026-01-22T10:00:00Z">
        <w:r>
          <w:t xml:space="preserve">The meeting forecast. </w:t>
        </w:r>
      </w:ins>
      <w:del w:id="806" w:author="Author A" w:date="2026-01-23T10:00:00Z">
        <w:r>
          <w:delText xml:space="preserve">Inventory relevant group. </w:delText>
        </w:r>
      </w:del>
      <w:ins w:id="807" w:author="Author A" w:date="2026-01-24T10:00:00Z">
        <w:r>
          <w:t xml:space="preserve">Notice claim team. </w:t>
        </w:r>
      </w:ins>
      <w:del w:id="808" w:author="Author C" w:date="2026-01-25T10:00:00Z">
        <w:r>
          <w:delText xml:space="preserve">Pilot receipt corporate. </w:delText>
        </w:r>
      </w:del>
      <w:ins w:id="809" w:author="Author C" w:date="2026-01-26T10:00:00Z">
        <w:r>
          <w:t xml:space="preserve">Regional maintenance accessibility. </w:t>
        </w:r>
      </w:ins>
      <w:del w:id="810" w:author="Author B" w:date="2026-01-27T10:00:00Z">
        <w:r>
          <w:delText xml:space="preserve">Trend suggestions board. </w:delText>
        </w:r>
      </w:del>
    </w:p>
    <w:p>
      <w:commentRangeStart w:id="81"/>
      <w:r>
        <w:t xml:space="preserve">Pilot receipt corporate requirement.</w:t>
      </w:r>
      <w:commentRangeEnd w:id="81"/>
      <w:r>
        <w:rPr>
          <w:rStyle w:val="CommentReference"/>
        </w:rPr>
        <w:commentReference w:id="81"/>
      </w:r>
      <w:r>
        <w:t xml:space="preserve"> </w:t>
      </w:r>
      <w:ins w:id="811" w:author="Author A" w:date="2026-01-28T10:00:00Z">
        <w:r>
          <w:t xml:space="preserve">Pilot receipt corporate. </w:t>
        </w:r>
      </w:ins>
      <w:del w:id="812" w:author="Author C" w:date="2026-01-01T10:00:00Z">
        <w:r>
          <w:delText xml:space="preserve">Regional maintenance accessibility. </w:delText>
        </w:r>
      </w:del>
      <w:ins w:id="813" w:author="Author C" w:date="2026-01-02T10:00:00Z">
        <w:r>
          <w:t xml:space="preserve">Trend suggestions board. </w:t>
        </w:r>
      </w:ins>
      <w:del w:id="814" w:author="Author B" w:date="2026-01-03T10:00:00Z">
        <w:r>
          <w:delText xml:space="preserve">The meeting forecast. </w:delText>
        </w:r>
      </w:del>
      <w:ins w:id="815" w:author="Author B" w:date="2026-01-04T10:00:00Z">
        <w:r>
          <w:t xml:space="preserve">Inventory relevant group. </w:t>
        </w:r>
      </w:ins>
      <w:del w:id="816" w:author="Author A" w:date="2026-01-05T10:00:00Z">
        <w:r>
          <w:delText xml:space="preserve">Notice claim team. </w:delText>
        </w:r>
      </w:del>
      <w:ins w:id="817" w:author="Author A" w:date="2026-01-06T10:00:00Z">
        <w:r>
          <w:t xml:space="preserve">Pilot receipt corporate. </w:t>
        </w:r>
      </w:ins>
      <w:del w:id="818" w:author="Author C" w:date="2026-01-07T10:00:00Z">
        <w:r>
          <w:delText xml:space="preserve">Regional maintenance accessibility. </w:delText>
        </w:r>
      </w:del>
      <w:ins w:id="819" w:author="Author C" w:date="2026-01-08T10:00:00Z">
        <w:r>
          <w:t xml:space="preserve">Trend suggestions board. </w:t>
        </w:r>
      </w:ins>
      <w:del w:id="820" w:author="Author B" w:date="2026-01-09T10:00:00Z">
        <w:r>
          <w:delText xml:space="preserve">The meeting forecast. </w:delText>
        </w:r>
      </w:del>
    </w:p>
    <w:p>
      <w:commentRangeStart w:id="82"/>
      <w:r>
        <w:t xml:space="preserve">Regional maintenance accessibility tax.</w:t>
      </w:r>
      <w:commentRangeEnd w:id="82"/>
      <w:r>
        <w:rPr>
          <w:rStyle w:val="CommentReference"/>
        </w:rPr>
        <w:commentReference w:id="82"/>
      </w:r>
      <w:r>
        <w:t xml:space="preserve"> </w:t>
      </w:r>
      <w:ins w:id="821" w:author="Author A" w:date="2026-01-10T10:00:00Z">
        <w:r>
          <w:t xml:space="preserve">Regional maintenance accessibility. </w:t>
        </w:r>
      </w:ins>
      <w:del w:id="822" w:author="Author C" w:date="2026-01-11T10:00:00Z">
        <w:r>
          <w:delText xml:space="preserve">Trend suggestions board. </w:delText>
        </w:r>
      </w:del>
      <w:ins w:id="823" w:author="Author C" w:date="2026-01-12T10:00:00Z">
        <w:r>
          <w:t xml:space="preserve">The meeting forecast. </w:t>
        </w:r>
      </w:ins>
      <w:del w:id="824" w:author="Author B" w:date="2026-01-13T10:00:00Z">
        <w:r>
          <w:delText xml:space="preserve">Inventory relevant group. </w:delText>
        </w:r>
      </w:del>
      <w:ins w:id="825" w:author="Author B" w:date="2026-01-14T10:00:00Z">
        <w:r>
          <w:t xml:space="preserve">Notice claim team. </w:t>
        </w:r>
      </w:ins>
      <w:del w:id="826" w:author="Author A" w:date="2026-01-15T10:00:00Z">
        <w:r>
          <w:delText xml:space="preserve">Pilot receipt corporate. </w:delText>
        </w:r>
      </w:del>
      <w:ins w:id="827" w:author="Author A" w:date="2026-01-16T10:00:00Z">
        <w:r>
          <w:t xml:space="preserve">Regional maintenance accessibility. </w:t>
        </w:r>
      </w:ins>
      <w:del w:id="828" w:author="Author C" w:date="2026-01-17T10:00:00Z">
        <w:r>
          <w:delText xml:space="preserve">Trend suggestions board. </w:delText>
        </w:r>
      </w:del>
      <w:ins w:id="829" w:author="Author C" w:date="2026-01-18T10:00:00Z">
        <w:r>
          <w:t xml:space="preserve">The meeting forecast. </w:t>
        </w:r>
      </w:ins>
      <w:del w:id="830" w:author="Author B" w:date="2026-01-19T10:00:00Z">
        <w:r>
          <w:delText xml:space="preserve">Inventory relevant group. </w:delText>
        </w:r>
      </w:del>
    </w:p>
    <w:p>
      <w:commentRangeStart w:id="83"/>
      <w:r>
        <w:t xml:space="preserve">Trend suggestions board order.</w:t>
      </w:r>
      <w:commentRangeEnd w:id="83"/>
      <w:r>
        <w:rPr>
          <w:rStyle w:val="CommentReference"/>
        </w:rPr>
        <w:commentReference w:id="83"/>
      </w:r>
      <w:r>
        <w:t xml:space="preserve"> </w:t>
      </w:r>
      <w:ins w:id="831" w:author="Author A" w:date="2026-01-20T10:00:00Z">
        <w:r>
          <w:t xml:space="preserve">Trend suggestions board. </w:t>
        </w:r>
      </w:ins>
      <w:del w:id="832" w:author="Author C" w:date="2026-01-21T10:00:00Z">
        <w:r>
          <w:delText xml:space="preserve">The meeting forecast. </w:delText>
        </w:r>
      </w:del>
      <w:ins w:id="833" w:author="Author C" w:date="2026-01-22T10:00:00Z">
        <w:r>
          <w:t xml:space="preserve">Inventory relevant group. </w:t>
        </w:r>
      </w:ins>
      <w:del w:id="834" w:author="Author B" w:date="2026-01-23T10:00:00Z">
        <w:r>
          <w:delText xml:space="preserve">Notice claim team. </w:delText>
        </w:r>
      </w:del>
      <w:ins w:id="835" w:author="Author B" w:date="2026-01-24T10:00:00Z">
        <w:r>
          <w:t xml:space="preserve">Pilot receipt corporate. </w:t>
        </w:r>
      </w:ins>
      <w:del w:id="836" w:author="Author A" w:date="2026-01-25T10:00:00Z">
        <w:r>
          <w:delText xml:space="preserve">Regional maintenance accessibility. </w:delText>
        </w:r>
      </w:del>
      <w:ins w:id="837" w:author="Author A" w:date="2026-01-26T10:00:00Z">
        <w:r>
          <w:t xml:space="preserve">Trend suggestions board. </w:t>
        </w:r>
      </w:ins>
      <w:del w:id="838" w:author="Author C" w:date="2026-01-27T10:00:00Z">
        <w:r>
          <w:delText xml:space="preserve">The meeting forecast. </w:delText>
        </w:r>
      </w:del>
      <w:ins w:id="839" w:author="Author C" w:date="2026-01-28T10:00:00Z">
        <w:r>
          <w:t xml:space="preserve">Inventory relevant group. </w:t>
        </w:r>
      </w:ins>
      <w:del w:id="840" w:author="Author B" w:date="2026-01-01T10:00:00Z">
        <w:r>
          <w:delText xml:space="preserve">Notice claim team. </w:delText>
        </w:r>
      </w:del>
    </w:p>
    <w:p>
      <w:commentRangeStart w:id="84"/>
      <w:r>
        <w:t xml:space="preserve">The meeting forecast hereby.</w:t>
      </w:r>
      <w:commentRangeEnd w:id="84"/>
      <w:r>
        <w:rPr>
          <w:rStyle w:val="CommentReference"/>
        </w:rPr>
        <w:commentReference w:id="84"/>
      </w:r>
      <w:r>
        <w:t xml:space="preserve"> </w:t>
      </w:r>
      <w:ins w:id="841" w:author="Author A" w:date="2026-01-02T10:00:00Z">
        <w:r>
          <w:t xml:space="preserve">The meeting forecast. </w:t>
        </w:r>
      </w:ins>
      <w:del w:id="842" w:author="Author C" w:date="2026-01-03T10:00:00Z">
        <w:r>
          <w:delText xml:space="preserve">Inventory relevant group. </w:delText>
        </w:r>
      </w:del>
      <w:ins w:id="843" w:author="Author C" w:date="2026-01-04T10:00:00Z">
        <w:r>
          <w:t xml:space="preserve">Notice claim team. </w:t>
        </w:r>
      </w:ins>
      <w:del w:id="844" w:author="Author B" w:date="2026-01-05T10:00:00Z">
        <w:r>
          <w:delText xml:space="preserve">Pilot receipt corporate. </w:delText>
        </w:r>
      </w:del>
      <w:ins w:id="845" w:author="Author B" w:date="2026-01-06T10:00:00Z">
        <w:r>
          <w:t xml:space="preserve">Regional maintenance accessibility. </w:t>
        </w:r>
      </w:ins>
      <w:del w:id="846" w:author="Author A" w:date="2026-01-07T10:00:00Z">
        <w:r>
          <w:delText xml:space="preserve">Trend suggestions board. </w:delText>
        </w:r>
      </w:del>
      <w:ins w:id="847" w:author="Author A" w:date="2026-01-08T10:00:00Z">
        <w:r>
          <w:t xml:space="preserve">The meeting forecast. </w:t>
        </w:r>
      </w:ins>
      <w:del w:id="848" w:author="Author C" w:date="2026-01-09T10:00:00Z">
        <w:r>
          <w:delText xml:space="preserve">Inventory relevant group. </w:delText>
        </w:r>
      </w:del>
      <w:ins w:id="849" w:author="Author C" w:date="2026-01-10T10:00:00Z">
        <w:r>
          <w:t xml:space="preserve">Notice claim team. </w:t>
        </w:r>
      </w:ins>
      <w:del w:id="850" w:author="Author B" w:date="2026-01-11T10:00:00Z">
        <w:r>
          <w:delText xml:space="preserve">Pilot receipt corporate. </w:delText>
        </w:r>
      </w:del>
    </w:p>
    <w:p>
      <w:commentRangeStart w:id="85"/>
      <w:r>
        <w:t xml:space="preserve">Inventory relevant group relief.</w:t>
      </w:r>
      <w:commentRangeEnd w:id="85"/>
      <w:r>
        <w:rPr>
          <w:rStyle w:val="CommentReference"/>
        </w:rPr>
        <w:commentReference w:id="85"/>
      </w:r>
      <w:r>
        <w:t xml:space="preserve"> </w:t>
      </w:r>
      <w:ins w:id="851" w:author="Author A" w:date="2026-01-12T10:00:00Z">
        <w:r>
          <w:t xml:space="preserve">Inventory relevant group. </w:t>
        </w:r>
      </w:ins>
      <w:del w:id="852" w:author="Author C" w:date="2026-01-13T10:00:00Z">
        <w:r>
          <w:delText xml:space="preserve">Notice claim team. </w:delText>
        </w:r>
      </w:del>
      <w:ins w:id="853" w:author="Author C" w:date="2026-01-14T10:00:00Z">
        <w:r>
          <w:t xml:space="preserve">Pilot receipt corporate. </w:t>
        </w:r>
      </w:ins>
      <w:del w:id="854" w:author="Author B" w:date="2026-01-15T10:00:00Z">
        <w:r>
          <w:delText xml:space="preserve">Regional maintenance accessibility. </w:delText>
        </w:r>
      </w:del>
      <w:ins w:id="855" w:author="Author B" w:date="2026-01-16T10:00:00Z">
        <w:r>
          <w:t xml:space="preserve">Trend suggestions board. </w:t>
        </w:r>
      </w:ins>
      <w:del w:id="856" w:author="Author A" w:date="2026-01-17T10:00:00Z">
        <w:r>
          <w:delText xml:space="preserve">The meeting forecast. </w:delText>
        </w:r>
      </w:del>
      <w:ins w:id="857" w:author="Author A" w:date="2026-01-18T10:00:00Z">
        <w:r>
          <w:t xml:space="preserve">Inventory relevant group. </w:t>
        </w:r>
      </w:ins>
      <w:del w:id="858" w:author="Author C" w:date="2026-01-19T10:00:00Z">
        <w:r>
          <w:delText xml:space="preserve">Notice claim team. </w:delText>
        </w:r>
      </w:del>
      <w:ins w:id="859" w:author="Author C" w:date="2026-01-20T10:00:00Z">
        <w:r>
          <w:t xml:space="preserve">Pilot receipt corporate. </w:t>
        </w:r>
      </w:ins>
      <w:del w:id="860" w:author="Author B" w:date="2026-01-21T10:00:00Z">
        <w:r>
          <w:delText xml:space="preserve">Regional maintenance accessibility. </w:delText>
        </w:r>
      </w:del>
    </w:p>
    <w:p>
      <w:commentRangeStart w:id="86"/>
      <w:r>
        <w:t xml:space="preserve">Notice claim team export.</w:t>
      </w:r>
      <w:commentRangeEnd w:id="86"/>
      <w:r>
        <w:rPr>
          <w:rStyle w:val="CommentReference"/>
        </w:rPr>
        <w:commentReference w:id="86"/>
      </w:r>
      <w:r>
        <w:t xml:space="preserve"> </w:t>
      </w:r>
      <w:ins w:id="861" w:author="Author A" w:date="2026-01-22T10:00:00Z">
        <w:r>
          <w:t xml:space="preserve">Notice claim team. </w:t>
        </w:r>
      </w:ins>
      <w:del w:id="862" w:author="Author C" w:date="2026-01-23T10:00:00Z">
        <w:r>
          <w:delText xml:space="preserve">Pilot receipt corporate. </w:delText>
        </w:r>
      </w:del>
      <w:ins w:id="863" w:author="Author C" w:date="2026-01-24T10:00:00Z">
        <w:r>
          <w:t xml:space="preserve">Regional maintenance accessibility. </w:t>
        </w:r>
      </w:ins>
      <w:del w:id="864" w:author="Author B" w:date="2026-01-25T10:00:00Z">
        <w:r>
          <w:delText xml:space="preserve">Trend suggestions board. </w:delText>
        </w:r>
      </w:del>
      <w:ins w:id="865" w:author="Author B" w:date="2026-01-26T10:00:00Z">
        <w:r>
          <w:t xml:space="preserve">The meeting forecast. </w:t>
        </w:r>
      </w:ins>
      <w:del w:id="866" w:author="Author A" w:date="2026-01-27T10:00:00Z">
        <w:r>
          <w:delText xml:space="preserve">Inventory relevant group. </w:delText>
        </w:r>
      </w:del>
      <w:ins w:id="867" w:author="Author A" w:date="2026-01-28T10:00:00Z">
        <w:r>
          <w:t xml:space="preserve">Notice claim team. </w:t>
        </w:r>
      </w:ins>
      <w:del w:id="868" w:author="Author C" w:date="2026-01-01T10:00:00Z">
        <w:r>
          <w:delText xml:space="preserve">Pilot receipt corporate. </w:delText>
        </w:r>
      </w:del>
      <w:ins w:id="869" w:author="Author C" w:date="2026-01-02T10:00:00Z">
        <w:r>
          <w:t xml:space="preserve">Regional maintenance accessibility. </w:t>
        </w:r>
      </w:ins>
      <w:del w:id="870" w:author="Author B" w:date="2026-01-03T10:00:00Z">
        <w:r>
          <w:delText xml:space="preserve">Trend suggestions board. </w:delText>
        </w:r>
      </w:del>
    </w:p>
    <w:p>
      <w:commentRangeStart w:id="87"/>
      <w:r>
        <w:t xml:space="preserve">Pilot receipt corporate requirement.</w:t>
      </w:r>
      <w:commentRangeEnd w:id="87"/>
      <w:r>
        <w:rPr>
          <w:rStyle w:val="CommentReference"/>
        </w:rPr>
        <w:commentReference w:id="87"/>
      </w:r>
      <w:r>
        <w:t xml:space="preserve"> </w:t>
      </w:r>
      <w:ins w:id="871" w:author="Author A" w:date="2026-01-04T10:00:00Z">
        <w:r>
          <w:t xml:space="preserve">Pilot receipt corporate. </w:t>
        </w:r>
      </w:ins>
      <w:del w:id="872" w:author="Author C" w:date="2026-01-05T10:00:00Z">
        <w:r>
          <w:delText xml:space="preserve">Regional maintenance accessibility. </w:delText>
        </w:r>
      </w:del>
      <w:ins w:id="873" w:author="Author C" w:date="2026-01-06T10:00:00Z">
        <w:r>
          <w:t xml:space="preserve">Trend suggestions board. </w:t>
        </w:r>
      </w:ins>
      <w:del w:id="874" w:author="Author B" w:date="2026-01-07T10:00:00Z">
        <w:r>
          <w:delText xml:space="preserve">The meeting forecast. </w:delText>
        </w:r>
      </w:del>
      <w:ins w:id="875" w:author="Author B" w:date="2026-01-08T10:00:00Z">
        <w:r>
          <w:t xml:space="preserve">Inventory relevant group. </w:t>
        </w:r>
      </w:ins>
      <w:del w:id="876" w:author="Author A" w:date="2026-01-09T10:00:00Z">
        <w:r>
          <w:delText xml:space="preserve">Notice claim team. </w:delText>
        </w:r>
      </w:del>
      <w:ins w:id="877" w:author="Author A" w:date="2026-01-10T10:00:00Z">
        <w:r>
          <w:t xml:space="preserve">Pilot receipt corporate. </w:t>
        </w:r>
      </w:ins>
      <w:del w:id="878" w:author="Author C" w:date="2026-01-11T10:00:00Z">
        <w:r>
          <w:delText xml:space="preserve">Regional maintenance accessibility. </w:delText>
        </w:r>
      </w:del>
      <w:ins w:id="879" w:author="Author C" w:date="2026-01-12T10:00:00Z">
        <w:r>
          <w:t xml:space="preserve">Trend suggestions board. </w:t>
        </w:r>
      </w:ins>
      <w:del w:id="880" w:author="Author B" w:date="2026-01-13T10:00:00Z">
        <w:r>
          <w:delText xml:space="preserve">The meeting forecast. </w:delText>
        </w:r>
      </w:del>
    </w:p>
    <w:p>
      <w:commentRangeStart w:id="88"/>
      <w:r>
        <w:t xml:space="preserve">Regional maintenance accessibility tax.</w:t>
      </w:r>
      <w:commentRangeEnd w:id="88"/>
      <w:r>
        <w:rPr>
          <w:rStyle w:val="CommentReference"/>
        </w:rPr>
        <w:commentReference w:id="88"/>
      </w:r>
      <w:r>
        <w:t xml:space="preserve"> </w:t>
      </w:r>
      <w:ins w:id="881" w:author="Author A" w:date="2026-01-14T10:00:00Z">
        <w:r>
          <w:t xml:space="preserve">Regional maintenance accessibility. </w:t>
        </w:r>
      </w:ins>
      <w:del w:id="882" w:author="Author C" w:date="2026-01-15T10:00:00Z">
        <w:r>
          <w:delText xml:space="preserve">Trend suggestions board. </w:delText>
        </w:r>
      </w:del>
      <w:ins w:id="883" w:author="Author C" w:date="2026-01-16T10:00:00Z">
        <w:r>
          <w:t xml:space="preserve">The meeting forecast. </w:t>
        </w:r>
      </w:ins>
      <w:del w:id="884" w:author="Author B" w:date="2026-01-17T10:00:00Z">
        <w:r>
          <w:delText xml:space="preserve">Inventory relevant group. </w:delText>
        </w:r>
      </w:del>
      <w:ins w:id="885" w:author="Author B" w:date="2026-01-18T10:00:00Z">
        <w:r>
          <w:t xml:space="preserve">Notice claim team. </w:t>
        </w:r>
      </w:ins>
      <w:del w:id="886" w:author="Author A" w:date="2026-01-19T10:00:00Z">
        <w:r>
          <w:delText xml:space="preserve">Pilot receipt corporate. </w:delText>
        </w:r>
      </w:del>
      <w:ins w:id="887" w:author="Author A" w:date="2026-01-20T10:00:00Z">
        <w:r>
          <w:t xml:space="preserve">Regional maintenance accessibility. </w:t>
        </w:r>
      </w:ins>
      <w:del w:id="888" w:author="Author C" w:date="2026-01-21T10:00:00Z">
        <w:r>
          <w:delText xml:space="preserve">Trend suggestions board. </w:delText>
        </w:r>
      </w:del>
      <w:ins w:id="889" w:author="Author C" w:date="2026-01-22T10:00:00Z">
        <w:r>
          <w:t xml:space="preserve">The meeting forecast. </w:t>
        </w:r>
      </w:ins>
      <w:del w:id="890" w:author="Author B" w:date="2026-01-23T10:00:00Z">
        <w:r>
          <w:delText xml:space="preserve">Inventory relevant group. </w:delText>
        </w:r>
      </w:del>
    </w:p>
    <w:p>
      <w:commentRangeStart w:id="89"/>
      <w:r>
        <w:t xml:space="preserve">Trend suggestions board order.</w:t>
      </w:r>
      <w:commentRangeEnd w:id="89"/>
      <w:r>
        <w:rPr>
          <w:rStyle w:val="CommentReference"/>
        </w:rPr>
        <w:commentReference w:id="89"/>
      </w:r>
      <w:r>
        <w:t xml:space="preserve"> </w:t>
      </w:r>
      <w:ins w:id="891" w:author="Author A" w:date="2026-01-24T10:00:00Z">
        <w:r>
          <w:t xml:space="preserve">Trend suggestions board. </w:t>
        </w:r>
      </w:ins>
      <w:del w:id="892" w:author="Author C" w:date="2026-01-25T10:00:00Z">
        <w:r>
          <w:delText xml:space="preserve">The meeting forecast. </w:delText>
        </w:r>
      </w:del>
      <w:ins w:id="893" w:author="Author C" w:date="2026-01-26T10:00:00Z">
        <w:r>
          <w:t xml:space="preserve">Inventory relevant group. </w:t>
        </w:r>
      </w:ins>
      <w:del w:id="894" w:author="Author B" w:date="2026-01-27T10:00:00Z">
        <w:r>
          <w:delText xml:space="preserve">Notice claim team. </w:delText>
        </w:r>
      </w:del>
      <w:ins w:id="895" w:author="Author B" w:date="2026-01-28T10:00:00Z">
        <w:r>
          <w:t xml:space="preserve">Pilot receipt corporate. </w:t>
        </w:r>
      </w:ins>
      <w:del w:id="896" w:author="Author A" w:date="2026-01-01T10:00:00Z">
        <w:r>
          <w:delText xml:space="preserve">Regional maintenance accessibility. </w:delText>
        </w:r>
      </w:del>
      <w:ins w:id="897" w:author="Author A" w:date="2026-01-02T10:00:00Z">
        <w:r>
          <w:t xml:space="preserve">Trend suggestions board. </w:t>
        </w:r>
      </w:ins>
      <w:del w:id="898" w:author="Author C" w:date="2026-01-03T10:00:00Z">
        <w:r>
          <w:delText xml:space="preserve">The meeting forecast. </w:delText>
        </w:r>
      </w:del>
      <w:ins w:id="899" w:author="Author C" w:date="2026-01-04T10:00:00Z">
        <w:r>
          <w:t xml:space="preserve">Inventory relevant group. </w:t>
        </w:r>
      </w:ins>
      <w:del w:id="900" w:author="Author B" w:date="2026-01-05T10:00:00Z">
        <w:r>
          <w:delText xml:space="preserve">Notice claim team. </w:delText>
        </w:r>
      </w:del>
    </w:p>
    <w:p>
      <w:commentRangeStart w:id="90"/>
      <w:r>
        <w:t xml:space="preserve">The meeting forecast hereby.</w:t>
      </w:r>
      <w:commentRangeEnd w:id="90"/>
      <w:r>
        <w:rPr>
          <w:rStyle w:val="CommentReference"/>
        </w:rPr>
        <w:commentReference w:id="90"/>
      </w:r>
      <w:r>
        <w:t xml:space="preserve"> </w:t>
      </w:r>
      <w:ins w:id="901" w:author="Author A" w:date="2026-01-06T10:00:00Z">
        <w:r>
          <w:t xml:space="preserve">The meeting forecast. </w:t>
        </w:r>
      </w:ins>
      <w:del w:id="902" w:author="Author C" w:date="2026-01-07T10:00:00Z">
        <w:r>
          <w:delText xml:space="preserve">Inventory relevant group. </w:delText>
        </w:r>
      </w:del>
      <w:ins w:id="903" w:author="Author C" w:date="2026-01-08T10:00:00Z">
        <w:r>
          <w:t xml:space="preserve">Notice claim team. </w:t>
        </w:r>
      </w:ins>
      <w:del w:id="904" w:author="Author B" w:date="2026-01-09T10:00:00Z">
        <w:r>
          <w:delText xml:space="preserve">Pilot receipt corporate. </w:delText>
        </w:r>
      </w:del>
      <w:ins w:id="905" w:author="Author B" w:date="2026-01-10T10:00:00Z">
        <w:r>
          <w:t xml:space="preserve">Regional maintenance accessibility. </w:t>
        </w:r>
      </w:ins>
      <w:del w:id="906" w:author="Author A" w:date="2026-01-11T10:00:00Z">
        <w:r>
          <w:delText xml:space="preserve">Trend suggestions board. </w:delText>
        </w:r>
      </w:del>
      <w:ins w:id="907" w:author="Author A" w:date="2026-01-12T10:00:00Z">
        <w:r>
          <w:t xml:space="preserve">The meeting forecast. </w:t>
        </w:r>
      </w:ins>
      <w:del w:id="908" w:author="Author C" w:date="2026-01-13T10:00:00Z">
        <w:r>
          <w:delText xml:space="preserve">Inventory relevant group. </w:delText>
        </w:r>
      </w:del>
      <w:ins w:id="909" w:author="Author C" w:date="2026-01-14T10:00:00Z">
        <w:r>
          <w:t xml:space="preserve">Notice claim team. </w:t>
        </w:r>
      </w:ins>
      <w:del w:id="910" w:author="Author B" w:date="2026-01-15T10:00:00Z">
        <w:r>
          <w:delText xml:space="preserve">Pilot receipt corporate. </w:delText>
        </w:r>
      </w:del>
    </w:p>
    <w:p>
      <w:commentRangeStart w:id="91"/>
      <w:r>
        <w:t xml:space="preserve">Inventory relevant group relief.</w:t>
      </w:r>
      <w:commentRangeEnd w:id="91"/>
      <w:r>
        <w:rPr>
          <w:rStyle w:val="CommentReference"/>
        </w:rPr>
        <w:commentReference w:id="91"/>
      </w:r>
      <w:r>
        <w:t xml:space="preserve"> </w:t>
      </w:r>
      <w:ins w:id="911" w:author="Author A" w:date="2026-01-16T10:00:00Z">
        <w:r>
          <w:t xml:space="preserve">Inventory relevant group. </w:t>
        </w:r>
      </w:ins>
      <w:del w:id="912" w:author="Author C" w:date="2026-01-17T10:00:00Z">
        <w:r>
          <w:delText xml:space="preserve">Notice claim team. </w:delText>
        </w:r>
      </w:del>
      <w:ins w:id="913" w:author="Author C" w:date="2026-01-18T10:00:00Z">
        <w:r>
          <w:t xml:space="preserve">Pilot receipt corporate. </w:t>
        </w:r>
      </w:ins>
      <w:del w:id="914" w:author="Author B" w:date="2026-01-19T10:00:00Z">
        <w:r>
          <w:delText xml:space="preserve">Regional maintenance accessibility. </w:delText>
        </w:r>
      </w:del>
      <w:ins w:id="915" w:author="Author B" w:date="2026-01-20T10:00:00Z">
        <w:r>
          <w:t xml:space="preserve">Trend suggestions board. </w:t>
        </w:r>
      </w:ins>
      <w:del w:id="916" w:author="Author A" w:date="2026-01-21T10:00:00Z">
        <w:r>
          <w:delText xml:space="preserve">The meeting forecast. </w:delText>
        </w:r>
      </w:del>
      <w:ins w:id="917" w:author="Author A" w:date="2026-01-22T10:00:00Z">
        <w:r>
          <w:t xml:space="preserve">Inventory relevant group. </w:t>
        </w:r>
      </w:ins>
      <w:del w:id="918" w:author="Author C" w:date="2026-01-23T10:00:00Z">
        <w:r>
          <w:delText xml:space="preserve">Notice claim team. </w:delText>
        </w:r>
      </w:del>
      <w:ins w:id="919" w:author="Author C" w:date="2026-01-24T10:00:00Z">
        <w:r>
          <w:t xml:space="preserve">Pilot receipt corporate. </w:t>
        </w:r>
      </w:ins>
      <w:del w:id="920" w:author="Author B" w:date="2026-01-25T10:00:00Z">
        <w:r>
          <w:delText xml:space="preserve">Regional maintenance accessibility. </w:delText>
        </w:r>
      </w:del>
    </w:p>
    <w:p>
      <w:commentRangeStart w:id="92"/>
      <w:r>
        <w:t xml:space="preserve">Notice claim team export.</w:t>
      </w:r>
      <w:commentRangeEnd w:id="92"/>
      <w:r>
        <w:rPr>
          <w:rStyle w:val="CommentReference"/>
        </w:rPr>
        <w:commentReference w:id="92"/>
      </w:r>
      <w:r>
        <w:t xml:space="preserve"> </w:t>
      </w:r>
      <w:ins w:id="921" w:author="Author A" w:date="2026-01-26T10:00:00Z">
        <w:r>
          <w:t xml:space="preserve">Notice claim team. </w:t>
        </w:r>
      </w:ins>
      <w:del w:id="922" w:author="Author C" w:date="2026-01-27T10:00:00Z">
        <w:r>
          <w:delText xml:space="preserve">Pilot receipt corporate. </w:delText>
        </w:r>
      </w:del>
      <w:ins w:id="923" w:author="Author C" w:date="2026-01-28T10:00:00Z">
        <w:r>
          <w:t xml:space="preserve">Regional maintenance accessibility. </w:t>
        </w:r>
      </w:ins>
      <w:del w:id="924" w:author="Author B" w:date="2026-01-01T10:00:00Z">
        <w:r>
          <w:delText xml:space="preserve">Trend suggestions board. </w:delText>
        </w:r>
      </w:del>
      <w:ins w:id="925" w:author="Author B" w:date="2026-01-02T10:00:00Z">
        <w:r>
          <w:t xml:space="preserve">The meeting forecast. </w:t>
        </w:r>
      </w:ins>
      <w:del w:id="926" w:author="Author A" w:date="2026-01-03T10:00:00Z">
        <w:r>
          <w:delText xml:space="preserve">Inventory relevant group. </w:delText>
        </w:r>
      </w:del>
      <w:ins w:id="927" w:author="Author A" w:date="2026-01-04T10:00:00Z">
        <w:r>
          <w:t xml:space="preserve">Notice claim team. </w:t>
        </w:r>
      </w:ins>
      <w:del w:id="928" w:author="Author C" w:date="2026-01-05T10:00:00Z">
        <w:r>
          <w:delText xml:space="preserve">Pilot receipt corporate. </w:delText>
        </w:r>
      </w:del>
      <w:ins w:id="929" w:author="Author C" w:date="2026-01-06T10:00:00Z">
        <w:r>
          <w:t xml:space="preserve">Regional maintenance accessibility. </w:t>
        </w:r>
      </w:ins>
      <w:del w:id="930" w:author="Author B" w:date="2026-01-07T10:00:00Z">
        <w:r>
          <w:delText xml:space="preserve">Trend suggestions board. </w:delText>
        </w:r>
      </w:del>
    </w:p>
    <w:p>
      <w:commentRangeStart w:id="93"/>
      <w:r>
        <w:t xml:space="preserve">Pilot receipt corporate requirement.</w:t>
      </w:r>
      <w:commentRangeEnd w:id="93"/>
      <w:r>
        <w:rPr>
          <w:rStyle w:val="CommentReference"/>
        </w:rPr>
        <w:commentReference w:id="93"/>
      </w:r>
      <w:r>
        <w:t xml:space="preserve"> </w:t>
      </w:r>
      <w:ins w:id="931" w:author="Author A" w:date="2026-01-08T10:00:00Z">
        <w:r>
          <w:t xml:space="preserve">Pilot receipt corporate. </w:t>
        </w:r>
      </w:ins>
      <w:del w:id="932" w:author="Author C" w:date="2026-01-09T10:00:00Z">
        <w:r>
          <w:delText xml:space="preserve">Regional maintenance accessibility. </w:delText>
        </w:r>
      </w:del>
      <w:ins w:id="933" w:author="Author C" w:date="2026-01-10T10:00:00Z">
        <w:r>
          <w:t xml:space="preserve">Trend suggestions board. </w:t>
        </w:r>
      </w:ins>
      <w:del w:id="934" w:author="Author B" w:date="2026-01-11T10:00:00Z">
        <w:r>
          <w:delText xml:space="preserve">The meeting forecast. </w:delText>
        </w:r>
      </w:del>
      <w:ins w:id="935" w:author="Author B" w:date="2026-01-12T10:00:00Z">
        <w:r>
          <w:t xml:space="preserve">Inventory relevant group. </w:t>
        </w:r>
      </w:ins>
      <w:del w:id="936" w:author="Author A" w:date="2026-01-13T10:00:00Z">
        <w:r>
          <w:delText xml:space="preserve">Notice claim team. </w:delText>
        </w:r>
      </w:del>
      <w:ins w:id="937" w:author="Author A" w:date="2026-01-14T10:00:00Z">
        <w:r>
          <w:t xml:space="preserve">Pilot receipt corporate. </w:t>
        </w:r>
      </w:ins>
      <w:del w:id="938" w:author="Author C" w:date="2026-01-15T10:00:00Z">
        <w:r>
          <w:delText xml:space="preserve">Regional maintenance accessibility. </w:delText>
        </w:r>
      </w:del>
      <w:ins w:id="939" w:author="Author C" w:date="2026-01-16T10:00:00Z">
        <w:r>
          <w:t xml:space="preserve">Trend suggestions board. </w:t>
        </w:r>
      </w:ins>
      <w:del w:id="940" w:author="Author B" w:date="2026-01-17T10:00:00Z">
        <w:r>
          <w:delText xml:space="preserve">The meeting forecast. </w:delText>
        </w:r>
      </w:del>
    </w:p>
    <w:p>
      <w:commentRangeStart w:id="94"/>
      <w:r>
        <w:t xml:space="preserve">Regional maintenance accessibility tax.</w:t>
      </w:r>
      <w:commentRangeEnd w:id="94"/>
      <w:r>
        <w:rPr>
          <w:rStyle w:val="CommentReference"/>
        </w:rPr>
        <w:commentReference w:id="94"/>
      </w:r>
      <w:r>
        <w:t xml:space="preserve"> </w:t>
      </w:r>
      <w:ins w:id="941" w:author="Author A" w:date="2026-01-18T10:00:00Z">
        <w:r>
          <w:t xml:space="preserve">Regional maintenance accessibility. </w:t>
        </w:r>
      </w:ins>
      <w:del w:id="942" w:author="Author C" w:date="2026-01-19T10:00:00Z">
        <w:r>
          <w:delText xml:space="preserve">Trend suggestions board. </w:delText>
        </w:r>
      </w:del>
      <w:ins w:id="943" w:author="Author C" w:date="2026-01-20T10:00:00Z">
        <w:r>
          <w:t xml:space="preserve">The meeting forecast. </w:t>
        </w:r>
      </w:ins>
      <w:del w:id="944" w:author="Author B" w:date="2026-01-21T10:00:00Z">
        <w:r>
          <w:delText xml:space="preserve">Inventory relevant group. </w:delText>
        </w:r>
      </w:del>
      <w:ins w:id="945" w:author="Author B" w:date="2026-01-22T10:00:00Z">
        <w:r>
          <w:t xml:space="preserve">Notice claim team. </w:t>
        </w:r>
      </w:ins>
      <w:del w:id="946" w:author="Author A" w:date="2026-01-23T10:00:00Z">
        <w:r>
          <w:delText xml:space="preserve">Pilot receipt corporate. </w:delText>
        </w:r>
      </w:del>
      <w:ins w:id="947" w:author="Author A" w:date="2026-01-24T10:00:00Z">
        <w:r>
          <w:t xml:space="preserve">Regional maintenance accessibility. </w:t>
        </w:r>
      </w:ins>
      <w:del w:id="948" w:author="Author C" w:date="2026-01-25T10:00:00Z">
        <w:r>
          <w:delText xml:space="preserve">Trend suggestions board. </w:delText>
        </w:r>
      </w:del>
      <w:ins w:id="949" w:author="Author C" w:date="2026-01-26T10:00:00Z">
        <w:r>
          <w:t xml:space="preserve">The meeting forecast. </w:t>
        </w:r>
      </w:ins>
      <w:del w:id="950" w:author="Author B" w:date="2026-01-27T10:00:00Z">
        <w:r>
          <w:delText xml:space="preserve">Inventory relevant group. </w:delText>
        </w:r>
      </w:del>
    </w:p>
    <w:p>
      <w:commentRangeStart w:id="95"/>
      <w:r>
        <w:t xml:space="preserve">Trend suggestions board order.</w:t>
      </w:r>
      <w:commentRangeEnd w:id="95"/>
      <w:r>
        <w:rPr>
          <w:rStyle w:val="CommentReference"/>
        </w:rPr>
        <w:commentReference w:id="95"/>
      </w:r>
      <w:r>
        <w:t xml:space="preserve"> </w:t>
      </w:r>
      <w:ins w:id="951" w:author="Author A" w:date="2026-01-28T10:00:00Z">
        <w:r>
          <w:t xml:space="preserve">Trend suggestions board. </w:t>
        </w:r>
      </w:ins>
      <w:del w:id="952" w:author="Author C" w:date="2026-01-01T10:00:00Z">
        <w:r>
          <w:delText xml:space="preserve">The meeting forecast. </w:delText>
        </w:r>
      </w:del>
      <w:ins w:id="953" w:author="Author C" w:date="2026-01-02T10:00:00Z">
        <w:r>
          <w:t xml:space="preserve">Inventory relevant group. </w:t>
        </w:r>
      </w:ins>
      <w:del w:id="954" w:author="Author B" w:date="2026-01-03T10:00:00Z">
        <w:r>
          <w:delText xml:space="preserve">Notice claim team. </w:delText>
        </w:r>
      </w:del>
      <w:ins w:id="955" w:author="Author B" w:date="2026-01-04T10:00:00Z">
        <w:r>
          <w:t xml:space="preserve">Pilot receipt corporate. </w:t>
        </w:r>
      </w:ins>
      <w:del w:id="956" w:author="Author A" w:date="2026-01-05T10:00:00Z">
        <w:r>
          <w:delText xml:space="preserve">Regional maintenance accessibility. </w:delText>
        </w:r>
      </w:del>
      <w:ins w:id="957" w:author="Author A" w:date="2026-01-06T10:00:00Z">
        <w:r>
          <w:t xml:space="preserve">Trend suggestions board. </w:t>
        </w:r>
      </w:ins>
      <w:del w:id="958" w:author="Author C" w:date="2026-01-07T10:00:00Z">
        <w:r>
          <w:delText xml:space="preserve">The meeting forecast. </w:delText>
        </w:r>
      </w:del>
      <w:ins w:id="959" w:author="Author C" w:date="2026-01-08T10:00:00Z">
        <w:r>
          <w:t xml:space="preserve">Inventory relevant group. </w:t>
        </w:r>
      </w:ins>
      <w:del w:id="960" w:author="Author B" w:date="2026-01-09T10:00:00Z">
        <w:r>
          <w:delText xml:space="preserve">Notice claim team. </w:delText>
        </w:r>
      </w:del>
    </w:p>
    <w:p>
      <w:commentRangeStart w:id="96"/>
      <w:r>
        <w:t xml:space="preserve">The meeting forecast hereby.</w:t>
      </w:r>
      <w:commentRangeEnd w:id="96"/>
      <w:r>
        <w:rPr>
          <w:rStyle w:val="CommentReference"/>
        </w:rPr>
        <w:commentReference w:id="96"/>
      </w:r>
      <w:r>
        <w:t xml:space="preserve"> </w:t>
      </w:r>
      <w:ins w:id="961" w:author="Author A" w:date="2026-01-10T10:00:00Z">
        <w:r>
          <w:t xml:space="preserve">The meeting forecast. </w:t>
        </w:r>
      </w:ins>
      <w:del w:id="962" w:author="Author C" w:date="2026-01-11T10:00:00Z">
        <w:r>
          <w:delText xml:space="preserve">Inventory relevant group. </w:delText>
        </w:r>
      </w:del>
      <w:ins w:id="963" w:author="Author C" w:date="2026-01-12T10:00:00Z">
        <w:r>
          <w:t xml:space="preserve">Notice claim team. </w:t>
        </w:r>
      </w:ins>
      <w:del w:id="964" w:author="Author B" w:date="2026-01-13T10:00:00Z">
        <w:r>
          <w:delText xml:space="preserve">Pilot receipt corporate. </w:delText>
        </w:r>
      </w:del>
      <w:ins w:id="965" w:author="Author B" w:date="2026-01-14T10:00:00Z">
        <w:r>
          <w:t xml:space="preserve">Regional maintenance accessibility. </w:t>
        </w:r>
      </w:ins>
      <w:del w:id="966" w:author="Author A" w:date="2026-01-15T10:00:00Z">
        <w:r>
          <w:delText xml:space="preserve">Trend suggestions board. </w:delText>
        </w:r>
      </w:del>
      <w:ins w:id="967" w:author="Author A" w:date="2026-01-16T10:00:00Z">
        <w:r>
          <w:t xml:space="preserve">The meeting forecast. </w:t>
        </w:r>
      </w:ins>
      <w:del w:id="968" w:author="Author C" w:date="2026-01-17T10:00:00Z">
        <w:r>
          <w:delText xml:space="preserve">Inventory relevant group. </w:delText>
        </w:r>
      </w:del>
      <w:ins w:id="969" w:author="Author C" w:date="2026-01-18T10:00:00Z">
        <w:r>
          <w:t xml:space="preserve">Notice claim team. </w:t>
        </w:r>
      </w:ins>
      <w:del w:id="970" w:author="Author B" w:date="2026-01-19T10:00:00Z">
        <w:r>
          <w:delText xml:space="preserve">Pilot receipt corporate. </w:delText>
        </w:r>
      </w:del>
    </w:p>
    <w:p>
      <w:commentRangeStart w:id="97"/>
      <w:r>
        <w:t xml:space="preserve">Inventory relevant group relief.</w:t>
      </w:r>
      <w:commentRangeEnd w:id="97"/>
      <w:r>
        <w:rPr>
          <w:rStyle w:val="CommentReference"/>
        </w:rPr>
        <w:commentReference w:id="97"/>
      </w:r>
      <w:r>
        <w:t xml:space="preserve"> </w:t>
      </w:r>
      <w:ins w:id="971" w:author="Author A" w:date="2026-01-20T10:00:00Z">
        <w:r>
          <w:t xml:space="preserve">Inventory relevant group. </w:t>
        </w:r>
      </w:ins>
      <w:del w:id="972" w:author="Author C" w:date="2026-01-21T10:00:00Z">
        <w:r>
          <w:delText xml:space="preserve">Notice claim team. </w:delText>
        </w:r>
      </w:del>
      <w:ins w:id="973" w:author="Author C" w:date="2026-01-22T10:00:00Z">
        <w:r>
          <w:t xml:space="preserve">Pilot receipt corporate. </w:t>
        </w:r>
      </w:ins>
      <w:del w:id="974" w:author="Author B" w:date="2026-01-23T10:00:00Z">
        <w:r>
          <w:delText xml:space="preserve">Regional maintenance accessibility. </w:delText>
        </w:r>
      </w:del>
      <w:ins w:id="975" w:author="Author B" w:date="2026-01-24T10:00:00Z">
        <w:r>
          <w:t xml:space="preserve">Trend suggestions board. </w:t>
        </w:r>
      </w:ins>
      <w:del w:id="976" w:author="Author A" w:date="2026-01-25T10:00:00Z">
        <w:r>
          <w:delText xml:space="preserve">The meeting forecast. </w:delText>
        </w:r>
      </w:del>
      <w:ins w:id="977" w:author="Author A" w:date="2026-01-26T10:00:00Z">
        <w:r>
          <w:t xml:space="preserve">Inventory relevant group. </w:t>
        </w:r>
      </w:ins>
      <w:del w:id="978" w:author="Author C" w:date="2026-01-27T10:00:00Z">
        <w:r>
          <w:delText xml:space="preserve">Notice claim team. </w:delText>
        </w:r>
      </w:del>
      <w:ins w:id="979" w:author="Author C" w:date="2026-01-28T10:00:00Z">
        <w:r>
          <w:t xml:space="preserve">Pilot receipt corporate. </w:t>
        </w:r>
      </w:ins>
      <w:del w:id="980" w:author="Author B" w:date="2026-01-01T10:00:00Z">
        <w:r>
          <w:delText xml:space="preserve">Regional maintenance accessibility. </w:delText>
        </w:r>
      </w:del>
    </w:p>
    <w:p>
      <w:commentRangeStart w:id="98"/>
      <w:r>
        <w:t xml:space="preserve">Notice claim team export.</w:t>
      </w:r>
      <w:commentRangeEnd w:id="98"/>
      <w:r>
        <w:rPr>
          <w:rStyle w:val="CommentReference"/>
        </w:rPr>
        <w:commentReference w:id="98"/>
      </w:r>
      <w:r>
        <w:t xml:space="preserve"> </w:t>
      </w:r>
      <w:ins w:id="981" w:author="Author A" w:date="2026-01-02T10:00:00Z">
        <w:r>
          <w:t xml:space="preserve">Notice claim team. </w:t>
        </w:r>
      </w:ins>
      <w:del w:id="982" w:author="Author C" w:date="2026-01-03T10:00:00Z">
        <w:r>
          <w:delText xml:space="preserve">Pilot receipt corporate. </w:delText>
        </w:r>
      </w:del>
      <w:ins w:id="983" w:author="Author C" w:date="2026-01-04T10:00:00Z">
        <w:r>
          <w:t xml:space="preserve">Regional maintenance accessibility. </w:t>
        </w:r>
      </w:ins>
      <w:del w:id="984" w:author="Author B" w:date="2026-01-05T10:00:00Z">
        <w:r>
          <w:delText xml:space="preserve">Trend suggestions board. </w:delText>
        </w:r>
      </w:del>
      <w:ins w:id="985" w:author="Author B" w:date="2026-01-06T10:00:00Z">
        <w:r>
          <w:t xml:space="preserve">The meeting forecast. </w:t>
        </w:r>
      </w:ins>
      <w:del w:id="986" w:author="Author A" w:date="2026-01-07T10:00:00Z">
        <w:r>
          <w:delText xml:space="preserve">Inventory relevant group. </w:delText>
        </w:r>
      </w:del>
      <w:ins w:id="987" w:author="Author A" w:date="2026-01-08T10:00:00Z">
        <w:r>
          <w:t xml:space="preserve">Notice claim team. </w:t>
        </w:r>
      </w:ins>
      <w:del w:id="988" w:author="Author C" w:date="2026-01-09T10:00:00Z">
        <w:r>
          <w:delText xml:space="preserve">Pilot receipt corporate. </w:delText>
        </w:r>
      </w:del>
      <w:ins w:id="989" w:author="Author C" w:date="2026-01-10T10:00:00Z">
        <w:r>
          <w:t xml:space="preserve">Regional maintenance accessibility. </w:t>
        </w:r>
      </w:ins>
      <w:del w:id="990" w:author="Author B" w:date="2026-01-11T10:00:00Z">
        <w:r>
          <w:delText xml:space="preserve">Trend suggestions board. </w:delText>
        </w:r>
      </w:del>
    </w:p>
    <w:p>
      <w:commentRangeStart w:id="99"/>
      <w:r>
        <w:t xml:space="preserve">Pilot receipt corporate requirement.</w:t>
      </w:r>
      <w:commentRangeEnd w:id="99"/>
      <w:r>
        <w:rPr>
          <w:rStyle w:val="CommentReference"/>
        </w:rPr>
        <w:commentReference w:id="99"/>
      </w:r>
      <w:r>
        <w:t xml:space="preserve"> </w:t>
      </w:r>
      <w:ins w:id="991" w:author="Author A" w:date="2026-01-12T10:00:00Z">
        <w:r>
          <w:t xml:space="preserve">Pilot receipt corporate. </w:t>
        </w:r>
      </w:ins>
      <w:del w:id="992" w:author="Author C" w:date="2026-01-13T10:00:00Z">
        <w:r>
          <w:delText xml:space="preserve">Regional maintenance accessibility. </w:delText>
        </w:r>
      </w:del>
      <w:ins w:id="993" w:author="Author C" w:date="2026-01-14T10:00:00Z">
        <w:r>
          <w:t xml:space="preserve">Trend suggestions board. </w:t>
        </w:r>
      </w:ins>
      <w:del w:id="994" w:author="Author B" w:date="2026-01-15T10:00:00Z">
        <w:r>
          <w:delText xml:space="preserve">The meeting forecast. </w:delText>
        </w:r>
      </w:del>
      <w:ins w:id="995" w:author="Author B" w:date="2026-01-16T10:00:00Z">
        <w:r>
          <w:t xml:space="preserve">Inventory relevant group. </w:t>
        </w:r>
      </w:ins>
      <w:del w:id="996" w:author="Author A" w:date="2026-01-17T10:00:00Z">
        <w:r>
          <w:delText xml:space="preserve">Notice claim team. </w:delText>
        </w:r>
      </w:del>
      <w:ins w:id="997" w:author="Author A" w:date="2026-01-18T10:00:00Z">
        <w:r>
          <w:t xml:space="preserve">Pilot receipt corporate. </w:t>
        </w:r>
      </w:ins>
      <w:del w:id="998" w:author="Author C" w:date="2026-01-19T10:00:00Z">
        <w:r>
          <w:delText xml:space="preserve">Regional maintenance accessibility. </w:delText>
        </w:r>
      </w:del>
      <w:ins w:id="999" w:author="Author C" w:date="2026-01-20T10:00:00Z">
        <w:r>
          <w:t xml:space="preserve">Trend suggestions board. </w:t>
        </w:r>
      </w:ins>
      <w:del w:id="1000" w:author="Author B" w:date="2026-01-21T10:00:00Z">
        <w:r>
          <w:delText xml:space="preserve">The meeting forecast. </w:delText>
        </w:r>
      </w:del>
    </w:p>
    <w:p>
      <w:commentRangeStart w:id="100"/>
      <w:r>
        <w:t xml:space="preserve">Regional maintenance accessibility tax.</w:t>
      </w:r>
      <w:commentRangeEnd w:id="100"/>
      <w:r>
        <w:rPr>
          <w:rStyle w:val="CommentReference"/>
        </w:rPr>
        <w:commentReference w:id="100"/>
      </w:r>
      <w:r>
        <w:t xml:space="preserve"> </w:t>
      </w:r>
      <w:ins w:id="1001" w:author="Author A" w:date="2026-01-22T10:00:00Z">
        <w:r>
          <w:t xml:space="preserve">Regional maintenance accessibility. </w:t>
        </w:r>
      </w:ins>
      <w:del w:id="1002" w:author="Author C" w:date="2026-01-23T10:00:00Z">
        <w:r>
          <w:delText xml:space="preserve">Trend suggestions board. </w:delText>
        </w:r>
      </w:del>
      <w:ins w:id="1003" w:author="Author C" w:date="2026-01-24T10:00:00Z">
        <w:r>
          <w:t xml:space="preserve">The meeting forecast. </w:t>
        </w:r>
      </w:ins>
      <w:del w:id="1004" w:author="Author B" w:date="2026-01-25T10:00:00Z">
        <w:r>
          <w:delText xml:space="preserve">Inventory relevant group. </w:delText>
        </w:r>
      </w:del>
      <w:ins w:id="1005" w:author="Author B" w:date="2026-01-26T10:00:00Z">
        <w:r>
          <w:t xml:space="preserve">Notice claim team. </w:t>
        </w:r>
      </w:ins>
      <w:del w:id="1006" w:author="Author A" w:date="2026-01-27T10:00:00Z">
        <w:r>
          <w:delText xml:space="preserve">Pilot receipt corporate. </w:delText>
        </w:r>
      </w:del>
      <w:ins w:id="1007" w:author="Author A" w:date="2026-01-28T10:00:00Z">
        <w:r>
          <w:t xml:space="preserve">Regional maintenance accessibility. </w:t>
        </w:r>
      </w:ins>
      <w:del w:id="1008" w:author="Author C" w:date="2026-01-01T10:00:00Z">
        <w:r>
          <w:delText xml:space="preserve">Trend suggestions board. </w:delText>
        </w:r>
      </w:del>
      <w:ins w:id="1009" w:author="Author C" w:date="2026-01-02T10:00:00Z">
        <w:r>
          <w:t xml:space="preserve">The meeting forecast. </w:t>
        </w:r>
      </w:ins>
      <w:del w:id="1010" w:author="Author B" w:date="2026-01-03T10:00:00Z">
        <w:r>
          <w:delText xml:space="preserve">Inventory relevant group. </w:delText>
        </w:r>
      </w:del>
    </w:p>
    <w:p>
      <w:commentRangeStart w:id="101"/>
      <w:r>
        <w:t xml:space="preserve">Trend suggestions board order.</w:t>
      </w:r>
      <w:commentRangeEnd w:id="101"/>
      <w:r>
        <w:rPr>
          <w:rStyle w:val="CommentReference"/>
        </w:rPr>
        <w:commentReference w:id="101"/>
      </w:r>
      <w:r>
        <w:t xml:space="preserve"> </w:t>
      </w:r>
      <w:ins w:id="1011" w:author="Author A" w:date="2026-01-04T10:00:00Z">
        <w:r>
          <w:t xml:space="preserve">Trend suggestions board. </w:t>
        </w:r>
      </w:ins>
      <w:del w:id="1012" w:author="Author C" w:date="2026-01-05T10:00:00Z">
        <w:r>
          <w:delText xml:space="preserve">The meeting forecast. </w:delText>
        </w:r>
      </w:del>
      <w:ins w:id="1013" w:author="Author C" w:date="2026-01-06T10:00:00Z">
        <w:r>
          <w:t xml:space="preserve">Inventory relevant group. </w:t>
        </w:r>
      </w:ins>
      <w:del w:id="1014" w:author="Author B" w:date="2026-01-07T10:00:00Z">
        <w:r>
          <w:delText xml:space="preserve">Notice claim team. </w:delText>
        </w:r>
      </w:del>
      <w:ins w:id="1015" w:author="Author B" w:date="2026-01-08T10:00:00Z">
        <w:r>
          <w:t xml:space="preserve">Pilot receipt corporate. </w:t>
        </w:r>
      </w:ins>
      <w:del w:id="1016" w:author="Author A" w:date="2026-01-09T10:00:00Z">
        <w:r>
          <w:delText xml:space="preserve">Regional maintenance accessibility. </w:delText>
        </w:r>
      </w:del>
      <w:ins w:id="1017" w:author="Author A" w:date="2026-01-10T10:00:00Z">
        <w:r>
          <w:t xml:space="preserve">Trend suggestions board. </w:t>
        </w:r>
      </w:ins>
      <w:del w:id="1018" w:author="Author C" w:date="2026-01-11T10:00:00Z">
        <w:r>
          <w:delText xml:space="preserve">The meeting forecast. </w:delText>
        </w:r>
      </w:del>
      <w:ins w:id="1019" w:author="Author C" w:date="2026-01-12T10:00:00Z">
        <w:r>
          <w:t xml:space="preserve">Inventory relevant group. </w:t>
        </w:r>
      </w:ins>
      <w:del w:id="1020" w:author="Author B" w:date="2026-01-13T10:00:00Z">
        <w:r>
          <w:delText xml:space="preserve">Notice claim team. </w:delText>
        </w:r>
      </w:del>
    </w:p>
    <w:p>
      <w:commentRangeStart w:id="102"/>
      <w:r>
        <w:t xml:space="preserve">The meeting forecast hereby.</w:t>
      </w:r>
      <w:commentRangeEnd w:id="102"/>
      <w:r>
        <w:rPr>
          <w:rStyle w:val="CommentReference"/>
        </w:rPr>
        <w:commentReference w:id="102"/>
      </w:r>
      <w:r>
        <w:t xml:space="preserve"> </w:t>
      </w:r>
      <w:ins w:id="1021" w:author="Author A" w:date="2026-01-14T10:00:00Z">
        <w:r>
          <w:t xml:space="preserve">The meeting forecast. </w:t>
        </w:r>
      </w:ins>
      <w:del w:id="1022" w:author="Author C" w:date="2026-01-15T10:00:00Z">
        <w:r>
          <w:delText xml:space="preserve">Inventory relevant group. </w:delText>
        </w:r>
      </w:del>
      <w:ins w:id="1023" w:author="Author C" w:date="2026-01-16T10:00:00Z">
        <w:r>
          <w:t xml:space="preserve">Notice claim team. </w:t>
        </w:r>
      </w:ins>
      <w:del w:id="1024" w:author="Author B" w:date="2026-01-17T10:00:00Z">
        <w:r>
          <w:delText xml:space="preserve">Pilot receipt corporate. </w:delText>
        </w:r>
      </w:del>
      <w:ins w:id="1025" w:author="Author B" w:date="2026-01-18T10:00:00Z">
        <w:r>
          <w:t xml:space="preserve">Regional maintenance accessibility. </w:t>
        </w:r>
      </w:ins>
      <w:del w:id="1026" w:author="Author A" w:date="2026-01-19T10:00:00Z">
        <w:r>
          <w:delText xml:space="preserve">Trend suggestions board. </w:delText>
        </w:r>
      </w:del>
      <w:ins w:id="1027" w:author="Author A" w:date="2026-01-20T10:00:00Z">
        <w:r>
          <w:t xml:space="preserve">The meeting forecast. </w:t>
        </w:r>
      </w:ins>
      <w:del w:id="1028" w:author="Author C" w:date="2026-01-21T10:00:00Z">
        <w:r>
          <w:delText xml:space="preserve">Inventory relevant group. </w:delText>
        </w:r>
      </w:del>
      <w:ins w:id="1029" w:author="Author C" w:date="2026-01-22T10:00:00Z">
        <w:r>
          <w:t xml:space="preserve">Notice claim team. </w:t>
        </w:r>
      </w:ins>
      <w:del w:id="1030" w:author="Author B" w:date="2026-01-23T10:00:00Z">
        <w:r>
          <w:delText xml:space="preserve">Pilot receipt corporate. </w:delText>
        </w:r>
      </w:del>
    </w:p>
    <w:p>
      <w:commentRangeStart w:id="103"/>
      <w:r>
        <w:t xml:space="preserve">Inventory relevant group relief.</w:t>
      </w:r>
      <w:commentRangeEnd w:id="103"/>
      <w:r>
        <w:rPr>
          <w:rStyle w:val="CommentReference"/>
        </w:rPr>
        <w:commentReference w:id="103"/>
      </w:r>
      <w:r>
        <w:t xml:space="preserve"> </w:t>
      </w:r>
      <w:ins w:id="1031" w:author="Author A" w:date="2026-01-24T10:00:00Z">
        <w:r>
          <w:t xml:space="preserve">Inventory relevant group. </w:t>
        </w:r>
      </w:ins>
      <w:del w:id="1032" w:author="Author C" w:date="2026-01-25T10:00:00Z">
        <w:r>
          <w:delText xml:space="preserve">Notice claim team. </w:delText>
        </w:r>
      </w:del>
      <w:ins w:id="1033" w:author="Author C" w:date="2026-01-26T10:00:00Z">
        <w:r>
          <w:t xml:space="preserve">Pilot receipt corporate. </w:t>
        </w:r>
      </w:ins>
      <w:del w:id="1034" w:author="Author B" w:date="2026-01-27T10:00:00Z">
        <w:r>
          <w:delText xml:space="preserve">Regional maintenance accessibility. </w:delText>
        </w:r>
      </w:del>
      <w:ins w:id="1035" w:author="Author B" w:date="2026-01-28T10:00:00Z">
        <w:r>
          <w:t xml:space="preserve">Trend suggestions board. </w:t>
        </w:r>
      </w:ins>
      <w:del w:id="1036" w:author="Author A" w:date="2026-01-01T10:00:00Z">
        <w:r>
          <w:delText xml:space="preserve">The meeting forecast. </w:delText>
        </w:r>
      </w:del>
      <w:ins w:id="1037" w:author="Author A" w:date="2026-01-02T10:00:00Z">
        <w:r>
          <w:t xml:space="preserve">Inventory relevant group. </w:t>
        </w:r>
      </w:ins>
      <w:del w:id="1038" w:author="Author C" w:date="2026-01-03T10:00:00Z">
        <w:r>
          <w:delText xml:space="preserve">Notice claim team. </w:delText>
        </w:r>
      </w:del>
      <w:ins w:id="1039" w:author="Author C" w:date="2026-01-04T10:00:00Z">
        <w:r>
          <w:t xml:space="preserve">Pilot receipt corporate. </w:t>
        </w:r>
      </w:ins>
      <w:del w:id="1040" w:author="Author B" w:date="2026-01-05T10:00:00Z">
        <w:r>
          <w:delText xml:space="preserve">Regional maintenance accessibility. </w:delText>
        </w:r>
      </w:del>
    </w:p>
    <w:p>
      <w:commentRangeStart w:id="104"/>
      <w:r>
        <w:t xml:space="preserve">Notice claim team export.</w:t>
      </w:r>
      <w:commentRangeEnd w:id="104"/>
      <w:r>
        <w:rPr>
          <w:rStyle w:val="CommentReference"/>
        </w:rPr>
        <w:commentReference w:id="104"/>
      </w:r>
      <w:r>
        <w:t xml:space="preserve"> </w:t>
      </w:r>
      <w:ins w:id="1041" w:author="Author A" w:date="2026-01-06T10:00:00Z">
        <w:r>
          <w:t xml:space="preserve">Notice claim team. </w:t>
        </w:r>
      </w:ins>
      <w:del w:id="1042" w:author="Author C" w:date="2026-01-07T10:00:00Z">
        <w:r>
          <w:delText xml:space="preserve">Pilot receipt corporate. </w:delText>
        </w:r>
      </w:del>
      <w:ins w:id="1043" w:author="Author C" w:date="2026-01-08T10:00:00Z">
        <w:r>
          <w:t xml:space="preserve">Regional maintenance accessibility. </w:t>
        </w:r>
      </w:ins>
      <w:del w:id="1044" w:author="Author B" w:date="2026-01-09T10:00:00Z">
        <w:r>
          <w:delText xml:space="preserve">Trend suggestions board. </w:delText>
        </w:r>
      </w:del>
      <w:ins w:id="1045" w:author="Author B" w:date="2026-01-10T10:00:00Z">
        <w:r>
          <w:t xml:space="preserve">The meeting forecast. </w:t>
        </w:r>
      </w:ins>
      <w:del w:id="1046" w:author="Author A" w:date="2026-01-11T10:00:00Z">
        <w:r>
          <w:delText xml:space="preserve">Inventory relevant group. </w:delText>
        </w:r>
      </w:del>
      <w:ins w:id="1047" w:author="Author A" w:date="2026-01-12T10:00:00Z">
        <w:r>
          <w:t xml:space="preserve">Notice claim team. </w:t>
        </w:r>
      </w:ins>
      <w:del w:id="1048" w:author="Author C" w:date="2026-01-13T10:00:00Z">
        <w:r>
          <w:delText xml:space="preserve">Pilot receipt corporate. </w:delText>
        </w:r>
      </w:del>
      <w:ins w:id="1049" w:author="Author C" w:date="2026-01-14T10:00:00Z">
        <w:r>
          <w:t xml:space="preserve">Regional maintenance accessibility. </w:t>
        </w:r>
      </w:ins>
      <w:del w:id="1050" w:author="Author B" w:date="2026-01-15T10:00:00Z">
        <w:r>
          <w:delText xml:space="preserve">Trend suggestions board. </w:delText>
        </w:r>
      </w:del>
    </w:p>
    <w:p>
      <w:commentRangeStart w:id="105"/>
      <w:r>
        <w:t xml:space="preserve">Pilot receipt corporate requirement.</w:t>
      </w:r>
      <w:commentRangeEnd w:id="105"/>
      <w:r>
        <w:rPr>
          <w:rStyle w:val="CommentReference"/>
        </w:rPr>
        <w:commentReference w:id="105"/>
      </w:r>
      <w:r>
        <w:t xml:space="preserve"> </w:t>
      </w:r>
      <w:ins w:id="1051" w:author="Author A" w:date="2026-01-16T10:00:00Z">
        <w:r>
          <w:t xml:space="preserve">Pilot receipt corporate. </w:t>
        </w:r>
      </w:ins>
      <w:del w:id="1052" w:author="Author C" w:date="2026-01-17T10:00:00Z">
        <w:r>
          <w:delText xml:space="preserve">Regional maintenance accessibility. </w:delText>
        </w:r>
      </w:del>
      <w:ins w:id="1053" w:author="Author C" w:date="2026-01-18T10:00:00Z">
        <w:r>
          <w:t xml:space="preserve">Trend suggestions board. </w:t>
        </w:r>
      </w:ins>
      <w:del w:id="1054" w:author="Author B" w:date="2026-01-19T10:00:00Z">
        <w:r>
          <w:delText xml:space="preserve">The meeting forecast. </w:delText>
        </w:r>
      </w:del>
      <w:ins w:id="1055" w:author="Author B" w:date="2026-01-20T10:00:00Z">
        <w:r>
          <w:t xml:space="preserve">Inventory relevant group. </w:t>
        </w:r>
      </w:ins>
      <w:del w:id="1056" w:author="Author A" w:date="2026-01-21T10:00:00Z">
        <w:r>
          <w:delText xml:space="preserve">Notice claim team. </w:delText>
        </w:r>
      </w:del>
      <w:ins w:id="1057" w:author="Author A" w:date="2026-01-22T10:00:00Z">
        <w:r>
          <w:t xml:space="preserve">Pilot receipt corporate. </w:t>
        </w:r>
      </w:ins>
      <w:del w:id="1058" w:author="Author C" w:date="2026-01-23T10:00:00Z">
        <w:r>
          <w:delText xml:space="preserve">Regional maintenance accessibility. </w:delText>
        </w:r>
      </w:del>
      <w:ins w:id="1059" w:author="Author C" w:date="2026-01-24T10:00:00Z">
        <w:r>
          <w:t xml:space="preserve">Trend suggestions board. </w:t>
        </w:r>
      </w:ins>
      <w:del w:id="1060" w:author="Author B" w:date="2026-01-25T10:00:00Z">
        <w:r>
          <w:delText xml:space="preserve">The meeting forecast. </w:delText>
        </w:r>
      </w:del>
    </w:p>
    <w:p>
      <w:commentRangeStart w:id="106"/>
      <w:r>
        <w:t xml:space="preserve">Regional maintenance accessibility tax.</w:t>
      </w:r>
      <w:commentRangeEnd w:id="106"/>
      <w:r>
        <w:rPr>
          <w:rStyle w:val="CommentReference"/>
        </w:rPr>
        <w:commentReference w:id="106"/>
      </w:r>
      <w:r>
        <w:t xml:space="preserve"> </w:t>
      </w:r>
      <w:ins w:id="1061" w:author="Author A" w:date="2026-01-26T10:00:00Z">
        <w:r>
          <w:t xml:space="preserve">Regional maintenance accessibility. </w:t>
        </w:r>
      </w:ins>
      <w:del w:id="1062" w:author="Author C" w:date="2026-01-27T10:00:00Z">
        <w:r>
          <w:delText xml:space="preserve">Trend suggestions board. </w:delText>
        </w:r>
      </w:del>
      <w:ins w:id="1063" w:author="Author C" w:date="2026-01-28T10:00:00Z">
        <w:r>
          <w:t xml:space="preserve">The meeting forecast. </w:t>
        </w:r>
      </w:ins>
      <w:del w:id="1064" w:author="Author B" w:date="2026-01-01T10:00:00Z">
        <w:r>
          <w:delText xml:space="preserve">Inventory relevant group. </w:delText>
        </w:r>
      </w:del>
      <w:ins w:id="1065" w:author="Author B" w:date="2026-01-02T10:00:00Z">
        <w:r>
          <w:t xml:space="preserve">Notice claim team. </w:t>
        </w:r>
      </w:ins>
      <w:del w:id="1066" w:author="Author A" w:date="2026-01-03T10:00:00Z">
        <w:r>
          <w:delText xml:space="preserve">Pilot receipt corporate. </w:delText>
        </w:r>
      </w:del>
      <w:ins w:id="1067" w:author="Author A" w:date="2026-01-04T10:00:00Z">
        <w:r>
          <w:t xml:space="preserve">Regional maintenance accessibility. </w:t>
        </w:r>
      </w:ins>
      <w:del w:id="1068" w:author="Author C" w:date="2026-01-05T10:00:00Z">
        <w:r>
          <w:delText xml:space="preserve">Trend suggestions board. </w:delText>
        </w:r>
      </w:del>
      <w:ins w:id="1069" w:author="Author C" w:date="2026-01-06T10:00:00Z">
        <w:r>
          <w:t xml:space="preserve">The meeting forecast. </w:t>
        </w:r>
      </w:ins>
      <w:del w:id="1070" w:author="Author B" w:date="2026-01-07T10:00:00Z">
        <w:r>
          <w:delText xml:space="preserve">Inventory relevant group. </w:delText>
        </w:r>
      </w:del>
    </w:p>
    <w:p>
      <w:commentRangeStart w:id="107"/>
      <w:r>
        <w:t xml:space="preserve">Trend suggestions board order.</w:t>
      </w:r>
      <w:commentRangeEnd w:id="107"/>
      <w:r>
        <w:rPr>
          <w:rStyle w:val="CommentReference"/>
        </w:rPr>
        <w:commentReference w:id="107"/>
      </w:r>
      <w:r>
        <w:t xml:space="preserve"> </w:t>
      </w:r>
      <w:ins w:id="1071" w:author="Author A" w:date="2026-01-08T10:00:00Z">
        <w:r>
          <w:t xml:space="preserve">Trend suggestions board. </w:t>
        </w:r>
      </w:ins>
      <w:del w:id="1072" w:author="Author C" w:date="2026-01-09T10:00:00Z">
        <w:r>
          <w:delText xml:space="preserve">The meeting forecast. </w:delText>
        </w:r>
      </w:del>
      <w:ins w:id="1073" w:author="Author C" w:date="2026-01-10T10:00:00Z">
        <w:r>
          <w:t xml:space="preserve">Inventory relevant group. </w:t>
        </w:r>
      </w:ins>
      <w:del w:id="1074" w:author="Author B" w:date="2026-01-11T10:00:00Z">
        <w:r>
          <w:delText xml:space="preserve">Notice claim team. </w:delText>
        </w:r>
      </w:del>
      <w:ins w:id="1075" w:author="Author B" w:date="2026-01-12T10:00:00Z">
        <w:r>
          <w:t xml:space="preserve">Pilot receipt corporate. </w:t>
        </w:r>
      </w:ins>
      <w:del w:id="1076" w:author="Author A" w:date="2026-01-13T10:00:00Z">
        <w:r>
          <w:delText xml:space="preserve">Regional maintenance accessibility. </w:delText>
        </w:r>
      </w:del>
      <w:ins w:id="1077" w:author="Author A" w:date="2026-01-14T10:00:00Z">
        <w:r>
          <w:t xml:space="preserve">Trend suggestions board. </w:t>
        </w:r>
      </w:ins>
      <w:del w:id="1078" w:author="Author C" w:date="2026-01-15T10:00:00Z">
        <w:r>
          <w:delText xml:space="preserve">The meeting forecast. </w:delText>
        </w:r>
      </w:del>
      <w:ins w:id="1079" w:author="Author C" w:date="2026-01-16T10:00:00Z">
        <w:r>
          <w:t xml:space="preserve">Inventory relevant group. </w:t>
        </w:r>
      </w:ins>
      <w:del w:id="1080" w:author="Author B" w:date="2026-01-17T10:00:00Z">
        <w:r>
          <w:delText xml:space="preserve">Notice claim team. </w:delText>
        </w:r>
      </w:del>
    </w:p>
    <w:p>
      <w:commentRangeStart w:id="108"/>
      <w:r>
        <w:t xml:space="preserve">The meeting forecast hereby.</w:t>
      </w:r>
      <w:commentRangeEnd w:id="108"/>
      <w:r>
        <w:rPr>
          <w:rStyle w:val="CommentReference"/>
        </w:rPr>
        <w:commentReference w:id="108"/>
      </w:r>
      <w:r>
        <w:t xml:space="preserve"> </w:t>
      </w:r>
      <w:ins w:id="1081" w:author="Author A" w:date="2026-01-18T10:00:00Z">
        <w:r>
          <w:t xml:space="preserve">The meeting forecast. </w:t>
        </w:r>
      </w:ins>
      <w:del w:id="1082" w:author="Author C" w:date="2026-01-19T10:00:00Z">
        <w:r>
          <w:delText xml:space="preserve">Inventory relevant group. </w:delText>
        </w:r>
      </w:del>
      <w:ins w:id="1083" w:author="Author C" w:date="2026-01-20T10:00:00Z">
        <w:r>
          <w:t xml:space="preserve">Notice claim team. </w:t>
        </w:r>
      </w:ins>
      <w:del w:id="1084" w:author="Author B" w:date="2026-01-21T10:00:00Z">
        <w:r>
          <w:delText xml:space="preserve">Pilot receipt corporate. </w:delText>
        </w:r>
      </w:del>
      <w:ins w:id="1085" w:author="Author B" w:date="2026-01-22T10:00:00Z">
        <w:r>
          <w:t xml:space="preserve">Regional maintenance accessibility. </w:t>
        </w:r>
      </w:ins>
      <w:del w:id="1086" w:author="Author A" w:date="2026-01-23T10:00:00Z">
        <w:r>
          <w:delText xml:space="preserve">Trend suggestions board. </w:delText>
        </w:r>
      </w:del>
      <w:ins w:id="1087" w:author="Author A" w:date="2026-01-24T10:00:00Z">
        <w:r>
          <w:t xml:space="preserve">The meeting forecast. </w:t>
        </w:r>
      </w:ins>
      <w:del w:id="1088" w:author="Author C" w:date="2026-01-25T10:00:00Z">
        <w:r>
          <w:delText xml:space="preserve">Inventory relevant group. </w:delText>
        </w:r>
      </w:del>
      <w:ins w:id="1089" w:author="Author C" w:date="2026-01-26T10:00:00Z">
        <w:r>
          <w:t xml:space="preserve">Notice claim team. </w:t>
        </w:r>
      </w:ins>
      <w:del w:id="1090" w:author="Author B" w:date="2026-01-27T10:00:00Z">
        <w:r>
          <w:delText xml:space="preserve">Pilot receipt corporate. </w:delText>
        </w:r>
      </w:del>
    </w:p>
    <w:p>
      <w:commentRangeStart w:id="109"/>
      <w:r>
        <w:t xml:space="preserve">Inventory relevant group relief.</w:t>
      </w:r>
      <w:commentRangeEnd w:id="109"/>
      <w:r>
        <w:rPr>
          <w:rStyle w:val="CommentReference"/>
        </w:rPr>
        <w:commentReference w:id="109"/>
      </w:r>
      <w:r>
        <w:t xml:space="preserve"> </w:t>
      </w:r>
      <w:ins w:id="1091" w:author="Author A" w:date="2026-01-28T10:00:00Z">
        <w:r>
          <w:t xml:space="preserve">Inventory relevant group. </w:t>
        </w:r>
      </w:ins>
      <w:del w:id="1092" w:author="Author C" w:date="2026-01-01T10:00:00Z">
        <w:r>
          <w:delText xml:space="preserve">Notice claim team. </w:delText>
        </w:r>
      </w:del>
      <w:ins w:id="1093" w:author="Author C" w:date="2026-01-02T10:00:00Z">
        <w:r>
          <w:t xml:space="preserve">Pilot receipt corporate. </w:t>
        </w:r>
      </w:ins>
      <w:del w:id="1094" w:author="Author B" w:date="2026-01-03T10:00:00Z">
        <w:r>
          <w:delText xml:space="preserve">Regional maintenance accessibility. </w:delText>
        </w:r>
      </w:del>
      <w:ins w:id="1095" w:author="Author B" w:date="2026-01-04T10:00:00Z">
        <w:r>
          <w:t xml:space="preserve">Trend suggestions board. </w:t>
        </w:r>
      </w:ins>
      <w:del w:id="1096" w:author="Author A" w:date="2026-01-05T10:00:00Z">
        <w:r>
          <w:delText xml:space="preserve">The meeting forecast. </w:delText>
        </w:r>
      </w:del>
      <w:ins w:id="1097" w:author="Author A" w:date="2026-01-06T10:00:00Z">
        <w:r>
          <w:t xml:space="preserve">Inventory relevant group. </w:t>
        </w:r>
      </w:ins>
      <w:del w:id="1098" w:author="Author C" w:date="2026-01-07T10:00:00Z">
        <w:r>
          <w:delText xml:space="preserve">Notice claim team. </w:delText>
        </w:r>
      </w:del>
      <w:ins w:id="1099" w:author="Author C" w:date="2026-01-08T10:00:00Z">
        <w:r>
          <w:t xml:space="preserve">Pilot receipt corporate. </w:t>
        </w:r>
      </w:ins>
      <w:del w:id="1100" w:author="Author B" w:date="2026-01-09T10:00:00Z">
        <w:r>
          <w:delText xml:space="preserve">Regional maintenance accessibility. </w:delText>
        </w:r>
      </w:del>
    </w:p>
    <w:p>
      <w:commentRangeStart w:id="110"/>
      <w:r>
        <w:t xml:space="preserve">Notice claim team export.</w:t>
      </w:r>
      <w:commentRangeEnd w:id="110"/>
      <w:r>
        <w:rPr>
          <w:rStyle w:val="CommentReference"/>
        </w:rPr>
        <w:commentReference w:id="110"/>
      </w:r>
      <w:r>
        <w:t xml:space="preserve"> </w:t>
      </w:r>
      <w:ins w:id="1101" w:author="Author A" w:date="2026-01-10T10:00:00Z">
        <w:r>
          <w:t xml:space="preserve">Notice claim team. </w:t>
        </w:r>
      </w:ins>
      <w:del w:id="1102" w:author="Author C" w:date="2026-01-11T10:00:00Z">
        <w:r>
          <w:delText xml:space="preserve">Pilot receipt corporate. </w:delText>
        </w:r>
      </w:del>
      <w:ins w:id="1103" w:author="Author C" w:date="2026-01-12T10:00:00Z">
        <w:r>
          <w:t xml:space="preserve">Regional maintenance accessibility. </w:t>
        </w:r>
      </w:ins>
      <w:del w:id="1104" w:author="Author B" w:date="2026-01-13T10:00:00Z">
        <w:r>
          <w:delText xml:space="preserve">Trend suggestions board. </w:delText>
        </w:r>
      </w:del>
      <w:ins w:id="1105" w:author="Author B" w:date="2026-01-14T10:00:00Z">
        <w:r>
          <w:t xml:space="preserve">The meeting forecast. </w:t>
        </w:r>
      </w:ins>
      <w:del w:id="1106" w:author="Author A" w:date="2026-01-15T10:00:00Z">
        <w:r>
          <w:delText xml:space="preserve">Inventory relevant group. </w:delText>
        </w:r>
      </w:del>
      <w:ins w:id="1107" w:author="Author A" w:date="2026-01-16T10:00:00Z">
        <w:r>
          <w:t xml:space="preserve">Notice claim team. </w:t>
        </w:r>
      </w:ins>
      <w:del w:id="1108" w:author="Author C" w:date="2026-01-17T10:00:00Z">
        <w:r>
          <w:delText xml:space="preserve">Pilot receipt corporate. </w:delText>
        </w:r>
      </w:del>
      <w:ins w:id="1109" w:author="Author C" w:date="2026-01-18T10:00:00Z">
        <w:r>
          <w:t xml:space="preserve">Regional maintenance accessibility. </w:t>
        </w:r>
      </w:ins>
      <w:del w:id="1110" w:author="Author B" w:date="2026-01-19T10:00:00Z">
        <w:r>
          <w:delText xml:space="preserve">Trend suggestions board. </w:delText>
        </w:r>
      </w:del>
    </w:p>
    <w:p>
      <w:commentRangeStart w:id="111"/>
      <w:r>
        <w:t xml:space="preserve">Pilot receipt corporate requirement.</w:t>
      </w:r>
      <w:commentRangeEnd w:id="111"/>
      <w:r>
        <w:rPr>
          <w:rStyle w:val="CommentReference"/>
        </w:rPr>
        <w:commentReference w:id="111"/>
      </w:r>
      <w:r>
        <w:t xml:space="preserve"> </w:t>
      </w:r>
      <w:ins w:id="1111" w:author="Author A" w:date="2026-01-20T10:00:00Z">
        <w:r>
          <w:t xml:space="preserve">Pilot receipt corporate. </w:t>
        </w:r>
      </w:ins>
      <w:del w:id="1112" w:author="Author C" w:date="2026-01-21T10:00:00Z">
        <w:r>
          <w:delText xml:space="preserve">Regional maintenance accessibility. </w:delText>
        </w:r>
      </w:del>
      <w:ins w:id="1113" w:author="Author C" w:date="2026-01-22T10:00:00Z">
        <w:r>
          <w:t xml:space="preserve">Trend suggestions board. </w:t>
        </w:r>
      </w:ins>
      <w:del w:id="1114" w:author="Author B" w:date="2026-01-23T10:00:00Z">
        <w:r>
          <w:delText xml:space="preserve">The meeting forecast. </w:delText>
        </w:r>
      </w:del>
      <w:ins w:id="1115" w:author="Author B" w:date="2026-01-24T10:00:00Z">
        <w:r>
          <w:t xml:space="preserve">Inventory relevant group. </w:t>
        </w:r>
      </w:ins>
      <w:del w:id="1116" w:author="Author A" w:date="2026-01-25T10:00:00Z">
        <w:r>
          <w:delText xml:space="preserve">Notice claim team. </w:delText>
        </w:r>
      </w:del>
      <w:ins w:id="1117" w:author="Author A" w:date="2026-01-26T10:00:00Z">
        <w:r>
          <w:t xml:space="preserve">Pilot receipt corporate. </w:t>
        </w:r>
      </w:ins>
      <w:del w:id="1118" w:author="Author C" w:date="2026-01-27T10:00:00Z">
        <w:r>
          <w:delText xml:space="preserve">Regional maintenance accessibility. </w:delText>
        </w:r>
      </w:del>
      <w:ins w:id="1119" w:author="Author C" w:date="2026-01-28T10:00:00Z">
        <w:r>
          <w:t xml:space="preserve">Trend suggestions board. </w:t>
        </w:r>
      </w:ins>
      <w:del w:id="1120" w:author="Author B" w:date="2026-01-01T10:00:00Z">
        <w:r>
          <w:delText xml:space="preserve">The meeting forecast. </w:delText>
        </w:r>
      </w:del>
    </w:p>
    <w:p>
      <w:commentRangeStart w:id="112"/>
      <w:r>
        <w:t xml:space="preserve">Regional maintenance accessibility tax.</w:t>
      </w:r>
      <w:commentRangeEnd w:id="112"/>
      <w:r>
        <w:rPr>
          <w:rStyle w:val="CommentReference"/>
        </w:rPr>
        <w:commentReference w:id="112"/>
      </w:r>
      <w:r>
        <w:t xml:space="preserve"> </w:t>
      </w:r>
      <w:ins w:id="1121" w:author="Author A" w:date="2026-01-02T10:00:00Z">
        <w:r>
          <w:t xml:space="preserve">Regional maintenance accessibility. </w:t>
        </w:r>
      </w:ins>
      <w:del w:id="1122" w:author="Author C" w:date="2026-01-03T10:00:00Z">
        <w:r>
          <w:delText xml:space="preserve">Trend suggestions board. </w:delText>
        </w:r>
      </w:del>
      <w:ins w:id="1123" w:author="Author C" w:date="2026-01-04T10:00:00Z">
        <w:r>
          <w:t xml:space="preserve">The meeting forecast. </w:t>
        </w:r>
      </w:ins>
      <w:del w:id="1124" w:author="Author B" w:date="2026-01-05T10:00:00Z">
        <w:r>
          <w:delText xml:space="preserve">Inventory relevant group. </w:delText>
        </w:r>
      </w:del>
      <w:ins w:id="1125" w:author="Author B" w:date="2026-01-06T10:00:00Z">
        <w:r>
          <w:t xml:space="preserve">Notice claim team. </w:t>
        </w:r>
      </w:ins>
      <w:del w:id="1126" w:author="Author A" w:date="2026-01-07T10:00:00Z">
        <w:r>
          <w:delText xml:space="preserve">Pilot receipt corporate. </w:delText>
        </w:r>
      </w:del>
      <w:ins w:id="1127" w:author="Author A" w:date="2026-01-08T10:00:00Z">
        <w:r>
          <w:t xml:space="preserve">Regional maintenance accessibility. </w:t>
        </w:r>
      </w:ins>
      <w:del w:id="1128" w:author="Author C" w:date="2026-01-09T10:00:00Z">
        <w:r>
          <w:delText xml:space="preserve">Trend suggestions board. </w:delText>
        </w:r>
      </w:del>
      <w:ins w:id="1129" w:author="Author C" w:date="2026-01-10T10:00:00Z">
        <w:r>
          <w:t xml:space="preserve">The meeting forecast. </w:t>
        </w:r>
      </w:ins>
      <w:del w:id="1130" w:author="Author B" w:date="2026-01-11T10:00:00Z">
        <w:r>
          <w:delText xml:space="preserve">Inventory relevant group. </w:delText>
        </w:r>
      </w:del>
    </w:p>
    <w:p>
      <w:commentRangeStart w:id="113"/>
      <w:r>
        <w:t xml:space="preserve">Trend suggestions board order.</w:t>
      </w:r>
      <w:commentRangeEnd w:id="113"/>
      <w:r>
        <w:rPr>
          <w:rStyle w:val="CommentReference"/>
        </w:rPr>
        <w:commentReference w:id="113"/>
      </w:r>
      <w:r>
        <w:t xml:space="preserve"> </w:t>
      </w:r>
      <w:ins w:id="1131" w:author="Author A" w:date="2026-01-12T10:00:00Z">
        <w:r>
          <w:t xml:space="preserve">Trend suggestions board. </w:t>
        </w:r>
      </w:ins>
      <w:del w:id="1132" w:author="Author C" w:date="2026-01-13T10:00:00Z">
        <w:r>
          <w:delText xml:space="preserve">The meeting forecast. </w:delText>
        </w:r>
      </w:del>
      <w:ins w:id="1133" w:author="Author C" w:date="2026-01-14T10:00:00Z">
        <w:r>
          <w:t xml:space="preserve">Inventory relevant group. </w:t>
        </w:r>
      </w:ins>
      <w:del w:id="1134" w:author="Author B" w:date="2026-01-15T10:00:00Z">
        <w:r>
          <w:delText xml:space="preserve">Notice claim team. </w:delText>
        </w:r>
      </w:del>
      <w:ins w:id="1135" w:author="Author B" w:date="2026-01-16T10:00:00Z">
        <w:r>
          <w:t xml:space="preserve">Pilot receipt corporate. </w:t>
        </w:r>
      </w:ins>
      <w:del w:id="1136" w:author="Author A" w:date="2026-01-17T10:00:00Z">
        <w:r>
          <w:delText xml:space="preserve">Regional maintenance accessibility. </w:delText>
        </w:r>
      </w:del>
      <w:ins w:id="1137" w:author="Author A" w:date="2026-01-18T10:00:00Z">
        <w:r>
          <w:t xml:space="preserve">Trend suggestions board. </w:t>
        </w:r>
      </w:ins>
      <w:del w:id="1138" w:author="Author C" w:date="2026-01-19T10:00:00Z">
        <w:r>
          <w:delText xml:space="preserve">The meeting forecast. </w:delText>
        </w:r>
      </w:del>
      <w:ins w:id="1139" w:author="Author C" w:date="2026-01-20T10:00:00Z">
        <w:r>
          <w:t xml:space="preserve">Inventory relevant group. </w:t>
        </w:r>
      </w:ins>
      <w:del w:id="1140" w:author="Author B" w:date="2026-01-21T10:00:00Z">
        <w:r>
          <w:delText xml:space="preserve">Notice claim team. </w:delText>
        </w:r>
      </w:del>
    </w:p>
    <w:p>
      <w:commentRangeStart w:id="114"/>
      <w:r>
        <w:t xml:space="preserve">The meeting forecast hereby.</w:t>
      </w:r>
      <w:commentRangeEnd w:id="114"/>
      <w:r>
        <w:rPr>
          <w:rStyle w:val="CommentReference"/>
        </w:rPr>
        <w:commentReference w:id="114"/>
      </w:r>
      <w:r>
        <w:t xml:space="preserve"> </w:t>
      </w:r>
      <w:ins w:id="1141" w:author="Author A" w:date="2026-01-22T10:00:00Z">
        <w:r>
          <w:t xml:space="preserve">The meeting forecast. </w:t>
        </w:r>
      </w:ins>
      <w:del w:id="1142" w:author="Author C" w:date="2026-01-23T10:00:00Z">
        <w:r>
          <w:delText xml:space="preserve">Inventory relevant group. </w:delText>
        </w:r>
      </w:del>
      <w:ins w:id="1143" w:author="Author C" w:date="2026-01-24T10:00:00Z">
        <w:r>
          <w:t xml:space="preserve">Notice claim team. </w:t>
        </w:r>
      </w:ins>
      <w:del w:id="1144" w:author="Author B" w:date="2026-01-25T10:00:00Z">
        <w:r>
          <w:delText xml:space="preserve">Pilot receipt corporate. </w:delText>
        </w:r>
      </w:del>
      <w:ins w:id="1145" w:author="Author B" w:date="2026-01-26T10:00:00Z">
        <w:r>
          <w:t xml:space="preserve">Regional maintenance accessibility. </w:t>
        </w:r>
      </w:ins>
      <w:del w:id="1146" w:author="Author A" w:date="2026-01-27T10:00:00Z">
        <w:r>
          <w:delText xml:space="preserve">Trend suggestions board. </w:delText>
        </w:r>
      </w:del>
      <w:ins w:id="1147" w:author="Author A" w:date="2026-01-28T10:00:00Z">
        <w:r>
          <w:t xml:space="preserve">The meeting forecast. </w:t>
        </w:r>
      </w:ins>
      <w:del w:id="1148" w:author="Author C" w:date="2026-01-01T10:00:00Z">
        <w:r>
          <w:delText xml:space="preserve">Inventory relevant group. </w:delText>
        </w:r>
      </w:del>
      <w:ins w:id="1149" w:author="Author C" w:date="2026-01-02T10:00:00Z">
        <w:r>
          <w:t xml:space="preserve">Notice claim team. </w:t>
        </w:r>
      </w:ins>
      <w:del w:id="1150" w:author="Author B" w:date="2026-01-03T10:00:00Z">
        <w:r>
          <w:delText xml:space="preserve">Pilot receipt corporate. </w:delText>
        </w:r>
      </w:del>
    </w:p>
    <w:p>
      <w:commentRangeStart w:id="115"/>
      <w:r>
        <w:t xml:space="preserve">Inventory relevant group relief.</w:t>
      </w:r>
      <w:commentRangeEnd w:id="115"/>
      <w:r>
        <w:rPr>
          <w:rStyle w:val="CommentReference"/>
        </w:rPr>
        <w:commentReference w:id="115"/>
      </w:r>
      <w:r>
        <w:t xml:space="preserve"> </w:t>
      </w:r>
      <w:ins w:id="1151" w:author="Author A" w:date="2026-01-04T10:00:00Z">
        <w:r>
          <w:t xml:space="preserve">Inventory relevant group. </w:t>
        </w:r>
      </w:ins>
      <w:del w:id="1152" w:author="Author C" w:date="2026-01-05T10:00:00Z">
        <w:r>
          <w:delText xml:space="preserve">Notice claim team. </w:delText>
        </w:r>
      </w:del>
      <w:ins w:id="1153" w:author="Author C" w:date="2026-01-06T10:00:00Z">
        <w:r>
          <w:t xml:space="preserve">Pilot receipt corporate. </w:t>
        </w:r>
      </w:ins>
      <w:del w:id="1154" w:author="Author B" w:date="2026-01-07T10:00:00Z">
        <w:r>
          <w:delText xml:space="preserve">Regional maintenance accessibility. </w:delText>
        </w:r>
      </w:del>
      <w:ins w:id="1155" w:author="Author B" w:date="2026-01-08T10:00:00Z">
        <w:r>
          <w:t xml:space="preserve">Trend suggestions board. </w:t>
        </w:r>
      </w:ins>
      <w:del w:id="1156" w:author="Author A" w:date="2026-01-09T10:00:00Z">
        <w:r>
          <w:delText xml:space="preserve">The meeting forecast. </w:delText>
        </w:r>
      </w:del>
      <w:ins w:id="1157" w:author="Author A" w:date="2026-01-10T10:00:00Z">
        <w:r>
          <w:t xml:space="preserve">Inventory relevant group. </w:t>
        </w:r>
      </w:ins>
      <w:del w:id="1158" w:author="Author C" w:date="2026-01-11T10:00:00Z">
        <w:r>
          <w:delText xml:space="preserve">Notice claim team. </w:delText>
        </w:r>
      </w:del>
      <w:ins w:id="1159" w:author="Author C" w:date="2026-01-12T10:00:00Z">
        <w:r>
          <w:t xml:space="preserve">Pilot receipt corporate. </w:t>
        </w:r>
      </w:ins>
      <w:del w:id="1160" w:author="Author B" w:date="2026-01-13T10:00:00Z">
        <w:r>
          <w:delText xml:space="preserve">Regional maintenance accessibility. </w:delText>
        </w:r>
      </w:del>
    </w:p>
    <w:p>
      <w:commentRangeStart w:id="116"/>
      <w:r>
        <w:t xml:space="preserve">Notice claim team export.</w:t>
      </w:r>
      <w:commentRangeEnd w:id="116"/>
      <w:r>
        <w:rPr>
          <w:rStyle w:val="CommentReference"/>
        </w:rPr>
        <w:commentReference w:id="116"/>
      </w:r>
      <w:r>
        <w:t xml:space="preserve"> </w:t>
      </w:r>
      <w:ins w:id="1161" w:author="Author A" w:date="2026-01-14T10:00:00Z">
        <w:r>
          <w:t xml:space="preserve">Notice claim team. </w:t>
        </w:r>
      </w:ins>
      <w:del w:id="1162" w:author="Author C" w:date="2026-01-15T10:00:00Z">
        <w:r>
          <w:delText xml:space="preserve">Pilot receipt corporate. </w:delText>
        </w:r>
      </w:del>
      <w:ins w:id="1163" w:author="Author C" w:date="2026-01-16T10:00:00Z">
        <w:r>
          <w:t xml:space="preserve">Regional maintenance accessibility. </w:t>
        </w:r>
      </w:ins>
      <w:del w:id="1164" w:author="Author B" w:date="2026-01-17T10:00:00Z">
        <w:r>
          <w:delText xml:space="preserve">Trend suggestions board. </w:delText>
        </w:r>
      </w:del>
      <w:ins w:id="1165" w:author="Author B" w:date="2026-01-18T10:00:00Z">
        <w:r>
          <w:t xml:space="preserve">The meeting forecast. </w:t>
        </w:r>
      </w:ins>
      <w:del w:id="1166" w:author="Author A" w:date="2026-01-19T10:00:00Z">
        <w:r>
          <w:delText xml:space="preserve">Inventory relevant group. </w:delText>
        </w:r>
      </w:del>
      <w:ins w:id="1167" w:author="Author A" w:date="2026-01-20T10:00:00Z">
        <w:r>
          <w:t xml:space="preserve">Notice claim team. </w:t>
        </w:r>
      </w:ins>
      <w:del w:id="1168" w:author="Author C" w:date="2026-01-21T10:00:00Z">
        <w:r>
          <w:delText xml:space="preserve">Pilot receipt corporate. </w:delText>
        </w:r>
      </w:del>
      <w:ins w:id="1169" w:author="Author C" w:date="2026-01-22T10:00:00Z">
        <w:r>
          <w:t xml:space="preserve">Regional maintenance accessibility. </w:t>
        </w:r>
      </w:ins>
      <w:del w:id="1170" w:author="Author B" w:date="2026-01-23T10:00:00Z">
        <w:r>
          <w:delText xml:space="preserve">Trend suggestions board. </w:delText>
        </w:r>
      </w:del>
    </w:p>
    <w:p>
      <w:commentRangeStart w:id="117"/>
      <w:r>
        <w:t xml:space="preserve">Pilot receipt corporate requirement.</w:t>
      </w:r>
      <w:commentRangeEnd w:id="117"/>
      <w:r>
        <w:rPr>
          <w:rStyle w:val="CommentReference"/>
        </w:rPr>
        <w:commentReference w:id="117"/>
      </w:r>
      <w:r>
        <w:t xml:space="preserve"> </w:t>
      </w:r>
      <w:ins w:id="1171" w:author="Author A" w:date="2026-01-24T10:00:00Z">
        <w:r>
          <w:t xml:space="preserve">Pilot receipt corporate. </w:t>
        </w:r>
      </w:ins>
      <w:del w:id="1172" w:author="Author C" w:date="2026-01-25T10:00:00Z">
        <w:r>
          <w:delText xml:space="preserve">Regional maintenance accessibility. </w:delText>
        </w:r>
      </w:del>
      <w:ins w:id="1173" w:author="Author C" w:date="2026-01-26T10:00:00Z">
        <w:r>
          <w:t xml:space="preserve">Trend suggestions board. </w:t>
        </w:r>
      </w:ins>
      <w:del w:id="1174" w:author="Author B" w:date="2026-01-27T10:00:00Z">
        <w:r>
          <w:delText xml:space="preserve">The meeting forecast. </w:delText>
        </w:r>
      </w:del>
      <w:ins w:id="1175" w:author="Author B" w:date="2026-01-28T10:00:00Z">
        <w:r>
          <w:t xml:space="preserve">Inventory relevant group. </w:t>
        </w:r>
      </w:ins>
      <w:del w:id="1176" w:author="Author A" w:date="2026-01-01T10:00:00Z">
        <w:r>
          <w:delText xml:space="preserve">Notice claim team. </w:delText>
        </w:r>
      </w:del>
      <w:ins w:id="1177" w:author="Author A" w:date="2026-01-02T10:00:00Z">
        <w:r>
          <w:t xml:space="preserve">Pilot receipt corporate. </w:t>
        </w:r>
      </w:ins>
      <w:del w:id="1178" w:author="Author C" w:date="2026-01-03T10:00:00Z">
        <w:r>
          <w:delText xml:space="preserve">Regional maintenance accessibility. </w:delText>
        </w:r>
      </w:del>
      <w:ins w:id="1179" w:author="Author C" w:date="2026-01-04T10:00:00Z">
        <w:r>
          <w:t xml:space="preserve">Trend suggestions board. </w:t>
        </w:r>
      </w:ins>
      <w:del w:id="1180" w:author="Author B" w:date="2026-01-05T10:00:00Z">
        <w:r>
          <w:delText xml:space="preserve">The meeting forecast. </w:delText>
        </w:r>
      </w:del>
    </w:p>
    <w:p>
      <w:commentRangeStart w:id="118"/>
      <w:r>
        <w:t xml:space="preserve">Regional maintenance accessibility tax.</w:t>
      </w:r>
      <w:commentRangeEnd w:id="118"/>
      <w:r>
        <w:rPr>
          <w:rStyle w:val="CommentReference"/>
        </w:rPr>
        <w:commentReference w:id="118"/>
      </w:r>
      <w:r>
        <w:t xml:space="preserve"> </w:t>
      </w:r>
      <w:ins w:id="1181" w:author="Author A" w:date="2026-01-06T10:00:00Z">
        <w:r>
          <w:t xml:space="preserve">Regional maintenance accessibility. </w:t>
        </w:r>
      </w:ins>
      <w:del w:id="1182" w:author="Author C" w:date="2026-01-07T10:00:00Z">
        <w:r>
          <w:delText xml:space="preserve">Trend suggestions board. </w:delText>
        </w:r>
      </w:del>
      <w:ins w:id="1183" w:author="Author C" w:date="2026-01-08T10:00:00Z">
        <w:r>
          <w:t xml:space="preserve">The meeting forecast. </w:t>
        </w:r>
      </w:ins>
      <w:del w:id="1184" w:author="Author B" w:date="2026-01-09T10:00:00Z">
        <w:r>
          <w:delText xml:space="preserve">Inventory relevant group. </w:delText>
        </w:r>
      </w:del>
      <w:ins w:id="1185" w:author="Author B" w:date="2026-01-10T10:00:00Z">
        <w:r>
          <w:t xml:space="preserve">Notice claim team. </w:t>
        </w:r>
      </w:ins>
      <w:del w:id="1186" w:author="Author A" w:date="2026-01-11T10:00:00Z">
        <w:r>
          <w:delText xml:space="preserve">Pilot receipt corporate. </w:delText>
        </w:r>
      </w:del>
      <w:ins w:id="1187" w:author="Author A" w:date="2026-01-12T10:00:00Z">
        <w:r>
          <w:t xml:space="preserve">Regional maintenance accessibility. </w:t>
        </w:r>
      </w:ins>
      <w:del w:id="1188" w:author="Author C" w:date="2026-01-13T10:00:00Z">
        <w:r>
          <w:delText xml:space="preserve">Trend suggestions board. </w:delText>
        </w:r>
      </w:del>
      <w:ins w:id="1189" w:author="Author C" w:date="2026-01-14T10:00:00Z">
        <w:r>
          <w:t xml:space="preserve">The meeting forecast. </w:t>
        </w:r>
      </w:ins>
      <w:del w:id="1190" w:author="Author B" w:date="2026-01-15T10:00:00Z">
        <w:r>
          <w:delText xml:space="preserve">Inventory relevant group. </w:delText>
        </w:r>
      </w:del>
    </w:p>
    <w:p>
      <w:commentRangeStart w:id="119"/>
      <w:r>
        <w:t xml:space="preserve">Trend suggestions board order.</w:t>
      </w:r>
      <w:commentRangeEnd w:id="119"/>
      <w:r>
        <w:rPr>
          <w:rStyle w:val="CommentReference"/>
        </w:rPr>
        <w:commentReference w:id="119"/>
      </w:r>
      <w:r>
        <w:t xml:space="preserve"> </w:t>
      </w:r>
      <w:ins w:id="1191" w:author="Author A" w:date="2026-01-16T10:00:00Z">
        <w:r>
          <w:t xml:space="preserve">Trend suggestions board. </w:t>
        </w:r>
      </w:ins>
      <w:del w:id="1192" w:author="Author C" w:date="2026-01-17T10:00:00Z">
        <w:r>
          <w:delText xml:space="preserve">The meeting forecast. </w:delText>
        </w:r>
      </w:del>
      <w:ins w:id="1193" w:author="Author C" w:date="2026-01-18T10:00:00Z">
        <w:r>
          <w:t xml:space="preserve">Inventory relevant group. </w:t>
        </w:r>
      </w:ins>
      <w:del w:id="1194" w:author="Author B" w:date="2026-01-19T10:00:00Z">
        <w:r>
          <w:delText xml:space="preserve">Notice claim team. </w:delText>
        </w:r>
      </w:del>
      <w:ins w:id="1195" w:author="Author B" w:date="2026-01-20T10:00:00Z">
        <w:r>
          <w:t xml:space="preserve">Pilot receipt corporate. </w:t>
        </w:r>
      </w:ins>
      <w:del w:id="1196" w:author="Author A" w:date="2026-01-21T10:00:00Z">
        <w:r>
          <w:delText xml:space="preserve">Regional maintenance accessibility. </w:delText>
        </w:r>
      </w:del>
      <w:ins w:id="1197" w:author="Author A" w:date="2026-01-22T10:00:00Z">
        <w:r>
          <w:t xml:space="preserve">Trend suggestions board. </w:t>
        </w:r>
      </w:ins>
      <w:del w:id="1198" w:author="Author C" w:date="2026-01-23T10:00:00Z">
        <w:r>
          <w:delText xml:space="preserve">The meeting forecast. </w:delText>
        </w:r>
      </w:del>
      <w:ins w:id="1199" w:author="Author C" w:date="2026-01-24T10:00:00Z">
        <w:r>
          <w:t xml:space="preserve">Inventory relevant group. </w:t>
        </w:r>
      </w:ins>
      <w:del w:id="1200" w:author="Author B" w:date="2026-01-25T10:00:00Z">
        <w:r>
          <w:delText xml:space="preserve">Notice claim team. </w:delText>
        </w:r>
      </w:del>
    </w:p>
    <w:p>
      <w:commentRangeStart w:id="120"/>
      <w:r>
        <w:t xml:space="preserve">The meeting forecast hereby.</w:t>
      </w:r>
      <w:commentRangeEnd w:id="120"/>
      <w:r>
        <w:rPr>
          <w:rStyle w:val="CommentReference"/>
        </w:rPr>
        <w:commentReference w:id="120"/>
      </w:r>
      <w:r>
        <w:t xml:space="preserve"> </w:t>
      </w:r>
      <w:ins w:id="1201" w:author="Author A" w:date="2026-01-26T10:00:00Z">
        <w:r>
          <w:t xml:space="preserve">The meeting forecast. </w:t>
        </w:r>
      </w:ins>
      <w:del w:id="1202" w:author="Author C" w:date="2026-01-27T10:00:00Z">
        <w:r>
          <w:delText xml:space="preserve">Inventory relevant group. </w:delText>
        </w:r>
      </w:del>
      <w:ins w:id="1203" w:author="Author C" w:date="2026-01-28T10:00:00Z">
        <w:r>
          <w:t xml:space="preserve">Notice claim team. </w:t>
        </w:r>
      </w:ins>
      <w:del w:id="1204" w:author="Author B" w:date="2026-01-01T10:00:00Z">
        <w:r>
          <w:delText xml:space="preserve">Pilot receipt corporate. </w:delText>
        </w:r>
      </w:del>
      <w:ins w:id="1205" w:author="Author B" w:date="2026-01-02T10:00:00Z">
        <w:r>
          <w:t xml:space="preserve">Regional maintenance accessibility. </w:t>
        </w:r>
      </w:ins>
      <w:del w:id="1206" w:author="Author A" w:date="2026-01-03T10:00:00Z">
        <w:r>
          <w:delText xml:space="preserve">Trend suggestions board. </w:delText>
        </w:r>
      </w:del>
      <w:ins w:id="1207" w:author="Author A" w:date="2026-01-04T10:00:00Z">
        <w:r>
          <w:t xml:space="preserve">The meeting forecast. </w:t>
        </w:r>
      </w:ins>
      <w:del w:id="1208" w:author="Author C" w:date="2026-01-05T10:00:00Z">
        <w:r>
          <w:delText xml:space="preserve">Inventory relevant group. </w:delText>
        </w:r>
      </w:del>
      <w:ins w:id="1209" w:author="Author C" w:date="2026-01-06T10:00:00Z">
        <w:r>
          <w:t xml:space="preserve">Notice claim team. </w:t>
        </w:r>
      </w:ins>
      <w:del w:id="1210" w:author="Author B" w:date="2026-01-07T10:00:00Z">
        <w:r>
          <w:delText xml:space="preserve">Pilot receipt corporate. </w:delText>
        </w:r>
      </w:del>
    </w:p>
    <w:p>
      <w:commentRangeStart w:id="121"/>
      <w:r>
        <w:t xml:space="preserve">Inventory relevant group relief.</w:t>
      </w:r>
      <w:commentRangeEnd w:id="121"/>
      <w:r>
        <w:rPr>
          <w:rStyle w:val="CommentReference"/>
        </w:rPr>
        <w:commentReference w:id="121"/>
      </w:r>
      <w:r>
        <w:t xml:space="preserve"> </w:t>
      </w:r>
      <w:ins w:id="1211" w:author="Author A" w:date="2026-01-08T10:00:00Z">
        <w:r>
          <w:t xml:space="preserve">Inventory relevant group. </w:t>
        </w:r>
      </w:ins>
      <w:del w:id="1212" w:author="Author C" w:date="2026-01-09T10:00:00Z">
        <w:r>
          <w:delText xml:space="preserve">Notice claim team. </w:delText>
        </w:r>
      </w:del>
      <w:ins w:id="1213" w:author="Author C" w:date="2026-01-10T10:00:00Z">
        <w:r>
          <w:t xml:space="preserve">Pilot receipt corporate. </w:t>
        </w:r>
      </w:ins>
      <w:del w:id="1214" w:author="Author B" w:date="2026-01-11T10:00:00Z">
        <w:r>
          <w:delText xml:space="preserve">Regional maintenance accessibility. </w:delText>
        </w:r>
      </w:del>
      <w:ins w:id="1215" w:author="Author B" w:date="2026-01-12T10:00:00Z">
        <w:r>
          <w:t xml:space="preserve">Trend suggestions board. </w:t>
        </w:r>
      </w:ins>
      <w:del w:id="1216" w:author="Author A" w:date="2026-01-13T10:00:00Z">
        <w:r>
          <w:delText xml:space="preserve">The meeting forecast. </w:delText>
        </w:r>
      </w:del>
      <w:ins w:id="1217" w:author="Author A" w:date="2026-01-14T10:00:00Z">
        <w:r>
          <w:t xml:space="preserve">Inventory relevant group. </w:t>
        </w:r>
      </w:ins>
      <w:del w:id="1218" w:author="Author C" w:date="2026-01-15T10:00:00Z">
        <w:r>
          <w:delText xml:space="preserve">Notice claim team. </w:delText>
        </w:r>
      </w:del>
      <w:ins w:id="1219" w:author="Author C" w:date="2026-01-16T10:00:00Z">
        <w:r>
          <w:t xml:space="preserve">Pilot receipt corporate. </w:t>
        </w:r>
      </w:ins>
      <w:del w:id="1220" w:author="Author B" w:date="2026-01-17T10:00:00Z">
        <w:r>
          <w:delText xml:space="preserve">Regional maintenance accessibility. </w:delText>
        </w:r>
      </w:del>
    </w:p>
    <w:p>
      <w:commentRangeStart w:id="122"/>
      <w:r>
        <w:t xml:space="preserve">Notice claim team export.</w:t>
      </w:r>
      <w:commentRangeEnd w:id="122"/>
      <w:r>
        <w:rPr>
          <w:rStyle w:val="CommentReference"/>
        </w:rPr>
        <w:commentReference w:id="122"/>
      </w:r>
      <w:r>
        <w:t xml:space="preserve"> </w:t>
      </w:r>
      <w:ins w:id="1221" w:author="Author A" w:date="2026-01-18T10:00:00Z">
        <w:r>
          <w:t xml:space="preserve">Notice claim team. </w:t>
        </w:r>
      </w:ins>
      <w:del w:id="1222" w:author="Author C" w:date="2026-01-19T10:00:00Z">
        <w:r>
          <w:delText xml:space="preserve">Pilot receipt corporate. </w:delText>
        </w:r>
      </w:del>
      <w:ins w:id="1223" w:author="Author C" w:date="2026-01-20T10:00:00Z">
        <w:r>
          <w:t xml:space="preserve">Regional maintenance accessibility. </w:t>
        </w:r>
      </w:ins>
      <w:del w:id="1224" w:author="Author B" w:date="2026-01-21T10:00:00Z">
        <w:r>
          <w:delText xml:space="preserve">Trend suggestions board. </w:delText>
        </w:r>
      </w:del>
      <w:ins w:id="1225" w:author="Author B" w:date="2026-01-22T10:00:00Z">
        <w:r>
          <w:t xml:space="preserve">The meeting forecast. </w:t>
        </w:r>
      </w:ins>
      <w:del w:id="1226" w:author="Author A" w:date="2026-01-23T10:00:00Z">
        <w:r>
          <w:delText xml:space="preserve">Inventory relevant group. </w:delText>
        </w:r>
      </w:del>
      <w:ins w:id="1227" w:author="Author A" w:date="2026-01-24T10:00:00Z">
        <w:r>
          <w:t xml:space="preserve">Notice claim team. </w:t>
        </w:r>
      </w:ins>
      <w:del w:id="1228" w:author="Author C" w:date="2026-01-25T10:00:00Z">
        <w:r>
          <w:delText xml:space="preserve">Pilot receipt corporate. </w:delText>
        </w:r>
      </w:del>
      <w:ins w:id="1229" w:author="Author C" w:date="2026-01-26T10:00:00Z">
        <w:r>
          <w:t xml:space="preserve">Regional maintenance accessibility. </w:t>
        </w:r>
      </w:ins>
      <w:del w:id="1230" w:author="Author B" w:date="2026-01-27T10:00:00Z">
        <w:r>
          <w:delText xml:space="preserve">Trend suggestions board. </w:delText>
        </w:r>
      </w:del>
    </w:p>
    <w:p>
      <w:commentRangeStart w:id="123"/>
      <w:r>
        <w:t xml:space="preserve">Pilot receipt corporate requirement.</w:t>
      </w:r>
      <w:commentRangeEnd w:id="123"/>
      <w:r>
        <w:rPr>
          <w:rStyle w:val="CommentReference"/>
        </w:rPr>
        <w:commentReference w:id="123"/>
      </w:r>
      <w:r>
        <w:t xml:space="preserve"> </w:t>
      </w:r>
      <w:ins w:id="1231" w:author="Author A" w:date="2026-01-28T10:00:00Z">
        <w:r>
          <w:t xml:space="preserve">Pilot receipt corporate. </w:t>
        </w:r>
      </w:ins>
      <w:del w:id="1232" w:author="Author C" w:date="2026-01-01T10:00:00Z">
        <w:r>
          <w:delText xml:space="preserve">Regional maintenance accessibility. </w:delText>
        </w:r>
      </w:del>
      <w:ins w:id="1233" w:author="Author C" w:date="2026-01-02T10:00:00Z">
        <w:r>
          <w:t xml:space="preserve">Trend suggestions board. </w:t>
        </w:r>
      </w:ins>
      <w:del w:id="1234" w:author="Author B" w:date="2026-01-03T10:00:00Z">
        <w:r>
          <w:delText xml:space="preserve">The meeting forecast. </w:delText>
        </w:r>
      </w:del>
      <w:ins w:id="1235" w:author="Author B" w:date="2026-01-04T10:00:00Z">
        <w:r>
          <w:t xml:space="preserve">Inventory relevant group. </w:t>
        </w:r>
      </w:ins>
      <w:del w:id="1236" w:author="Author A" w:date="2026-01-05T10:00:00Z">
        <w:r>
          <w:delText xml:space="preserve">Notice claim team. </w:delText>
        </w:r>
      </w:del>
      <w:ins w:id="1237" w:author="Author A" w:date="2026-01-06T10:00:00Z">
        <w:r>
          <w:t xml:space="preserve">Pilot receipt corporate. </w:t>
        </w:r>
      </w:ins>
      <w:del w:id="1238" w:author="Author C" w:date="2026-01-07T10:00:00Z">
        <w:r>
          <w:delText xml:space="preserve">Regional maintenance accessibility. </w:delText>
        </w:r>
      </w:del>
      <w:ins w:id="1239" w:author="Author C" w:date="2026-01-08T10:00:00Z">
        <w:r>
          <w:t xml:space="preserve">Trend suggestions board. </w:t>
        </w:r>
      </w:ins>
      <w:del w:id="1240" w:author="Author B" w:date="2026-01-09T10:00:00Z">
        <w:r>
          <w:delText xml:space="preserve">The meeting forecast. </w:delText>
        </w:r>
      </w:del>
    </w:p>
    <w:p>
      <w:commentRangeStart w:id="124"/>
      <w:r>
        <w:t xml:space="preserve">Regional maintenance accessibility tax.</w:t>
      </w:r>
      <w:commentRangeEnd w:id="124"/>
      <w:r>
        <w:rPr>
          <w:rStyle w:val="CommentReference"/>
        </w:rPr>
        <w:commentReference w:id="124"/>
      </w:r>
      <w:r>
        <w:t xml:space="preserve"> </w:t>
      </w:r>
      <w:ins w:id="1241" w:author="Author A" w:date="2026-01-10T10:00:00Z">
        <w:r>
          <w:t xml:space="preserve">Regional maintenance accessibility. </w:t>
        </w:r>
      </w:ins>
      <w:del w:id="1242" w:author="Author C" w:date="2026-01-11T10:00:00Z">
        <w:r>
          <w:delText xml:space="preserve">Trend suggestions board. </w:delText>
        </w:r>
      </w:del>
      <w:ins w:id="1243" w:author="Author C" w:date="2026-01-12T10:00:00Z">
        <w:r>
          <w:t xml:space="preserve">The meeting forecast. </w:t>
        </w:r>
      </w:ins>
      <w:del w:id="1244" w:author="Author B" w:date="2026-01-13T10:00:00Z">
        <w:r>
          <w:delText xml:space="preserve">Inventory relevant group. </w:delText>
        </w:r>
      </w:del>
      <w:ins w:id="1245" w:author="Author B" w:date="2026-01-14T10:00:00Z">
        <w:r>
          <w:t xml:space="preserve">Notice claim team. </w:t>
        </w:r>
      </w:ins>
      <w:del w:id="1246" w:author="Author A" w:date="2026-01-15T10:00:00Z">
        <w:r>
          <w:delText xml:space="preserve">Pilot receipt corporate. </w:delText>
        </w:r>
      </w:del>
      <w:ins w:id="1247" w:author="Author A" w:date="2026-01-16T10:00:00Z">
        <w:r>
          <w:t xml:space="preserve">Regional maintenance accessibility. </w:t>
        </w:r>
      </w:ins>
      <w:del w:id="1248" w:author="Author C" w:date="2026-01-17T10:00:00Z">
        <w:r>
          <w:delText xml:space="preserve">Trend suggestions board. </w:delText>
        </w:r>
      </w:del>
      <w:ins w:id="1249" w:author="Author C" w:date="2026-01-18T10:00:00Z">
        <w:r>
          <w:t xml:space="preserve">The meeting forecast. </w:t>
        </w:r>
      </w:ins>
      <w:del w:id="1250" w:author="Author B" w:date="2026-01-19T10:00:00Z">
        <w:r>
          <w:delText xml:space="preserve">Inventory relevant group. </w:delText>
        </w:r>
      </w:del>
    </w:p>
    <w:p>
      <w:commentRangeStart w:id="125"/>
      <w:r>
        <w:t xml:space="preserve">Trend suggestions board order.</w:t>
      </w:r>
      <w:commentRangeEnd w:id="125"/>
      <w:r>
        <w:rPr>
          <w:rStyle w:val="CommentReference"/>
        </w:rPr>
        <w:commentReference w:id="125"/>
      </w:r>
      <w:r>
        <w:t xml:space="preserve"> </w:t>
      </w:r>
      <w:ins w:id="1251" w:author="Author A" w:date="2026-01-20T10:00:00Z">
        <w:r>
          <w:t xml:space="preserve">Trend suggestions board. </w:t>
        </w:r>
      </w:ins>
      <w:del w:id="1252" w:author="Author C" w:date="2026-01-21T10:00:00Z">
        <w:r>
          <w:delText xml:space="preserve">The meeting forecast. </w:delText>
        </w:r>
      </w:del>
      <w:ins w:id="1253" w:author="Author C" w:date="2026-01-22T10:00:00Z">
        <w:r>
          <w:t xml:space="preserve">Inventory relevant group. </w:t>
        </w:r>
      </w:ins>
      <w:del w:id="1254" w:author="Author B" w:date="2026-01-23T10:00:00Z">
        <w:r>
          <w:delText xml:space="preserve">Notice claim team. </w:delText>
        </w:r>
      </w:del>
      <w:ins w:id="1255" w:author="Author B" w:date="2026-01-24T10:00:00Z">
        <w:r>
          <w:t xml:space="preserve">Pilot receipt corporate. </w:t>
        </w:r>
      </w:ins>
      <w:del w:id="1256" w:author="Author A" w:date="2026-01-25T10:00:00Z">
        <w:r>
          <w:delText xml:space="preserve">Regional maintenance accessibility. </w:delText>
        </w:r>
      </w:del>
      <w:ins w:id="1257" w:author="Author A" w:date="2026-01-26T10:00:00Z">
        <w:r>
          <w:t xml:space="preserve">Trend suggestions board. </w:t>
        </w:r>
      </w:ins>
      <w:del w:id="1258" w:author="Author C" w:date="2026-01-27T10:00:00Z">
        <w:r>
          <w:delText xml:space="preserve">The meeting forecast. </w:delText>
        </w:r>
      </w:del>
      <w:ins w:id="1259" w:author="Author C" w:date="2026-01-28T10:00:00Z">
        <w:r>
          <w:t xml:space="preserve">Inventory relevant group. </w:t>
        </w:r>
      </w:ins>
      <w:del w:id="1260" w:author="Author B" w:date="2026-01-01T10:00:00Z">
        <w:r>
          <w:delText xml:space="preserve">Notice claim team. </w:delText>
        </w:r>
      </w:del>
    </w:p>
    <w:p>
      <w:commentRangeStart w:id="126"/>
      <w:r>
        <w:t xml:space="preserve">The meeting forecast hereby.</w:t>
      </w:r>
      <w:commentRangeEnd w:id="126"/>
      <w:r>
        <w:rPr>
          <w:rStyle w:val="CommentReference"/>
        </w:rPr>
        <w:commentReference w:id="126"/>
      </w:r>
      <w:r>
        <w:t xml:space="preserve"> </w:t>
      </w:r>
      <w:ins w:id="1261" w:author="Author A" w:date="2026-01-02T10:00:00Z">
        <w:r>
          <w:t xml:space="preserve">The meeting forecast. </w:t>
        </w:r>
      </w:ins>
      <w:del w:id="1262" w:author="Author C" w:date="2026-01-03T10:00:00Z">
        <w:r>
          <w:delText xml:space="preserve">Inventory relevant group. </w:delText>
        </w:r>
      </w:del>
      <w:ins w:id="1263" w:author="Author C" w:date="2026-01-04T10:00:00Z">
        <w:r>
          <w:t xml:space="preserve">Notice claim team. </w:t>
        </w:r>
      </w:ins>
      <w:del w:id="1264" w:author="Author B" w:date="2026-01-05T10:00:00Z">
        <w:r>
          <w:delText xml:space="preserve">Pilot receipt corporate. </w:delText>
        </w:r>
      </w:del>
      <w:ins w:id="1265" w:author="Author B" w:date="2026-01-06T10:00:00Z">
        <w:r>
          <w:t xml:space="preserve">Regional maintenance accessibility. </w:t>
        </w:r>
      </w:ins>
      <w:del w:id="1266" w:author="Author A" w:date="2026-01-07T10:00:00Z">
        <w:r>
          <w:delText xml:space="preserve">Trend suggestions board. </w:delText>
        </w:r>
      </w:del>
      <w:ins w:id="1267" w:author="Author A" w:date="2026-01-08T10:00:00Z">
        <w:r>
          <w:t xml:space="preserve">The meeting forecast. </w:t>
        </w:r>
      </w:ins>
      <w:del w:id="1268" w:author="Author C" w:date="2026-01-09T10:00:00Z">
        <w:r>
          <w:delText xml:space="preserve">Inventory relevant group. </w:delText>
        </w:r>
      </w:del>
      <w:ins w:id="1269" w:author="Author C" w:date="2026-01-10T10:00:00Z">
        <w:r>
          <w:t xml:space="preserve">Notice claim team. </w:t>
        </w:r>
      </w:ins>
      <w:del w:id="1270" w:author="Author B" w:date="2026-01-11T10:00:00Z">
        <w:r>
          <w:delText xml:space="preserve">Pilot receipt corporate. </w:delText>
        </w:r>
      </w:del>
    </w:p>
    <w:p>
      <w:commentRangeStart w:id="127"/>
      <w:r>
        <w:t xml:space="preserve">Inventory relevant group relief.</w:t>
      </w:r>
      <w:commentRangeEnd w:id="127"/>
      <w:r>
        <w:rPr>
          <w:rStyle w:val="CommentReference"/>
        </w:rPr>
        <w:commentReference w:id="127"/>
      </w:r>
      <w:r>
        <w:t xml:space="preserve"> </w:t>
      </w:r>
      <w:ins w:id="1271" w:author="Author A" w:date="2026-01-12T10:00:00Z">
        <w:r>
          <w:t xml:space="preserve">Inventory relevant group. </w:t>
        </w:r>
      </w:ins>
      <w:del w:id="1272" w:author="Author C" w:date="2026-01-13T10:00:00Z">
        <w:r>
          <w:delText xml:space="preserve">Notice claim team. </w:delText>
        </w:r>
      </w:del>
      <w:ins w:id="1273" w:author="Author C" w:date="2026-01-14T10:00:00Z">
        <w:r>
          <w:t xml:space="preserve">Pilot receipt corporate. </w:t>
        </w:r>
      </w:ins>
      <w:del w:id="1274" w:author="Author B" w:date="2026-01-15T10:00:00Z">
        <w:r>
          <w:delText xml:space="preserve">Regional maintenance accessibility. </w:delText>
        </w:r>
      </w:del>
      <w:ins w:id="1275" w:author="Author B" w:date="2026-01-16T10:00:00Z">
        <w:r>
          <w:t xml:space="preserve">Trend suggestions board. </w:t>
        </w:r>
      </w:ins>
      <w:del w:id="1276" w:author="Author A" w:date="2026-01-17T10:00:00Z">
        <w:r>
          <w:delText xml:space="preserve">The meeting forecast. </w:delText>
        </w:r>
      </w:del>
      <w:ins w:id="1277" w:author="Author A" w:date="2026-01-18T10:00:00Z">
        <w:r>
          <w:t xml:space="preserve">Inventory relevant group. </w:t>
        </w:r>
      </w:ins>
      <w:del w:id="1278" w:author="Author C" w:date="2026-01-19T10:00:00Z">
        <w:r>
          <w:delText xml:space="preserve">Notice claim team. </w:delText>
        </w:r>
      </w:del>
      <w:ins w:id="1279" w:author="Author C" w:date="2026-01-20T10:00:00Z">
        <w:r>
          <w:t xml:space="preserve">Pilot receipt corporate. </w:t>
        </w:r>
      </w:ins>
      <w:del w:id="1280" w:author="Author B" w:date="2026-01-21T10:00:00Z">
        <w:r>
          <w:delText xml:space="preserve">Regional maintenance accessibility. </w:delText>
        </w:r>
      </w:del>
    </w:p>
    <w:p>
      <w:commentRangeStart w:id="128"/>
      <w:r>
        <w:t xml:space="preserve">Notice claim team export.</w:t>
      </w:r>
      <w:commentRangeEnd w:id="128"/>
      <w:r>
        <w:rPr>
          <w:rStyle w:val="CommentReference"/>
        </w:rPr>
        <w:commentReference w:id="128"/>
      </w:r>
      <w:r>
        <w:t xml:space="preserve"> </w:t>
      </w:r>
      <w:ins w:id="1281" w:author="Author A" w:date="2026-01-22T10:00:00Z">
        <w:r>
          <w:t xml:space="preserve">Notice claim team. </w:t>
        </w:r>
      </w:ins>
      <w:del w:id="1282" w:author="Author C" w:date="2026-01-23T10:00:00Z">
        <w:r>
          <w:delText xml:space="preserve">Pilot receipt corporate. </w:delText>
        </w:r>
      </w:del>
      <w:ins w:id="1283" w:author="Author C" w:date="2026-01-24T10:00:00Z">
        <w:r>
          <w:t xml:space="preserve">Regional maintenance accessibility. </w:t>
        </w:r>
      </w:ins>
      <w:del w:id="1284" w:author="Author B" w:date="2026-01-25T10:00:00Z">
        <w:r>
          <w:delText xml:space="preserve">Trend suggestions board. </w:delText>
        </w:r>
      </w:del>
      <w:ins w:id="1285" w:author="Author B" w:date="2026-01-26T10:00:00Z">
        <w:r>
          <w:t xml:space="preserve">The meeting forecast. </w:t>
        </w:r>
      </w:ins>
      <w:del w:id="1286" w:author="Author A" w:date="2026-01-27T10:00:00Z">
        <w:r>
          <w:delText xml:space="preserve">Inventory relevant group. </w:delText>
        </w:r>
      </w:del>
      <w:ins w:id="1287" w:author="Author A" w:date="2026-01-28T10:00:00Z">
        <w:r>
          <w:t xml:space="preserve">Notice claim team. </w:t>
        </w:r>
      </w:ins>
      <w:del w:id="1288" w:author="Author C" w:date="2026-01-01T10:00:00Z">
        <w:r>
          <w:delText xml:space="preserve">Pilot receipt corporate. </w:delText>
        </w:r>
      </w:del>
      <w:ins w:id="1289" w:author="Author C" w:date="2026-01-02T10:00:00Z">
        <w:r>
          <w:t xml:space="preserve">Regional maintenance accessibility. </w:t>
        </w:r>
      </w:ins>
      <w:del w:id="1290" w:author="Author B" w:date="2026-01-03T10:00:00Z">
        <w:r>
          <w:delText xml:space="preserve">Trend suggestions board. </w:delText>
        </w:r>
      </w:del>
    </w:p>
    <w:p>
      <w:commentRangeStart w:id="129"/>
      <w:r>
        <w:t xml:space="preserve">Pilot receipt corporate requirement.</w:t>
      </w:r>
      <w:commentRangeEnd w:id="129"/>
      <w:r>
        <w:rPr>
          <w:rStyle w:val="CommentReference"/>
        </w:rPr>
        <w:commentReference w:id="129"/>
      </w:r>
      <w:r>
        <w:t xml:space="preserve"> </w:t>
      </w:r>
      <w:ins w:id="1291" w:author="Author A" w:date="2026-01-04T10:00:00Z">
        <w:r>
          <w:t xml:space="preserve">Pilot receipt corporate. </w:t>
        </w:r>
      </w:ins>
      <w:del w:id="1292" w:author="Author C" w:date="2026-01-05T10:00:00Z">
        <w:r>
          <w:delText xml:space="preserve">Regional maintenance accessibility. </w:delText>
        </w:r>
      </w:del>
      <w:ins w:id="1293" w:author="Author C" w:date="2026-01-06T10:00:00Z">
        <w:r>
          <w:t xml:space="preserve">Trend suggestions board. </w:t>
        </w:r>
      </w:ins>
      <w:del w:id="1294" w:author="Author B" w:date="2026-01-07T10:00:00Z">
        <w:r>
          <w:delText xml:space="preserve">The meeting forecast. </w:delText>
        </w:r>
      </w:del>
      <w:ins w:id="1295" w:author="Author B" w:date="2026-01-08T10:00:00Z">
        <w:r>
          <w:t xml:space="preserve">Inventory relevant group. </w:t>
        </w:r>
      </w:ins>
      <w:del w:id="1296" w:author="Author A" w:date="2026-01-09T10:00:00Z">
        <w:r>
          <w:delText xml:space="preserve">Notice claim team. </w:delText>
        </w:r>
      </w:del>
      <w:ins w:id="1297" w:author="Author A" w:date="2026-01-10T10:00:00Z">
        <w:r>
          <w:t xml:space="preserve">Pilot receipt corporate. </w:t>
        </w:r>
      </w:ins>
      <w:del w:id="1298" w:author="Author C" w:date="2026-01-11T10:00:00Z">
        <w:r>
          <w:delText xml:space="preserve">Regional maintenance accessibility. </w:delText>
        </w:r>
      </w:del>
      <w:ins w:id="1299" w:author="Author C" w:date="2026-01-12T10:00:00Z">
        <w:r>
          <w:t xml:space="preserve">Trend suggestions board. </w:t>
        </w:r>
      </w:ins>
      <w:del w:id="1300" w:author="Author B" w:date="2026-01-13T10:00:00Z">
        <w:r>
          <w:delText xml:space="preserve">The meeting forecast. </w:delText>
        </w:r>
      </w:del>
    </w:p>
    <w:p>
      <w:commentRangeStart w:id="130"/>
      <w:r>
        <w:t xml:space="preserve">Regional maintenance accessibility tax.</w:t>
      </w:r>
      <w:commentRangeEnd w:id="130"/>
      <w:r>
        <w:rPr>
          <w:rStyle w:val="CommentReference"/>
        </w:rPr>
        <w:commentReference w:id="130"/>
      </w:r>
      <w:r>
        <w:t xml:space="preserve"> </w:t>
      </w:r>
      <w:ins w:id="1301" w:author="Author A" w:date="2026-01-14T10:00:00Z">
        <w:r>
          <w:t xml:space="preserve">Regional maintenance accessibility. </w:t>
        </w:r>
      </w:ins>
      <w:del w:id="1302" w:author="Author C" w:date="2026-01-15T10:00:00Z">
        <w:r>
          <w:delText xml:space="preserve">Trend suggestions board. </w:delText>
        </w:r>
      </w:del>
      <w:ins w:id="1303" w:author="Author C" w:date="2026-01-16T10:00:00Z">
        <w:r>
          <w:t xml:space="preserve">The meeting forecast. </w:t>
        </w:r>
      </w:ins>
      <w:del w:id="1304" w:author="Author B" w:date="2026-01-17T10:00:00Z">
        <w:r>
          <w:delText xml:space="preserve">Inventory relevant group. </w:delText>
        </w:r>
      </w:del>
      <w:ins w:id="1305" w:author="Author B" w:date="2026-01-18T10:00:00Z">
        <w:r>
          <w:t xml:space="preserve">Notice claim team. </w:t>
        </w:r>
      </w:ins>
      <w:del w:id="1306" w:author="Author A" w:date="2026-01-19T10:00:00Z">
        <w:r>
          <w:delText xml:space="preserve">Pilot receipt corporate. </w:delText>
        </w:r>
      </w:del>
      <w:ins w:id="1307" w:author="Author A" w:date="2026-01-20T10:00:00Z">
        <w:r>
          <w:t xml:space="preserve">Regional maintenance accessibility. </w:t>
        </w:r>
      </w:ins>
      <w:del w:id="1308" w:author="Author C" w:date="2026-01-21T10:00:00Z">
        <w:r>
          <w:delText xml:space="preserve">Trend suggestions board. </w:delText>
        </w:r>
      </w:del>
      <w:ins w:id="1309" w:author="Author C" w:date="2026-01-22T10:00:00Z">
        <w:r>
          <w:t xml:space="preserve">The meeting forecast. </w:t>
        </w:r>
      </w:ins>
      <w:del w:id="1310" w:author="Author B" w:date="2026-01-23T10:00:00Z">
        <w:r>
          <w:delText xml:space="preserve">Inventory relevant group. </w:delText>
        </w:r>
      </w:del>
    </w:p>
    <w:p>
      <w:commentRangeStart w:id="131"/>
      <w:r>
        <w:t xml:space="preserve">Trend suggestions board order.</w:t>
      </w:r>
      <w:commentRangeEnd w:id="131"/>
      <w:r>
        <w:rPr>
          <w:rStyle w:val="CommentReference"/>
        </w:rPr>
        <w:commentReference w:id="131"/>
      </w:r>
      <w:r>
        <w:t xml:space="preserve"> </w:t>
      </w:r>
      <w:ins w:id="1311" w:author="Author A" w:date="2026-01-24T10:00:00Z">
        <w:r>
          <w:t xml:space="preserve">Trend suggestions board. </w:t>
        </w:r>
      </w:ins>
      <w:del w:id="1312" w:author="Author C" w:date="2026-01-25T10:00:00Z">
        <w:r>
          <w:delText xml:space="preserve">The meeting forecast. </w:delText>
        </w:r>
      </w:del>
      <w:ins w:id="1313" w:author="Author C" w:date="2026-01-26T10:00:00Z">
        <w:r>
          <w:t xml:space="preserve">Inventory relevant group. </w:t>
        </w:r>
      </w:ins>
      <w:del w:id="1314" w:author="Author B" w:date="2026-01-27T10:00:00Z">
        <w:r>
          <w:delText xml:space="preserve">Notice claim team. </w:delText>
        </w:r>
      </w:del>
      <w:ins w:id="1315" w:author="Author B" w:date="2026-01-28T10:00:00Z">
        <w:r>
          <w:t xml:space="preserve">Pilot receipt corporate. </w:t>
        </w:r>
      </w:ins>
      <w:del w:id="1316" w:author="Author A" w:date="2026-01-01T10:00:00Z">
        <w:r>
          <w:delText xml:space="preserve">Regional maintenance accessibility. </w:delText>
        </w:r>
      </w:del>
      <w:ins w:id="1317" w:author="Author A" w:date="2026-01-02T10:00:00Z">
        <w:r>
          <w:t xml:space="preserve">Trend suggestions board. </w:t>
        </w:r>
      </w:ins>
      <w:del w:id="1318" w:author="Author C" w:date="2026-01-03T10:00:00Z">
        <w:r>
          <w:delText xml:space="preserve">The meeting forecast. </w:delText>
        </w:r>
      </w:del>
      <w:ins w:id="1319" w:author="Author C" w:date="2026-01-04T10:00:00Z">
        <w:r>
          <w:t xml:space="preserve">Inventory relevant group. </w:t>
        </w:r>
      </w:ins>
      <w:del w:id="1320" w:author="Author B" w:date="2026-01-05T10:00:00Z">
        <w:r>
          <w:delText xml:space="preserve">Notice claim team. </w:delText>
        </w:r>
      </w:del>
    </w:p>
    <w:p>
      <w:commentRangeStart w:id="132"/>
      <w:r>
        <w:t xml:space="preserve">The meeting forecast hereby.</w:t>
      </w:r>
      <w:commentRangeEnd w:id="132"/>
      <w:r>
        <w:rPr>
          <w:rStyle w:val="CommentReference"/>
        </w:rPr>
        <w:commentReference w:id="132"/>
      </w:r>
      <w:r>
        <w:t xml:space="preserve"> </w:t>
      </w:r>
      <w:ins w:id="1321" w:author="Author A" w:date="2026-01-06T10:00:00Z">
        <w:r>
          <w:t xml:space="preserve">The meeting forecast. </w:t>
        </w:r>
      </w:ins>
      <w:del w:id="1322" w:author="Author C" w:date="2026-01-07T10:00:00Z">
        <w:r>
          <w:delText xml:space="preserve">Inventory relevant group. </w:delText>
        </w:r>
      </w:del>
      <w:ins w:id="1323" w:author="Author C" w:date="2026-01-08T10:00:00Z">
        <w:r>
          <w:t xml:space="preserve">Notice claim team. </w:t>
        </w:r>
      </w:ins>
      <w:del w:id="1324" w:author="Author B" w:date="2026-01-09T10:00:00Z">
        <w:r>
          <w:delText xml:space="preserve">Pilot receipt corporate. </w:delText>
        </w:r>
      </w:del>
      <w:ins w:id="1325" w:author="Author B" w:date="2026-01-10T10:00:00Z">
        <w:r>
          <w:t xml:space="preserve">Regional maintenance accessibility. </w:t>
        </w:r>
      </w:ins>
      <w:del w:id="1326" w:author="Author A" w:date="2026-01-11T10:00:00Z">
        <w:r>
          <w:delText xml:space="preserve">Trend suggestions board. </w:delText>
        </w:r>
      </w:del>
      <w:ins w:id="1327" w:author="Author A" w:date="2026-01-12T10:00:00Z">
        <w:r>
          <w:t xml:space="preserve">The meeting forecast. </w:t>
        </w:r>
      </w:ins>
      <w:del w:id="1328" w:author="Author C" w:date="2026-01-13T10:00:00Z">
        <w:r>
          <w:delText xml:space="preserve">Inventory relevant group. </w:delText>
        </w:r>
      </w:del>
      <w:ins w:id="1329" w:author="Author C" w:date="2026-01-14T10:00:00Z">
        <w:r>
          <w:t xml:space="preserve">Notice claim team. </w:t>
        </w:r>
      </w:ins>
      <w:del w:id="1330" w:author="Author B" w:date="2026-01-15T10:00:00Z">
        <w:r>
          <w:delText xml:space="preserve">Pilot receipt corporate. </w:delText>
        </w:r>
      </w:del>
    </w:p>
    <w:p>
      <w:commentRangeStart w:id="133"/>
      <w:r>
        <w:t xml:space="preserve">Inventory relevant group relief.</w:t>
      </w:r>
      <w:commentRangeEnd w:id="133"/>
      <w:r>
        <w:rPr>
          <w:rStyle w:val="CommentReference"/>
        </w:rPr>
        <w:commentReference w:id="133"/>
      </w:r>
      <w:r>
        <w:t xml:space="preserve"> </w:t>
      </w:r>
      <w:ins w:id="1331" w:author="Author A" w:date="2026-01-16T10:00:00Z">
        <w:r>
          <w:t xml:space="preserve">Inventory relevant group. </w:t>
        </w:r>
      </w:ins>
      <w:del w:id="1332" w:author="Author C" w:date="2026-01-17T10:00:00Z">
        <w:r>
          <w:delText xml:space="preserve">Notice claim team. </w:delText>
        </w:r>
      </w:del>
      <w:ins w:id="1333" w:author="Author C" w:date="2026-01-18T10:00:00Z">
        <w:r>
          <w:t xml:space="preserve">Pilot receipt corporate. </w:t>
        </w:r>
      </w:ins>
      <w:del w:id="1334" w:author="Author B" w:date="2026-01-19T10:00:00Z">
        <w:r>
          <w:delText xml:space="preserve">Regional maintenance accessibility. </w:delText>
        </w:r>
      </w:del>
      <w:ins w:id="1335" w:author="Author B" w:date="2026-01-20T10:00:00Z">
        <w:r>
          <w:t xml:space="preserve">Trend suggestions board. </w:t>
        </w:r>
      </w:ins>
      <w:del w:id="1336" w:author="Author A" w:date="2026-01-21T10:00:00Z">
        <w:r>
          <w:delText xml:space="preserve">The meeting forecast. </w:delText>
        </w:r>
      </w:del>
      <w:ins w:id="1337" w:author="Author A" w:date="2026-01-22T10:00:00Z">
        <w:r>
          <w:t xml:space="preserve">Inventory relevant group. </w:t>
        </w:r>
      </w:ins>
      <w:del w:id="1338" w:author="Author C" w:date="2026-01-23T10:00:00Z">
        <w:r>
          <w:delText xml:space="preserve">Notice claim team. </w:delText>
        </w:r>
      </w:del>
      <w:ins w:id="1339" w:author="Author C" w:date="2026-01-24T10:00:00Z">
        <w:r>
          <w:t xml:space="preserve">Pilot receipt corporate. </w:t>
        </w:r>
      </w:ins>
      <w:del w:id="1340" w:author="Author B" w:date="2026-01-25T10:00:00Z">
        <w:r>
          <w:delText xml:space="preserve">Regional maintenance accessibility. </w:delText>
        </w:r>
      </w:del>
    </w:p>
    <w:p>
      <w:commentRangeStart w:id="134"/>
      <w:r>
        <w:t xml:space="preserve">Notice claim team export.</w:t>
      </w:r>
      <w:commentRangeEnd w:id="134"/>
      <w:r>
        <w:rPr>
          <w:rStyle w:val="CommentReference"/>
        </w:rPr>
        <w:commentReference w:id="134"/>
      </w:r>
      <w:r>
        <w:t xml:space="preserve"> </w:t>
      </w:r>
      <w:ins w:id="1341" w:author="Author A" w:date="2026-01-26T10:00:00Z">
        <w:r>
          <w:t xml:space="preserve">Notice claim team. </w:t>
        </w:r>
      </w:ins>
      <w:del w:id="1342" w:author="Author C" w:date="2026-01-27T10:00:00Z">
        <w:r>
          <w:delText xml:space="preserve">Pilot receipt corporate. </w:delText>
        </w:r>
      </w:del>
      <w:ins w:id="1343" w:author="Author C" w:date="2026-01-28T10:00:00Z">
        <w:r>
          <w:t xml:space="preserve">Regional maintenance accessibility. </w:t>
        </w:r>
      </w:ins>
      <w:del w:id="1344" w:author="Author B" w:date="2026-01-01T10:00:00Z">
        <w:r>
          <w:delText xml:space="preserve">Trend suggestions board. </w:delText>
        </w:r>
      </w:del>
      <w:ins w:id="1345" w:author="Author B" w:date="2026-01-02T10:00:00Z">
        <w:r>
          <w:t xml:space="preserve">The meeting forecast. </w:t>
        </w:r>
      </w:ins>
      <w:del w:id="1346" w:author="Author A" w:date="2026-01-03T10:00:00Z">
        <w:r>
          <w:delText xml:space="preserve">Inventory relevant group. </w:delText>
        </w:r>
      </w:del>
      <w:ins w:id="1347" w:author="Author A" w:date="2026-01-04T10:00:00Z">
        <w:r>
          <w:t xml:space="preserve">Notice claim team. </w:t>
        </w:r>
      </w:ins>
      <w:del w:id="1348" w:author="Author C" w:date="2026-01-05T10:00:00Z">
        <w:r>
          <w:delText xml:space="preserve">Pilot receipt corporate. </w:delText>
        </w:r>
      </w:del>
      <w:ins w:id="1349" w:author="Author C" w:date="2026-01-06T10:00:00Z">
        <w:r>
          <w:t xml:space="preserve">Regional maintenance accessibility. </w:t>
        </w:r>
      </w:ins>
      <w:del w:id="1350" w:author="Author B" w:date="2026-01-07T10:00:00Z">
        <w:r>
          <w:delText xml:space="preserve">Trend suggestions board. </w:delText>
        </w:r>
      </w:del>
    </w:p>
    <w:p>
      <w:commentRangeStart w:id="135"/>
      <w:r>
        <w:t xml:space="preserve">Pilot receipt corporate requirement.</w:t>
      </w:r>
      <w:commentRangeEnd w:id="135"/>
      <w:r>
        <w:rPr>
          <w:rStyle w:val="CommentReference"/>
        </w:rPr>
        <w:commentReference w:id="135"/>
      </w:r>
      <w:r>
        <w:t xml:space="preserve"> </w:t>
      </w:r>
      <w:ins w:id="1351" w:author="Author A" w:date="2026-01-08T10:00:00Z">
        <w:r>
          <w:t xml:space="preserve">Pilot receipt corporate. </w:t>
        </w:r>
      </w:ins>
      <w:del w:id="1352" w:author="Author C" w:date="2026-01-09T10:00:00Z">
        <w:r>
          <w:delText xml:space="preserve">Regional maintenance accessibility. </w:delText>
        </w:r>
      </w:del>
      <w:ins w:id="1353" w:author="Author C" w:date="2026-01-10T10:00:00Z">
        <w:r>
          <w:t xml:space="preserve">Trend suggestions board. </w:t>
        </w:r>
      </w:ins>
      <w:del w:id="1354" w:author="Author B" w:date="2026-01-11T10:00:00Z">
        <w:r>
          <w:delText xml:space="preserve">The meeting forecast. </w:delText>
        </w:r>
      </w:del>
      <w:ins w:id="1355" w:author="Author B" w:date="2026-01-12T10:00:00Z">
        <w:r>
          <w:t xml:space="preserve">Inventory relevant group. </w:t>
        </w:r>
      </w:ins>
      <w:del w:id="1356" w:author="Author A" w:date="2026-01-13T10:00:00Z">
        <w:r>
          <w:delText xml:space="preserve">Notice claim team. </w:delText>
        </w:r>
      </w:del>
      <w:ins w:id="1357" w:author="Author A" w:date="2026-01-14T10:00:00Z">
        <w:r>
          <w:t xml:space="preserve">Pilot receipt corporate. </w:t>
        </w:r>
      </w:ins>
      <w:del w:id="1358" w:author="Author C" w:date="2026-01-15T10:00:00Z">
        <w:r>
          <w:delText xml:space="preserve">Regional maintenance accessibility. </w:delText>
        </w:r>
      </w:del>
      <w:ins w:id="1359" w:author="Author C" w:date="2026-01-16T10:00:00Z">
        <w:r>
          <w:t xml:space="preserve">Trend suggestions board. </w:t>
        </w:r>
      </w:ins>
      <w:del w:id="1360" w:author="Author B" w:date="2026-01-17T10:00:00Z">
        <w:r>
          <w:delText xml:space="preserve">The meeting forecast. </w:delText>
        </w:r>
      </w:del>
    </w:p>
    <w:p>
      <w:commentRangeStart w:id="136"/>
      <w:r>
        <w:t xml:space="preserve">Regional maintenance accessibility tax.</w:t>
      </w:r>
      <w:commentRangeEnd w:id="136"/>
      <w:r>
        <w:rPr>
          <w:rStyle w:val="CommentReference"/>
        </w:rPr>
        <w:commentReference w:id="136"/>
      </w:r>
      <w:r>
        <w:t xml:space="preserve"> </w:t>
      </w:r>
      <w:ins w:id="1361" w:author="Author A" w:date="2026-01-18T10:00:00Z">
        <w:r>
          <w:t xml:space="preserve">Regional maintenance accessibility. </w:t>
        </w:r>
      </w:ins>
      <w:del w:id="1362" w:author="Author C" w:date="2026-01-19T10:00:00Z">
        <w:r>
          <w:delText xml:space="preserve">Trend suggestions board. </w:delText>
        </w:r>
      </w:del>
      <w:ins w:id="1363" w:author="Author C" w:date="2026-01-20T10:00:00Z">
        <w:r>
          <w:t xml:space="preserve">The meeting forecast. </w:t>
        </w:r>
      </w:ins>
      <w:del w:id="1364" w:author="Author B" w:date="2026-01-21T10:00:00Z">
        <w:r>
          <w:delText xml:space="preserve">Inventory relevant group. </w:delText>
        </w:r>
      </w:del>
      <w:ins w:id="1365" w:author="Author B" w:date="2026-01-22T10:00:00Z">
        <w:r>
          <w:t xml:space="preserve">Notice claim team. </w:t>
        </w:r>
      </w:ins>
      <w:del w:id="1366" w:author="Author A" w:date="2026-01-23T10:00:00Z">
        <w:r>
          <w:delText xml:space="preserve">Pilot receipt corporate. </w:delText>
        </w:r>
      </w:del>
      <w:ins w:id="1367" w:author="Author A" w:date="2026-01-24T10:00:00Z">
        <w:r>
          <w:t xml:space="preserve">Regional maintenance accessibility. </w:t>
        </w:r>
      </w:ins>
      <w:del w:id="1368" w:author="Author C" w:date="2026-01-25T10:00:00Z">
        <w:r>
          <w:delText xml:space="preserve">Trend suggestions board. </w:delText>
        </w:r>
      </w:del>
      <w:ins w:id="1369" w:author="Author C" w:date="2026-01-26T10:00:00Z">
        <w:r>
          <w:t xml:space="preserve">The meeting forecast. </w:t>
        </w:r>
      </w:ins>
      <w:del w:id="1370" w:author="Author B" w:date="2026-01-27T10:00:00Z">
        <w:r>
          <w:delText xml:space="preserve">Inventory relevant group. </w:delText>
        </w:r>
      </w:del>
    </w:p>
    <w:p>
      <w:commentRangeStart w:id="137"/>
      <w:r>
        <w:t xml:space="preserve">Trend suggestions board order.</w:t>
      </w:r>
      <w:commentRangeEnd w:id="137"/>
      <w:r>
        <w:rPr>
          <w:rStyle w:val="CommentReference"/>
        </w:rPr>
        <w:commentReference w:id="137"/>
      </w:r>
      <w:r>
        <w:t xml:space="preserve"> </w:t>
      </w:r>
      <w:ins w:id="1371" w:author="Author A" w:date="2026-01-28T10:00:00Z">
        <w:r>
          <w:t xml:space="preserve">Trend suggestions board. </w:t>
        </w:r>
      </w:ins>
      <w:del w:id="1372" w:author="Author C" w:date="2026-01-01T10:00:00Z">
        <w:r>
          <w:delText xml:space="preserve">The meeting forecast. </w:delText>
        </w:r>
      </w:del>
      <w:ins w:id="1373" w:author="Author C" w:date="2026-01-02T10:00:00Z">
        <w:r>
          <w:t xml:space="preserve">Inventory relevant group. </w:t>
        </w:r>
      </w:ins>
      <w:del w:id="1374" w:author="Author B" w:date="2026-01-03T10:00:00Z">
        <w:r>
          <w:delText xml:space="preserve">Notice claim team. </w:delText>
        </w:r>
      </w:del>
      <w:ins w:id="1375" w:author="Author B" w:date="2026-01-04T10:00:00Z">
        <w:r>
          <w:t xml:space="preserve">Pilot receipt corporate. </w:t>
        </w:r>
      </w:ins>
      <w:del w:id="1376" w:author="Author A" w:date="2026-01-05T10:00:00Z">
        <w:r>
          <w:delText xml:space="preserve">Regional maintenance accessibility. </w:delText>
        </w:r>
      </w:del>
      <w:ins w:id="1377" w:author="Author A" w:date="2026-01-06T10:00:00Z">
        <w:r>
          <w:t xml:space="preserve">Trend suggestions board. </w:t>
        </w:r>
      </w:ins>
      <w:del w:id="1378" w:author="Author C" w:date="2026-01-07T10:00:00Z">
        <w:r>
          <w:delText xml:space="preserve">The meeting forecast. </w:delText>
        </w:r>
      </w:del>
      <w:ins w:id="1379" w:author="Author C" w:date="2026-01-08T10:00:00Z">
        <w:r>
          <w:t xml:space="preserve">Inventory relevant group. </w:t>
        </w:r>
      </w:ins>
      <w:del w:id="1380" w:author="Author B" w:date="2026-01-09T10:00:00Z">
        <w:r>
          <w:delText xml:space="preserve">Notice claim team. </w:delText>
        </w:r>
      </w:del>
    </w:p>
    <w:p>
      <w:commentRangeStart w:id="138"/>
      <w:r>
        <w:t xml:space="preserve">The meeting forecast hereby.</w:t>
      </w:r>
      <w:commentRangeEnd w:id="138"/>
      <w:r>
        <w:rPr>
          <w:rStyle w:val="CommentReference"/>
        </w:rPr>
        <w:commentReference w:id="138"/>
      </w:r>
      <w:r>
        <w:t xml:space="preserve"> </w:t>
      </w:r>
      <w:ins w:id="1381" w:author="Author A" w:date="2026-01-10T10:00:00Z">
        <w:r>
          <w:t xml:space="preserve">The meeting forecast. </w:t>
        </w:r>
      </w:ins>
      <w:del w:id="1382" w:author="Author C" w:date="2026-01-11T10:00:00Z">
        <w:r>
          <w:delText xml:space="preserve">Inventory relevant group. </w:delText>
        </w:r>
      </w:del>
      <w:ins w:id="1383" w:author="Author C" w:date="2026-01-12T10:00:00Z">
        <w:r>
          <w:t xml:space="preserve">Notice claim team. </w:t>
        </w:r>
      </w:ins>
      <w:del w:id="1384" w:author="Author B" w:date="2026-01-13T10:00:00Z">
        <w:r>
          <w:delText xml:space="preserve">Pilot receipt corporate. </w:delText>
        </w:r>
      </w:del>
      <w:ins w:id="1385" w:author="Author B" w:date="2026-01-14T10:00:00Z">
        <w:r>
          <w:t xml:space="preserve">Regional maintenance accessibility. </w:t>
        </w:r>
      </w:ins>
      <w:del w:id="1386" w:author="Author A" w:date="2026-01-15T10:00:00Z">
        <w:r>
          <w:delText xml:space="preserve">Trend suggestions board. </w:delText>
        </w:r>
      </w:del>
      <w:ins w:id="1387" w:author="Author A" w:date="2026-01-16T10:00:00Z">
        <w:r>
          <w:t xml:space="preserve">The meeting forecast. </w:t>
        </w:r>
      </w:ins>
      <w:del w:id="1388" w:author="Author C" w:date="2026-01-17T10:00:00Z">
        <w:r>
          <w:delText xml:space="preserve">Inventory relevant group. </w:delText>
        </w:r>
      </w:del>
      <w:ins w:id="1389" w:author="Author C" w:date="2026-01-18T10:00:00Z">
        <w:r>
          <w:t xml:space="preserve">Notice claim team. </w:t>
        </w:r>
      </w:ins>
      <w:del w:id="1390" w:author="Author B" w:date="2026-01-19T10:00:00Z">
        <w:r>
          <w:delText xml:space="preserve">Pilot receipt corporate. </w:delText>
        </w:r>
      </w:del>
    </w:p>
    <w:p>
      <w:commentRangeStart w:id="139"/>
      <w:r>
        <w:t xml:space="preserve">Inventory relevant group relief.</w:t>
      </w:r>
      <w:commentRangeEnd w:id="139"/>
      <w:r>
        <w:rPr>
          <w:rStyle w:val="CommentReference"/>
        </w:rPr>
        <w:commentReference w:id="139"/>
      </w:r>
      <w:r>
        <w:t xml:space="preserve"> </w:t>
      </w:r>
      <w:ins w:id="1391" w:author="Author A" w:date="2026-01-20T10:00:00Z">
        <w:r>
          <w:t xml:space="preserve">Inventory relevant group. </w:t>
        </w:r>
      </w:ins>
      <w:del w:id="1392" w:author="Author C" w:date="2026-01-21T10:00:00Z">
        <w:r>
          <w:delText xml:space="preserve">Notice claim team. </w:delText>
        </w:r>
      </w:del>
      <w:ins w:id="1393" w:author="Author C" w:date="2026-01-22T10:00:00Z">
        <w:r>
          <w:t xml:space="preserve">Pilot receipt corporate. </w:t>
        </w:r>
      </w:ins>
      <w:del w:id="1394" w:author="Author B" w:date="2026-01-23T10:00:00Z">
        <w:r>
          <w:delText xml:space="preserve">Regional maintenance accessibility. </w:delText>
        </w:r>
      </w:del>
      <w:ins w:id="1395" w:author="Author B" w:date="2026-01-24T10:00:00Z">
        <w:r>
          <w:t xml:space="preserve">Trend suggestions board. </w:t>
        </w:r>
      </w:ins>
      <w:del w:id="1396" w:author="Author A" w:date="2026-01-25T10:00:00Z">
        <w:r>
          <w:delText xml:space="preserve">The meeting forecast. </w:delText>
        </w:r>
      </w:del>
      <w:ins w:id="1397" w:author="Author A" w:date="2026-01-26T10:00:00Z">
        <w:r>
          <w:t xml:space="preserve">Inventory relevant group. </w:t>
        </w:r>
      </w:ins>
      <w:del w:id="1398" w:author="Author C" w:date="2026-01-27T10:00:00Z">
        <w:r>
          <w:delText xml:space="preserve">Notice claim team. </w:delText>
        </w:r>
      </w:del>
      <w:ins w:id="1399" w:author="Author C" w:date="2026-01-28T10:00:00Z">
        <w:r>
          <w:t xml:space="preserve">Pilot receipt corporate. </w:t>
        </w:r>
      </w:ins>
      <w:del w:id="1400" w:author="Author B" w:date="2026-01-01T10:00:00Z">
        <w:r>
          <w:delText xml:space="preserve">Regional maintenance accessibility. </w:delText>
        </w:r>
      </w:del>
    </w:p>
    <w:p>
      <w:commentRangeStart w:id="140"/>
      <w:r>
        <w:t xml:space="preserve">Notice claim team export.</w:t>
      </w:r>
      <w:commentRangeEnd w:id="140"/>
      <w:r>
        <w:rPr>
          <w:rStyle w:val="CommentReference"/>
        </w:rPr>
        <w:commentReference w:id="140"/>
      </w:r>
      <w:r>
        <w:t xml:space="preserve"> </w:t>
      </w:r>
      <w:ins w:id="1401" w:author="Author A" w:date="2026-01-02T10:00:00Z">
        <w:r>
          <w:t xml:space="preserve">Notice claim team. </w:t>
        </w:r>
      </w:ins>
      <w:del w:id="1402" w:author="Author C" w:date="2026-01-03T10:00:00Z">
        <w:r>
          <w:delText xml:space="preserve">Pilot receipt corporate. </w:delText>
        </w:r>
      </w:del>
      <w:ins w:id="1403" w:author="Author C" w:date="2026-01-04T10:00:00Z">
        <w:r>
          <w:t xml:space="preserve">Regional maintenance accessibility. </w:t>
        </w:r>
      </w:ins>
      <w:del w:id="1404" w:author="Author B" w:date="2026-01-05T10:00:00Z">
        <w:r>
          <w:delText xml:space="preserve">Trend suggestions board. </w:delText>
        </w:r>
      </w:del>
      <w:ins w:id="1405" w:author="Author B" w:date="2026-01-06T10:00:00Z">
        <w:r>
          <w:t xml:space="preserve">The meeting forecast. </w:t>
        </w:r>
      </w:ins>
      <w:del w:id="1406" w:author="Author A" w:date="2026-01-07T10:00:00Z">
        <w:r>
          <w:delText xml:space="preserve">Inventory relevant group. </w:delText>
        </w:r>
      </w:del>
      <w:ins w:id="1407" w:author="Author A" w:date="2026-01-08T10:00:00Z">
        <w:r>
          <w:t xml:space="preserve">Notice claim team. </w:t>
        </w:r>
      </w:ins>
      <w:del w:id="1408" w:author="Author C" w:date="2026-01-09T10:00:00Z">
        <w:r>
          <w:delText xml:space="preserve">Pilot receipt corporate. </w:delText>
        </w:r>
      </w:del>
      <w:ins w:id="1409" w:author="Author C" w:date="2026-01-10T10:00:00Z">
        <w:r>
          <w:t xml:space="preserve">Regional maintenance accessibility. </w:t>
        </w:r>
      </w:ins>
      <w:del w:id="1410" w:author="Author B" w:date="2026-01-11T10:00:00Z">
        <w:r>
          <w:delText xml:space="preserve">Trend suggestions board. </w:delText>
        </w:r>
      </w:del>
    </w:p>
    <w:p>
      <w:commentRangeStart w:id="141"/>
      <w:r>
        <w:t xml:space="preserve">Pilot receipt corporate requirement.</w:t>
      </w:r>
      <w:commentRangeEnd w:id="141"/>
      <w:r>
        <w:rPr>
          <w:rStyle w:val="CommentReference"/>
        </w:rPr>
        <w:commentReference w:id="141"/>
      </w:r>
      <w:r>
        <w:t xml:space="preserve"> </w:t>
      </w:r>
      <w:ins w:id="1411" w:author="Author A" w:date="2026-01-12T10:00:00Z">
        <w:r>
          <w:t xml:space="preserve">Pilot receipt corporate. </w:t>
        </w:r>
      </w:ins>
      <w:del w:id="1412" w:author="Author C" w:date="2026-01-13T10:00:00Z">
        <w:r>
          <w:delText xml:space="preserve">Regional maintenance accessibility. </w:delText>
        </w:r>
      </w:del>
      <w:ins w:id="1413" w:author="Author C" w:date="2026-01-14T10:00:00Z">
        <w:r>
          <w:t xml:space="preserve">Trend suggestions board. </w:t>
        </w:r>
      </w:ins>
      <w:del w:id="1414" w:author="Author B" w:date="2026-01-15T10:00:00Z">
        <w:r>
          <w:delText xml:space="preserve">The meeting forecast. </w:delText>
        </w:r>
      </w:del>
      <w:ins w:id="1415" w:author="Author B" w:date="2026-01-16T10:00:00Z">
        <w:r>
          <w:t xml:space="preserve">Inventory relevant group. </w:t>
        </w:r>
      </w:ins>
      <w:del w:id="1416" w:author="Author A" w:date="2026-01-17T10:00:00Z">
        <w:r>
          <w:delText xml:space="preserve">Notice claim team. </w:delText>
        </w:r>
      </w:del>
      <w:ins w:id="1417" w:author="Author A" w:date="2026-01-18T10:00:00Z">
        <w:r>
          <w:t xml:space="preserve">Pilot receipt corporate. </w:t>
        </w:r>
      </w:ins>
      <w:del w:id="1418" w:author="Author C" w:date="2026-01-19T10:00:00Z">
        <w:r>
          <w:delText xml:space="preserve">Regional maintenance accessibility. </w:delText>
        </w:r>
      </w:del>
      <w:ins w:id="1419" w:author="Author C" w:date="2026-01-20T10:00:00Z">
        <w:r>
          <w:t xml:space="preserve">Trend suggestions board. </w:t>
        </w:r>
      </w:ins>
      <w:del w:id="1420" w:author="Author B" w:date="2026-01-21T10:00:00Z">
        <w:r>
          <w:delText xml:space="preserve">The meeting forecast. </w:delText>
        </w:r>
      </w:del>
    </w:p>
    <w:p>
      <w:commentRangeStart w:id="142"/>
      <w:r>
        <w:t xml:space="preserve">Regional maintenance accessibility tax.</w:t>
      </w:r>
      <w:commentRangeEnd w:id="142"/>
      <w:r>
        <w:rPr>
          <w:rStyle w:val="CommentReference"/>
        </w:rPr>
        <w:commentReference w:id="142"/>
      </w:r>
      <w:r>
        <w:t xml:space="preserve"> </w:t>
      </w:r>
      <w:ins w:id="1421" w:author="Author A" w:date="2026-01-22T10:00:00Z">
        <w:r>
          <w:t xml:space="preserve">Regional maintenance accessibility. </w:t>
        </w:r>
      </w:ins>
      <w:del w:id="1422" w:author="Author C" w:date="2026-01-23T10:00:00Z">
        <w:r>
          <w:delText xml:space="preserve">Trend suggestions board. </w:delText>
        </w:r>
      </w:del>
      <w:ins w:id="1423" w:author="Author C" w:date="2026-01-24T10:00:00Z">
        <w:r>
          <w:t xml:space="preserve">The meeting forecast. </w:t>
        </w:r>
      </w:ins>
      <w:del w:id="1424" w:author="Author B" w:date="2026-01-25T10:00:00Z">
        <w:r>
          <w:delText xml:space="preserve">Inventory relevant group. </w:delText>
        </w:r>
      </w:del>
      <w:ins w:id="1425" w:author="Author B" w:date="2026-01-26T10:00:00Z">
        <w:r>
          <w:t xml:space="preserve">Notice claim team. </w:t>
        </w:r>
      </w:ins>
      <w:del w:id="1426" w:author="Author A" w:date="2026-01-27T10:00:00Z">
        <w:r>
          <w:delText xml:space="preserve">Pilot receipt corporate. </w:delText>
        </w:r>
      </w:del>
      <w:ins w:id="1427" w:author="Author A" w:date="2026-01-28T10:00:00Z">
        <w:r>
          <w:t xml:space="preserve">Regional maintenance accessibility. </w:t>
        </w:r>
      </w:ins>
      <w:del w:id="1428" w:author="Author C" w:date="2026-01-01T10:00:00Z">
        <w:r>
          <w:delText xml:space="preserve">Trend suggestions board. </w:delText>
        </w:r>
      </w:del>
      <w:ins w:id="1429" w:author="Author C" w:date="2026-01-02T10:00:00Z">
        <w:r>
          <w:t xml:space="preserve">The meeting forecast. </w:t>
        </w:r>
      </w:ins>
      <w:del w:id="1430" w:author="Author B" w:date="2026-01-03T10:00:00Z">
        <w:r>
          <w:delText xml:space="preserve">Inventory relevant group. </w:delText>
        </w:r>
      </w:del>
    </w:p>
    <w:p>
      <w:commentRangeStart w:id="143"/>
      <w:r>
        <w:t xml:space="preserve">Trend suggestions board order.</w:t>
      </w:r>
      <w:commentRangeEnd w:id="143"/>
      <w:r>
        <w:rPr>
          <w:rStyle w:val="CommentReference"/>
        </w:rPr>
        <w:commentReference w:id="143"/>
      </w:r>
      <w:r>
        <w:t xml:space="preserve"> </w:t>
      </w:r>
      <w:ins w:id="1431" w:author="Author A" w:date="2026-01-04T10:00:00Z">
        <w:r>
          <w:t xml:space="preserve">Trend suggestions board. </w:t>
        </w:r>
      </w:ins>
      <w:del w:id="1432" w:author="Author C" w:date="2026-01-05T10:00:00Z">
        <w:r>
          <w:delText xml:space="preserve">The meeting forecast. </w:delText>
        </w:r>
      </w:del>
      <w:ins w:id="1433" w:author="Author C" w:date="2026-01-06T10:00:00Z">
        <w:r>
          <w:t xml:space="preserve">Inventory relevant group. </w:t>
        </w:r>
      </w:ins>
      <w:del w:id="1434" w:author="Author B" w:date="2026-01-07T10:00:00Z">
        <w:r>
          <w:delText xml:space="preserve">Notice claim team. </w:delText>
        </w:r>
      </w:del>
      <w:ins w:id="1435" w:author="Author B" w:date="2026-01-08T10:00:00Z">
        <w:r>
          <w:t xml:space="preserve">Pilot receipt corporate. </w:t>
        </w:r>
      </w:ins>
      <w:del w:id="1436" w:author="Author A" w:date="2026-01-09T10:00:00Z">
        <w:r>
          <w:delText xml:space="preserve">Regional maintenance accessibility. </w:delText>
        </w:r>
      </w:del>
      <w:ins w:id="1437" w:author="Author A" w:date="2026-01-10T10:00:00Z">
        <w:r>
          <w:t xml:space="preserve">Trend suggestions board. </w:t>
        </w:r>
      </w:ins>
      <w:del w:id="1438" w:author="Author C" w:date="2026-01-11T10:00:00Z">
        <w:r>
          <w:delText xml:space="preserve">The meeting forecast. </w:delText>
        </w:r>
      </w:del>
      <w:ins w:id="1439" w:author="Author C" w:date="2026-01-12T10:00:00Z">
        <w:r>
          <w:t xml:space="preserve">Inventory relevant group. </w:t>
        </w:r>
      </w:ins>
      <w:del w:id="1440" w:author="Author B" w:date="2026-01-13T10:00:00Z">
        <w:r>
          <w:delText xml:space="preserve">Notice claim team. </w:delText>
        </w:r>
      </w:del>
    </w:p>
    <w:p>
      <w:commentRangeStart w:id="144"/>
      <w:r>
        <w:t xml:space="preserve">The meeting forecast hereby.</w:t>
      </w:r>
      <w:commentRangeEnd w:id="144"/>
      <w:r>
        <w:rPr>
          <w:rStyle w:val="CommentReference"/>
        </w:rPr>
        <w:commentReference w:id="144"/>
      </w:r>
      <w:r>
        <w:t xml:space="preserve"> </w:t>
      </w:r>
      <w:ins w:id="1441" w:author="Author A" w:date="2026-01-14T10:00:00Z">
        <w:r>
          <w:t xml:space="preserve">The meeting forecast. </w:t>
        </w:r>
      </w:ins>
      <w:del w:id="1442" w:author="Author C" w:date="2026-01-15T10:00:00Z">
        <w:r>
          <w:delText xml:space="preserve">Inventory relevant group. </w:delText>
        </w:r>
      </w:del>
      <w:ins w:id="1443" w:author="Author C" w:date="2026-01-16T10:00:00Z">
        <w:r>
          <w:t xml:space="preserve">Notice claim team. </w:t>
        </w:r>
      </w:ins>
      <w:del w:id="1444" w:author="Author B" w:date="2026-01-17T10:00:00Z">
        <w:r>
          <w:delText xml:space="preserve">Pilot receipt corporate. </w:delText>
        </w:r>
      </w:del>
      <w:ins w:id="1445" w:author="Author B" w:date="2026-01-18T10:00:00Z">
        <w:r>
          <w:t xml:space="preserve">Regional maintenance accessibility. </w:t>
        </w:r>
      </w:ins>
      <w:del w:id="1446" w:author="Author A" w:date="2026-01-19T10:00:00Z">
        <w:r>
          <w:delText xml:space="preserve">Trend suggestions board. </w:delText>
        </w:r>
      </w:del>
      <w:ins w:id="1447" w:author="Author A" w:date="2026-01-20T10:00:00Z">
        <w:r>
          <w:t xml:space="preserve">The meeting forecast. </w:t>
        </w:r>
      </w:ins>
      <w:del w:id="1448" w:author="Author C" w:date="2026-01-21T10:00:00Z">
        <w:r>
          <w:delText xml:space="preserve">Inventory relevant group. </w:delText>
        </w:r>
      </w:del>
      <w:ins w:id="1449" w:author="Author C" w:date="2026-01-22T10:00:00Z">
        <w:r>
          <w:t xml:space="preserve">Notice claim team. </w:t>
        </w:r>
      </w:ins>
      <w:del w:id="1450" w:author="Author B" w:date="2026-01-23T10:00:00Z">
        <w:r>
          <w:delText xml:space="preserve">Pilot receipt corporate. </w:delText>
        </w:r>
      </w:del>
    </w:p>
    <w:p>
      <w:commentRangeStart w:id="145"/>
      <w:r>
        <w:t xml:space="preserve">Inventory relevant group relief.</w:t>
      </w:r>
      <w:commentRangeEnd w:id="145"/>
      <w:r>
        <w:rPr>
          <w:rStyle w:val="CommentReference"/>
        </w:rPr>
        <w:commentReference w:id="145"/>
      </w:r>
      <w:r>
        <w:t xml:space="preserve"> </w:t>
      </w:r>
      <w:ins w:id="1451" w:author="Author A" w:date="2026-01-24T10:00:00Z">
        <w:r>
          <w:t xml:space="preserve">Inventory relevant group. </w:t>
        </w:r>
      </w:ins>
      <w:del w:id="1452" w:author="Author C" w:date="2026-01-25T10:00:00Z">
        <w:r>
          <w:delText xml:space="preserve">Notice claim team. </w:delText>
        </w:r>
      </w:del>
      <w:ins w:id="1453" w:author="Author C" w:date="2026-01-26T10:00:00Z">
        <w:r>
          <w:t xml:space="preserve">Pilot receipt corporate. </w:t>
        </w:r>
      </w:ins>
      <w:del w:id="1454" w:author="Author B" w:date="2026-01-27T10:00:00Z">
        <w:r>
          <w:delText xml:space="preserve">Regional maintenance accessibility. </w:delText>
        </w:r>
      </w:del>
      <w:ins w:id="1455" w:author="Author B" w:date="2026-01-28T10:00:00Z">
        <w:r>
          <w:t xml:space="preserve">Trend suggestions board. </w:t>
        </w:r>
      </w:ins>
      <w:del w:id="1456" w:author="Author A" w:date="2026-01-01T10:00:00Z">
        <w:r>
          <w:delText xml:space="preserve">The meeting forecast. </w:delText>
        </w:r>
      </w:del>
      <w:ins w:id="1457" w:author="Author A" w:date="2026-01-02T10:00:00Z">
        <w:r>
          <w:t xml:space="preserve">Inventory relevant group. </w:t>
        </w:r>
      </w:ins>
      <w:del w:id="1458" w:author="Author C" w:date="2026-01-03T10:00:00Z">
        <w:r>
          <w:delText xml:space="preserve">Notice claim team. </w:delText>
        </w:r>
      </w:del>
      <w:ins w:id="1459" w:author="Author C" w:date="2026-01-04T10:00:00Z">
        <w:r>
          <w:t xml:space="preserve">Pilot receipt corporate. </w:t>
        </w:r>
      </w:ins>
      <w:del w:id="1460" w:author="Author B" w:date="2026-01-05T10:00:00Z">
        <w:r>
          <w:delText xml:space="preserve">Regional maintenance accessibility. </w:delText>
        </w:r>
      </w:del>
    </w:p>
    <w:p>
      <w:commentRangeStart w:id="146"/>
      <w:r>
        <w:t xml:space="preserve">Notice claim team export.</w:t>
      </w:r>
      <w:commentRangeEnd w:id="146"/>
      <w:r>
        <w:rPr>
          <w:rStyle w:val="CommentReference"/>
        </w:rPr>
        <w:commentReference w:id="146"/>
      </w:r>
      <w:r>
        <w:t xml:space="preserve"> </w:t>
      </w:r>
      <w:ins w:id="1461" w:author="Author A" w:date="2026-01-06T10:00:00Z">
        <w:r>
          <w:t xml:space="preserve">Notice claim team. </w:t>
        </w:r>
      </w:ins>
      <w:del w:id="1462" w:author="Author C" w:date="2026-01-07T10:00:00Z">
        <w:r>
          <w:delText xml:space="preserve">Pilot receipt corporate. </w:delText>
        </w:r>
      </w:del>
      <w:ins w:id="1463" w:author="Author C" w:date="2026-01-08T10:00:00Z">
        <w:r>
          <w:t xml:space="preserve">Regional maintenance accessibility. </w:t>
        </w:r>
      </w:ins>
      <w:del w:id="1464" w:author="Author B" w:date="2026-01-09T10:00:00Z">
        <w:r>
          <w:delText xml:space="preserve">Trend suggestions board. </w:delText>
        </w:r>
      </w:del>
      <w:ins w:id="1465" w:author="Author B" w:date="2026-01-10T10:00:00Z">
        <w:r>
          <w:t xml:space="preserve">The meeting forecast. </w:t>
        </w:r>
      </w:ins>
      <w:del w:id="1466" w:author="Author A" w:date="2026-01-11T10:00:00Z">
        <w:r>
          <w:delText xml:space="preserve">Inventory relevant group. </w:delText>
        </w:r>
      </w:del>
      <w:ins w:id="1467" w:author="Author A" w:date="2026-01-12T10:00:00Z">
        <w:r>
          <w:t xml:space="preserve">Notice claim team. </w:t>
        </w:r>
      </w:ins>
      <w:del w:id="1468" w:author="Author C" w:date="2026-01-13T10:00:00Z">
        <w:r>
          <w:delText xml:space="preserve">Pilot receipt corporate. </w:delText>
        </w:r>
      </w:del>
      <w:ins w:id="1469" w:author="Author C" w:date="2026-01-14T10:00:00Z">
        <w:r>
          <w:t xml:space="preserve">Regional maintenance accessibility. </w:t>
        </w:r>
      </w:ins>
      <w:del w:id="1470" w:author="Author B" w:date="2026-01-15T10:00:00Z">
        <w:r>
          <w:delText xml:space="preserve">Trend suggestions board. </w:delText>
        </w:r>
      </w:del>
    </w:p>
    <w:p>
      <w:commentRangeStart w:id="147"/>
      <w:r>
        <w:t xml:space="preserve">Pilot receipt corporate requirement.</w:t>
      </w:r>
      <w:commentRangeEnd w:id="147"/>
      <w:r>
        <w:rPr>
          <w:rStyle w:val="CommentReference"/>
        </w:rPr>
        <w:commentReference w:id="147"/>
      </w:r>
      <w:r>
        <w:t xml:space="preserve"> </w:t>
      </w:r>
      <w:ins w:id="1471" w:author="Author A" w:date="2026-01-16T10:00:00Z">
        <w:r>
          <w:t xml:space="preserve">Pilot receipt corporate. </w:t>
        </w:r>
      </w:ins>
      <w:del w:id="1472" w:author="Author C" w:date="2026-01-17T10:00:00Z">
        <w:r>
          <w:delText xml:space="preserve">Regional maintenance accessibility. </w:delText>
        </w:r>
      </w:del>
      <w:ins w:id="1473" w:author="Author C" w:date="2026-01-18T10:00:00Z">
        <w:r>
          <w:t xml:space="preserve">Trend suggestions board. </w:t>
        </w:r>
      </w:ins>
      <w:del w:id="1474" w:author="Author B" w:date="2026-01-19T10:00:00Z">
        <w:r>
          <w:delText xml:space="preserve">The meeting forecast. </w:delText>
        </w:r>
      </w:del>
      <w:ins w:id="1475" w:author="Author B" w:date="2026-01-20T10:00:00Z">
        <w:r>
          <w:t xml:space="preserve">Inventory relevant group. </w:t>
        </w:r>
      </w:ins>
      <w:del w:id="1476" w:author="Author A" w:date="2026-01-21T10:00:00Z">
        <w:r>
          <w:delText xml:space="preserve">Notice claim team. </w:delText>
        </w:r>
      </w:del>
      <w:ins w:id="1477" w:author="Author A" w:date="2026-01-22T10:00:00Z">
        <w:r>
          <w:t xml:space="preserve">Pilot receipt corporate. </w:t>
        </w:r>
      </w:ins>
      <w:del w:id="1478" w:author="Author C" w:date="2026-01-23T10:00:00Z">
        <w:r>
          <w:delText xml:space="preserve">Regional maintenance accessibility. </w:delText>
        </w:r>
      </w:del>
      <w:ins w:id="1479" w:author="Author C" w:date="2026-01-24T10:00:00Z">
        <w:r>
          <w:t xml:space="preserve">Trend suggestions board. </w:t>
        </w:r>
      </w:ins>
      <w:del w:id="1480" w:author="Author B" w:date="2026-01-25T10:00:00Z">
        <w:r>
          <w:delText xml:space="preserve">The meeting forecast. </w:delText>
        </w:r>
      </w:del>
    </w:p>
    <w:p>
      <w:commentRangeStart w:id="148"/>
      <w:r>
        <w:t xml:space="preserve">Regional maintenance accessibility tax.</w:t>
      </w:r>
      <w:commentRangeEnd w:id="148"/>
      <w:r>
        <w:rPr>
          <w:rStyle w:val="CommentReference"/>
        </w:rPr>
        <w:commentReference w:id="148"/>
      </w:r>
      <w:r>
        <w:t xml:space="preserve"> </w:t>
      </w:r>
      <w:ins w:id="1481" w:author="Author A" w:date="2026-01-26T10:00:00Z">
        <w:r>
          <w:t xml:space="preserve">Regional maintenance accessibility. </w:t>
        </w:r>
      </w:ins>
      <w:del w:id="1482" w:author="Author C" w:date="2026-01-27T10:00:00Z">
        <w:r>
          <w:delText xml:space="preserve">Trend suggestions board. </w:delText>
        </w:r>
      </w:del>
      <w:ins w:id="1483" w:author="Author C" w:date="2026-01-28T10:00:00Z">
        <w:r>
          <w:t xml:space="preserve">The meeting forecast. </w:t>
        </w:r>
      </w:ins>
      <w:del w:id="1484" w:author="Author B" w:date="2026-01-01T10:00:00Z">
        <w:r>
          <w:delText xml:space="preserve">Inventory relevant group. </w:delText>
        </w:r>
      </w:del>
      <w:ins w:id="1485" w:author="Author B" w:date="2026-01-02T10:00:00Z">
        <w:r>
          <w:t xml:space="preserve">Notice claim team. </w:t>
        </w:r>
      </w:ins>
      <w:del w:id="1486" w:author="Author A" w:date="2026-01-03T10:00:00Z">
        <w:r>
          <w:delText xml:space="preserve">Pilot receipt corporate. </w:delText>
        </w:r>
      </w:del>
      <w:ins w:id="1487" w:author="Author A" w:date="2026-01-04T10:00:00Z">
        <w:r>
          <w:t xml:space="preserve">Regional maintenance accessibility. </w:t>
        </w:r>
      </w:ins>
      <w:del w:id="1488" w:author="Author C" w:date="2026-01-05T10:00:00Z">
        <w:r>
          <w:delText xml:space="preserve">Trend suggestions board. </w:delText>
        </w:r>
      </w:del>
      <w:ins w:id="1489" w:author="Author C" w:date="2026-01-06T10:00:00Z">
        <w:r>
          <w:t xml:space="preserve">The meeting forecast. </w:t>
        </w:r>
      </w:ins>
      <w:del w:id="1490" w:author="Author B" w:date="2026-01-07T10:00:00Z">
        <w:r>
          <w:delText xml:space="preserve">Inventory relevant group. </w:delText>
        </w:r>
      </w:del>
    </w:p>
    <w:p>
      <w:commentRangeStart w:id="149"/>
      <w:r>
        <w:t xml:space="preserve">Trend suggestions board order.</w:t>
      </w:r>
      <w:commentRangeEnd w:id="149"/>
      <w:r>
        <w:rPr>
          <w:rStyle w:val="CommentReference"/>
        </w:rPr>
        <w:commentReference w:id="149"/>
      </w:r>
      <w:r>
        <w:t xml:space="preserve"> </w:t>
      </w:r>
      <w:ins w:id="1491" w:author="Author A" w:date="2026-01-08T10:00:00Z">
        <w:r>
          <w:t xml:space="preserve">Trend suggestions board. </w:t>
        </w:r>
      </w:ins>
      <w:del w:id="1492" w:author="Author C" w:date="2026-01-09T10:00:00Z">
        <w:r>
          <w:delText xml:space="preserve">The meeting forecast. </w:delText>
        </w:r>
      </w:del>
      <w:ins w:id="1493" w:author="Author C" w:date="2026-01-10T10:00:00Z">
        <w:r>
          <w:t xml:space="preserve">Inventory relevant group. </w:t>
        </w:r>
      </w:ins>
      <w:del w:id="1494" w:author="Author B" w:date="2026-01-11T10:00:00Z">
        <w:r>
          <w:delText xml:space="preserve">Notice claim team. </w:delText>
        </w:r>
      </w:del>
      <w:ins w:id="1495" w:author="Author B" w:date="2026-01-12T10:00:00Z">
        <w:r>
          <w:t xml:space="preserve">Pilot receipt corporate. </w:t>
        </w:r>
      </w:ins>
      <w:del w:id="1496" w:author="Author A" w:date="2026-01-13T10:00:00Z">
        <w:r>
          <w:delText xml:space="preserve">Regional maintenance accessibility. </w:delText>
        </w:r>
      </w:del>
      <w:ins w:id="1497" w:author="Author A" w:date="2026-01-14T10:00:00Z">
        <w:r>
          <w:t xml:space="preserve">Trend suggestions board. </w:t>
        </w:r>
      </w:ins>
      <w:del w:id="1498" w:author="Author C" w:date="2026-01-15T10:00:00Z">
        <w:r>
          <w:delText xml:space="preserve">The meeting forecast. </w:delText>
        </w:r>
      </w:del>
      <w:ins w:id="1499" w:author="Author C" w:date="2026-01-16T10:00:00Z">
        <w:r>
          <w:t xml:space="preserve">Inventory relevant group. </w:t>
        </w:r>
      </w:ins>
      <w:del w:id="1500" w:author="Author B" w:date="2026-01-17T10:00:00Z">
        <w:r>
          <w:delText xml:space="preserve">Notice claim team. </w:delText>
        </w:r>
      </w:del>
    </w:p>
    <w:p>
      <w:commentRangeStart w:id="150"/>
      <w:r>
        <w:t xml:space="preserve">The meeting forecast hereby.</w:t>
      </w:r>
      <w:commentRangeEnd w:id="150"/>
      <w:r>
        <w:rPr>
          <w:rStyle w:val="CommentReference"/>
        </w:rPr>
        <w:commentReference w:id="150"/>
      </w:r>
      <w:r>
        <w:t xml:space="preserve"> </w:t>
      </w:r>
      <w:ins w:id="1501" w:author="Author A" w:date="2026-01-18T10:00:00Z">
        <w:r>
          <w:t xml:space="preserve">The meeting forecast. </w:t>
        </w:r>
      </w:ins>
      <w:del w:id="1502" w:author="Author C" w:date="2026-01-19T10:00:00Z">
        <w:r>
          <w:delText xml:space="preserve">Inventory relevant group. </w:delText>
        </w:r>
      </w:del>
      <w:ins w:id="1503" w:author="Author C" w:date="2026-01-20T10:00:00Z">
        <w:r>
          <w:t xml:space="preserve">Notice claim team. </w:t>
        </w:r>
      </w:ins>
      <w:del w:id="1504" w:author="Author B" w:date="2026-01-21T10:00:00Z">
        <w:r>
          <w:delText xml:space="preserve">Pilot receipt corporate. </w:delText>
        </w:r>
      </w:del>
      <w:ins w:id="1505" w:author="Author B" w:date="2026-01-22T10:00:00Z">
        <w:r>
          <w:t xml:space="preserve">Regional maintenance accessibility. </w:t>
        </w:r>
      </w:ins>
      <w:del w:id="1506" w:author="Author A" w:date="2026-01-23T10:00:00Z">
        <w:r>
          <w:delText xml:space="preserve">Trend suggestions board. </w:delText>
        </w:r>
      </w:del>
      <w:ins w:id="1507" w:author="Author A" w:date="2026-01-24T10:00:00Z">
        <w:r>
          <w:t xml:space="preserve">The meeting forecast. </w:t>
        </w:r>
      </w:ins>
      <w:del w:id="1508" w:author="Author C" w:date="2026-01-25T10:00:00Z">
        <w:r>
          <w:delText xml:space="preserve">Inventory relevant group. </w:delText>
        </w:r>
      </w:del>
      <w:ins w:id="1509" w:author="Author C" w:date="2026-01-26T10:00:00Z">
        <w:r>
          <w:t xml:space="preserve">Notice claim team. </w:t>
        </w:r>
      </w:ins>
      <w:del w:id="1510" w:author="Author B" w:date="2026-01-27T10:00:00Z">
        <w:r>
          <w:delText xml:space="preserve">Pilot receipt corporate. </w:delText>
        </w:r>
      </w:del>
    </w:p>
    <w:p>
      <w:commentRangeStart w:id="151"/>
      <w:r>
        <w:t xml:space="preserve">Inventory relevant group relief.</w:t>
      </w:r>
      <w:commentRangeEnd w:id="151"/>
      <w:r>
        <w:rPr>
          <w:rStyle w:val="CommentReference"/>
        </w:rPr>
        <w:commentReference w:id="151"/>
      </w:r>
      <w:r>
        <w:t xml:space="preserve"> </w:t>
      </w:r>
      <w:ins w:id="1511" w:author="Author A" w:date="2026-01-28T10:00:00Z">
        <w:r>
          <w:t xml:space="preserve">Inventory relevant group. </w:t>
        </w:r>
      </w:ins>
      <w:del w:id="1512" w:author="Author C" w:date="2026-01-01T10:00:00Z">
        <w:r>
          <w:delText xml:space="preserve">Notice claim team. </w:delText>
        </w:r>
      </w:del>
      <w:ins w:id="1513" w:author="Author C" w:date="2026-01-02T10:00:00Z">
        <w:r>
          <w:t xml:space="preserve">Pilot receipt corporate. </w:t>
        </w:r>
      </w:ins>
      <w:del w:id="1514" w:author="Author B" w:date="2026-01-03T10:00:00Z">
        <w:r>
          <w:delText xml:space="preserve">Regional maintenance accessibility. </w:delText>
        </w:r>
      </w:del>
      <w:ins w:id="1515" w:author="Author B" w:date="2026-01-04T10:00:00Z">
        <w:r>
          <w:t xml:space="preserve">Trend suggestions board. </w:t>
        </w:r>
      </w:ins>
      <w:del w:id="1516" w:author="Author A" w:date="2026-01-05T10:00:00Z">
        <w:r>
          <w:delText xml:space="preserve">The meeting forecast. </w:delText>
        </w:r>
      </w:del>
      <w:ins w:id="1517" w:author="Author A" w:date="2026-01-06T10:00:00Z">
        <w:r>
          <w:t xml:space="preserve">Inventory relevant group. </w:t>
        </w:r>
      </w:ins>
      <w:del w:id="1518" w:author="Author C" w:date="2026-01-07T10:00:00Z">
        <w:r>
          <w:delText xml:space="preserve">Notice claim team. </w:delText>
        </w:r>
      </w:del>
      <w:ins w:id="1519" w:author="Author C" w:date="2026-01-08T10:00:00Z">
        <w:r>
          <w:t xml:space="preserve">Pilot receipt corporate. </w:t>
        </w:r>
      </w:ins>
      <w:del w:id="1520" w:author="Author B" w:date="2026-01-09T10:00:00Z">
        <w:r>
          <w:delText xml:space="preserve">Regional maintenance accessibility. </w:delText>
        </w:r>
      </w:del>
    </w:p>
    <w:p>
      <w:commentRangeStart w:id="152"/>
      <w:r>
        <w:t xml:space="preserve">Notice claim team export.</w:t>
      </w:r>
      <w:commentRangeEnd w:id="152"/>
      <w:r>
        <w:rPr>
          <w:rStyle w:val="CommentReference"/>
        </w:rPr>
        <w:commentReference w:id="152"/>
      </w:r>
      <w:r>
        <w:t xml:space="preserve"> </w:t>
      </w:r>
      <w:ins w:id="1521" w:author="Author A" w:date="2026-01-10T10:00:00Z">
        <w:r>
          <w:t xml:space="preserve">Notice claim team. </w:t>
        </w:r>
      </w:ins>
      <w:del w:id="1522" w:author="Author C" w:date="2026-01-11T10:00:00Z">
        <w:r>
          <w:delText xml:space="preserve">Pilot receipt corporate. </w:delText>
        </w:r>
      </w:del>
      <w:ins w:id="1523" w:author="Author C" w:date="2026-01-12T10:00:00Z">
        <w:r>
          <w:t xml:space="preserve">Regional maintenance accessibility. </w:t>
        </w:r>
      </w:ins>
      <w:del w:id="1524" w:author="Author B" w:date="2026-01-13T10:00:00Z">
        <w:r>
          <w:delText xml:space="preserve">Trend suggestions board. </w:delText>
        </w:r>
      </w:del>
      <w:ins w:id="1525" w:author="Author B" w:date="2026-01-14T10:00:00Z">
        <w:r>
          <w:t xml:space="preserve">The meeting forecast. </w:t>
        </w:r>
      </w:ins>
      <w:del w:id="1526" w:author="Author A" w:date="2026-01-15T10:00:00Z">
        <w:r>
          <w:delText xml:space="preserve">Inventory relevant group. </w:delText>
        </w:r>
      </w:del>
      <w:ins w:id="1527" w:author="Author A" w:date="2026-01-16T10:00:00Z">
        <w:r>
          <w:t xml:space="preserve">Notice claim team. </w:t>
        </w:r>
      </w:ins>
      <w:del w:id="1528" w:author="Author C" w:date="2026-01-17T10:00:00Z">
        <w:r>
          <w:delText xml:space="preserve">Pilot receipt corporate. </w:delText>
        </w:r>
      </w:del>
      <w:ins w:id="1529" w:author="Author C" w:date="2026-01-18T10:00:00Z">
        <w:r>
          <w:t xml:space="preserve">Regional maintenance accessibility. </w:t>
        </w:r>
      </w:ins>
      <w:del w:id="1530" w:author="Author B" w:date="2026-01-19T10:00:00Z">
        <w:r>
          <w:delText xml:space="preserve">Trend suggestions board. </w:delText>
        </w:r>
      </w:del>
    </w:p>
    <w:p>
      <w:commentRangeStart w:id="153"/>
      <w:r>
        <w:t xml:space="preserve">Pilot receipt corporate requirement.</w:t>
      </w:r>
      <w:commentRangeEnd w:id="153"/>
      <w:r>
        <w:rPr>
          <w:rStyle w:val="CommentReference"/>
        </w:rPr>
        <w:commentReference w:id="153"/>
      </w:r>
      <w:r>
        <w:t xml:space="preserve"> </w:t>
      </w:r>
      <w:ins w:id="1531" w:author="Author A" w:date="2026-01-20T10:00:00Z">
        <w:r>
          <w:t xml:space="preserve">Pilot receipt corporate. </w:t>
        </w:r>
      </w:ins>
      <w:del w:id="1532" w:author="Author C" w:date="2026-01-21T10:00:00Z">
        <w:r>
          <w:delText xml:space="preserve">Regional maintenance accessibility. </w:delText>
        </w:r>
      </w:del>
      <w:ins w:id="1533" w:author="Author C" w:date="2026-01-22T10:00:00Z">
        <w:r>
          <w:t xml:space="preserve">Trend suggestions board. </w:t>
        </w:r>
      </w:ins>
      <w:del w:id="1534" w:author="Author B" w:date="2026-01-23T10:00:00Z">
        <w:r>
          <w:delText xml:space="preserve">The meeting forecast. </w:delText>
        </w:r>
      </w:del>
      <w:ins w:id="1535" w:author="Author B" w:date="2026-01-24T10:00:00Z">
        <w:r>
          <w:t xml:space="preserve">Inventory relevant group. </w:t>
        </w:r>
      </w:ins>
      <w:del w:id="1536" w:author="Author A" w:date="2026-01-25T10:00:00Z">
        <w:r>
          <w:delText xml:space="preserve">Notice claim team. </w:delText>
        </w:r>
      </w:del>
      <w:ins w:id="1537" w:author="Author A" w:date="2026-01-26T10:00:00Z">
        <w:r>
          <w:t xml:space="preserve">Pilot receipt corporate. </w:t>
        </w:r>
      </w:ins>
      <w:del w:id="1538" w:author="Author C" w:date="2026-01-27T10:00:00Z">
        <w:r>
          <w:delText xml:space="preserve">Regional maintenance accessibility. </w:delText>
        </w:r>
      </w:del>
      <w:ins w:id="1539" w:author="Author C" w:date="2026-01-28T10:00:00Z">
        <w:r>
          <w:t xml:space="preserve">Trend suggestions board. </w:t>
        </w:r>
      </w:ins>
      <w:del w:id="1540" w:author="Author B" w:date="2026-01-01T10:00:00Z">
        <w:r>
          <w:delText xml:space="preserve">The meeting forecast. </w:delText>
        </w:r>
      </w:del>
    </w:p>
    <w:p>
      <w:commentRangeStart w:id="154"/>
      <w:r>
        <w:t xml:space="preserve">Regional maintenance accessibility tax.</w:t>
      </w:r>
      <w:commentRangeEnd w:id="154"/>
      <w:r>
        <w:rPr>
          <w:rStyle w:val="CommentReference"/>
        </w:rPr>
        <w:commentReference w:id="154"/>
      </w:r>
      <w:r>
        <w:t xml:space="preserve"> </w:t>
      </w:r>
      <w:ins w:id="1541" w:author="Author A" w:date="2026-01-02T10:00:00Z">
        <w:r>
          <w:t xml:space="preserve">Regional maintenance accessibility. </w:t>
        </w:r>
      </w:ins>
      <w:del w:id="1542" w:author="Author C" w:date="2026-01-03T10:00:00Z">
        <w:r>
          <w:delText xml:space="preserve">Trend suggestions board. </w:delText>
        </w:r>
      </w:del>
      <w:ins w:id="1543" w:author="Author C" w:date="2026-01-04T10:00:00Z">
        <w:r>
          <w:t xml:space="preserve">The meeting forecast. </w:t>
        </w:r>
      </w:ins>
      <w:del w:id="1544" w:author="Author B" w:date="2026-01-05T10:00:00Z">
        <w:r>
          <w:delText xml:space="preserve">Inventory relevant group. </w:delText>
        </w:r>
      </w:del>
      <w:ins w:id="1545" w:author="Author B" w:date="2026-01-06T10:00:00Z">
        <w:r>
          <w:t xml:space="preserve">Notice claim team. </w:t>
        </w:r>
      </w:ins>
      <w:del w:id="1546" w:author="Author A" w:date="2026-01-07T10:00:00Z">
        <w:r>
          <w:delText xml:space="preserve">Pilot receipt corporate. </w:delText>
        </w:r>
      </w:del>
      <w:ins w:id="1547" w:author="Author A" w:date="2026-01-08T10:00:00Z">
        <w:r>
          <w:t xml:space="preserve">Regional maintenance accessibility. </w:t>
        </w:r>
      </w:ins>
      <w:del w:id="1548" w:author="Author C" w:date="2026-01-09T10:00:00Z">
        <w:r>
          <w:delText xml:space="preserve">Trend suggestions board. </w:delText>
        </w:r>
      </w:del>
      <w:ins w:id="1549" w:author="Author C" w:date="2026-01-10T10:00:00Z">
        <w:r>
          <w:t xml:space="preserve">The meeting forecast. </w:t>
        </w:r>
      </w:ins>
      <w:del w:id="1550" w:author="Author B" w:date="2026-01-11T10:00:00Z">
        <w:r>
          <w:delText xml:space="preserve">Inventory relevant group. </w:delText>
        </w:r>
      </w:del>
    </w:p>
    <w:p>
      <w:commentRangeStart w:id="155"/>
      <w:r>
        <w:t xml:space="preserve">Trend suggestions board order.</w:t>
      </w:r>
      <w:commentRangeEnd w:id="155"/>
      <w:r>
        <w:rPr>
          <w:rStyle w:val="CommentReference"/>
        </w:rPr>
        <w:commentReference w:id="155"/>
      </w:r>
      <w:r>
        <w:t xml:space="preserve"> </w:t>
      </w:r>
      <w:ins w:id="1551" w:author="Author A" w:date="2026-01-12T10:00:00Z">
        <w:r>
          <w:t xml:space="preserve">Trend suggestions board. </w:t>
        </w:r>
      </w:ins>
      <w:del w:id="1552" w:author="Author C" w:date="2026-01-13T10:00:00Z">
        <w:r>
          <w:delText xml:space="preserve">The meeting forecast. </w:delText>
        </w:r>
      </w:del>
      <w:ins w:id="1553" w:author="Author C" w:date="2026-01-14T10:00:00Z">
        <w:r>
          <w:t xml:space="preserve">Inventory relevant group. </w:t>
        </w:r>
      </w:ins>
      <w:del w:id="1554" w:author="Author B" w:date="2026-01-15T10:00:00Z">
        <w:r>
          <w:delText xml:space="preserve">Notice claim team. </w:delText>
        </w:r>
      </w:del>
      <w:ins w:id="1555" w:author="Author B" w:date="2026-01-16T10:00:00Z">
        <w:r>
          <w:t xml:space="preserve">Pilot receipt corporate. </w:t>
        </w:r>
      </w:ins>
      <w:del w:id="1556" w:author="Author A" w:date="2026-01-17T10:00:00Z">
        <w:r>
          <w:delText xml:space="preserve">Regional maintenance accessibility. </w:delText>
        </w:r>
      </w:del>
      <w:ins w:id="1557" w:author="Author A" w:date="2026-01-18T10:00:00Z">
        <w:r>
          <w:t xml:space="preserve">Trend suggestions board. </w:t>
        </w:r>
      </w:ins>
      <w:del w:id="1558" w:author="Author C" w:date="2026-01-19T10:00:00Z">
        <w:r>
          <w:delText xml:space="preserve">The meeting forecast. </w:delText>
        </w:r>
      </w:del>
      <w:ins w:id="1559" w:author="Author C" w:date="2026-01-20T10:00:00Z">
        <w:r>
          <w:t xml:space="preserve">Inventory relevant group. </w:t>
        </w:r>
      </w:ins>
      <w:del w:id="1560" w:author="Author B" w:date="2026-01-21T10:00:00Z">
        <w:r>
          <w:delText xml:space="preserve">Notice claim team. </w:delText>
        </w:r>
      </w:del>
    </w:p>
    <w:p>
      <w:commentRangeStart w:id="156"/>
      <w:r>
        <w:t xml:space="preserve">The meeting forecast hereby.</w:t>
      </w:r>
      <w:commentRangeEnd w:id="156"/>
      <w:r>
        <w:rPr>
          <w:rStyle w:val="CommentReference"/>
        </w:rPr>
        <w:commentReference w:id="156"/>
      </w:r>
      <w:r>
        <w:t xml:space="preserve"> </w:t>
      </w:r>
      <w:ins w:id="1561" w:author="Author A" w:date="2026-01-22T10:00:00Z">
        <w:r>
          <w:t xml:space="preserve">The meeting forecast. </w:t>
        </w:r>
      </w:ins>
      <w:del w:id="1562" w:author="Author C" w:date="2026-01-23T10:00:00Z">
        <w:r>
          <w:delText xml:space="preserve">Inventory relevant group. </w:delText>
        </w:r>
      </w:del>
      <w:ins w:id="1563" w:author="Author C" w:date="2026-01-24T10:00:00Z">
        <w:r>
          <w:t xml:space="preserve">Notice claim team. </w:t>
        </w:r>
      </w:ins>
      <w:del w:id="1564" w:author="Author B" w:date="2026-01-25T10:00:00Z">
        <w:r>
          <w:delText xml:space="preserve">Pilot receipt corporate. </w:delText>
        </w:r>
      </w:del>
      <w:ins w:id="1565" w:author="Author B" w:date="2026-01-26T10:00:00Z">
        <w:r>
          <w:t xml:space="preserve">Regional maintenance accessibility. </w:t>
        </w:r>
      </w:ins>
      <w:del w:id="1566" w:author="Author A" w:date="2026-01-27T10:00:00Z">
        <w:r>
          <w:delText xml:space="preserve">Trend suggestions board. </w:delText>
        </w:r>
      </w:del>
      <w:ins w:id="1567" w:author="Author A" w:date="2026-01-28T10:00:00Z">
        <w:r>
          <w:t xml:space="preserve">The meeting forecast. </w:t>
        </w:r>
      </w:ins>
      <w:del w:id="1568" w:author="Author C" w:date="2026-01-01T10:00:00Z">
        <w:r>
          <w:delText xml:space="preserve">Inventory relevant group. </w:delText>
        </w:r>
      </w:del>
      <w:ins w:id="1569" w:author="Author C" w:date="2026-01-02T10:00:00Z">
        <w:r>
          <w:t xml:space="preserve">Notice claim team. </w:t>
        </w:r>
      </w:ins>
      <w:del w:id="1570" w:author="Author B" w:date="2026-01-03T10:00:00Z">
        <w:r>
          <w:delText xml:space="preserve">Pilot receipt corporate. </w:delText>
        </w:r>
      </w:del>
    </w:p>
    <w:p>
      <w:commentRangeStart w:id="157"/>
      <w:r>
        <w:t xml:space="preserve">Inventory relevant group relief.</w:t>
      </w:r>
      <w:commentRangeEnd w:id="157"/>
      <w:r>
        <w:rPr>
          <w:rStyle w:val="CommentReference"/>
        </w:rPr>
        <w:commentReference w:id="157"/>
      </w:r>
      <w:r>
        <w:t xml:space="preserve"> </w:t>
      </w:r>
      <w:ins w:id="1571" w:author="Author A" w:date="2026-01-04T10:00:00Z">
        <w:r>
          <w:t xml:space="preserve">Inventory relevant group. </w:t>
        </w:r>
      </w:ins>
      <w:del w:id="1572" w:author="Author C" w:date="2026-01-05T10:00:00Z">
        <w:r>
          <w:delText xml:space="preserve">Notice claim team. </w:delText>
        </w:r>
      </w:del>
      <w:ins w:id="1573" w:author="Author C" w:date="2026-01-06T10:00:00Z">
        <w:r>
          <w:t xml:space="preserve">Pilot receipt corporate. </w:t>
        </w:r>
      </w:ins>
      <w:del w:id="1574" w:author="Author B" w:date="2026-01-07T10:00:00Z">
        <w:r>
          <w:delText xml:space="preserve">Regional maintenance accessibility. </w:delText>
        </w:r>
      </w:del>
      <w:ins w:id="1575" w:author="Author B" w:date="2026-01-08T10:00:00Z">
        <w:r>
          <w:t xml:space="preserve">Trend suggestions board. </w:t>
        </w:r>
      </w:ins>
      <w:del w:id="1576" w:author="Author A" w:date="2026-01-09T10:00:00Z">
        <w:r>
          <w:delText xml:space="preserve">The meeting forecast. </w:delText>
        </w:r>
      </w:del>
      <w:ins w:id="1577" w:author="Author A" w:date="2026-01-10T10:00:00Z">
        <w:r>
          <w:t xml:space="preserve">Inventory relevant group. </w:t>
        </w:r>
      </w:ins>
      <w:del w:id="1578" w:author="Author C" w:date="2026-01-11T10:00:00Z">
        <w:r>
          <w:delText xml:space="preserve">Notice claim team. </w:delText>
        </w:r>
      </w:del>
      <w:ins w:id="1579" w:author="Author C" w:date="2026-01-12T10:00:00Z">
        <w:r>
          <w:t xml:space="preserve">Pilot receipt corporate. </w:t>
        </w:r>
      </w:ins>
      <w:del w:id="1580" w:author="Author B" w:date="2026-01-13T10:00:00Z">
        <w:r>
          <w:delText xml:space="preserve">Regional maintenance accessibility. </w:delText>
        </w:r>
      </w:del>
    </w:p>
    <w:p>
      <w:commentRangeStart w:id="158"/>
      <w:r>
        <w:t xml:space="preserve">Notice claim team export.</w:t>
      </w:r>
      <w:commentRangeEnd w:id="158"/>
      <w:r>
        <w:rPr>
          <w:rStyle w:val="CommentReference"/>
        </w:rPr>
        <w:commentReference w:id="158"/>
      </w:r>
      <w:r>
        <w:t xml:space="preserve"> </w:t>
      </w:r>
      <w:ins w:id="1581" w:author="Author A" w:date="2026-01-14T10:00:00Z">
        <w:r>
          <w:t xml:space="preserve">Notice claim team. </w:t>
        </w:r>
      </w:ins>
      <w:del w:id="1582" w:author="Author C" w:date="2026-01-15T10:00:00Z">
        <w:r>
          <w:delText xml:space="preserve">Pilot receipt corporate. </w:delText>
        </w:r>
      </w:del>
      <w:ins w:id="1583" w:author="Author C" w:date="2026-01-16T10:00:00Z">
        <w:r>
          <w:t xml:space="preserve">Regional maintenance accessibility. </w:t>
        </w:r>
      </w:ins>
      <w:del w:id="1584" w:author="Author B" w:date="2026-01-17T10:00:00Z">
        <w:r>
          <w:delText xml:space="preserve">Trend suggestions board. </w:delText>
        </w:r>
      </w:del>
      <w:ins w:id="1585" w:author="Author B" w:date="2026-01-18T10:00:00Z">
        <w:r>
          <w:t xml:space="preserve">The meeting forecast. </w:t>
        </w:r>
      </w:ins>
      <w:del w:id="1586" w:author="Author A" w:date="2026-01-19T10:00:00Z">
        <w:r>
          <w:delText xml:space="preserve">Inventory relevant group. </w:delText>
        </w:r>
      </w:del>
      <w:ins w:id="1587" w:author="Author A" w:date="2026-01-20T10:00:00Z">
        <w:r>
          <w:t xml:space="preserve">Notice claim team. </w:t>
        </w:r>
      </w:ins>
      <w:del w:id="1588" w:author="Author C" w:date="2026-01-21T10:00:00Z">
        <w:r>
          <w:delText xml:space="preserve">Pilot receipt corporate. </w:delText>
        </w:r>
      </w:del>
      <w:ins w:id="1589" w:author="Author C" w:date="2026-01-22T10:00:00Z">
        <w:r>
          <w:t xml:space="preserve">Regional maintenance accessibility. </w:t>
        </w:r>
      </w:ins>
      <w:del w:id="1590" w:author="Author B" w:date="2026-01-23T10:00:00Z">
        <w:r>
          <w:delText xml:space="preserve">Trend suggestions board. </w:delText>
        </w:r>
      </w:del>
    </w:p>
    <w:p>
      <w:commentRangeStart w:id="159"/>
      <w:r>
        <w:t xml:space="preserve">Pilot receipt corporate requirement.</w:t>
      </w:r>
      <w:commentRangeEnd w:id="159"/>
      <w:r>
        <w:rPr>
          <w:rStyle w:val="CommentReference"/>
        </w:rPr>
        <w:commentReference w:id="159"/>
      </w:r>
      <w:r>
        <w:t xml:space="preserve"> </w:t>
      </w:r>
      <w:ins w:id="1591" w:author="Author A" w:date="2026-01-24T10:00:00Z">
        <w:r>
          <w:t xml:space="preserve">Pilot receipt corporate. </w:t>
        </w:r>
      </w:ins>
      <w:del w:id="1592" w:author="Author C" w:date="2026-01-25T10:00:00Z">
        <w:r>
          <w:delText xml:space="preserve">Regional maintenance accessibility. </w:delText>
        </w:r>
      </w:del>
      <w:ins w:id="1593" w:author="Author C" w:date="2026-01-26T10:00:00Z">
        <w:r>
          <w:t xml:space="preserve">Trend suggestions board. </w:t>
        </w:r>
      </w:ins>
      <w:del w:id="1594" w:author="Author B" w:date="2026-01-27T10:00:00Z">
        <w:r>
          <w:delText xml:space="preserve">The meeting forecast. </w:delText>
        </w:r>
      </w:del>
      <w:ins w:id="1595" w:author="Author B" w:date="2026-01-28T10:00:00Z">
        <w:r>
          <w:t xml:space="preserve">Inventory relevant group. </w:t>
        </w:r>
      </w:ins>
      <w:del w:id="1596" w:author="Author A" w:date="2026-01-01T10:00:00Z">
        <w:r>
          <w:delText xml:space="preserve">Notice claim team. </w:delText>
        </w:r>
      </w:del>
      <w:ins w:id="1597" w:author="Author A" w:date="2026-01-02T10:00:00Z">
        <w:r>
          <w:t xml:space="preserve">Pilot receipt corporate. </w:t>
        </w:r>
      </w:ins>
      <w:del w:id="1598" w:author="Author C" w:date="2026-01-03T10:00:00Z">
        <w:r>
          <w:delText xml:space="preserve">Regional maintenance accessibility. </w:delText>
        </w:r>
      </w:del>
      <w:ins w:id="1599" w:author="Author C" w:date="2026-01-04T10:00:00Z">
        <w:r>
          <w:t xml:space="preserve">Trend suggestions board. </w:t>
        </w:r>
      </w:ins>
      <w:del w:id="1600" w:author="Author B" w:date="2026-01-05T10:00:00Z">
        <w:r>
          <w:delText xml:space="preserve">The meeting forecast. </w:delText>
        </w:r>
      </w:del>
    </w:p>
    <w:p>
      <w:commentRangeStart w:id="160"/>
      <w:r>
        <w:t xml:space="preserve">Regional maintenance accessibility tax.</w:t>
      </w:r>
      <w:commentRangeEnd w:id="160"/>
      <w:r>
        <w:rPr>
          <w:rStyle w:val="CommentReference"/>
        </w:rPr>
        <w:commentReference w:id="160"/>
      </w:r>
      <w:r>
        <w:t xml:space="preserve"> </w:t>
      </w:r>
      <w:ins w:id="1601" w:author="Author A" w:date="2026-01-06T10:00:00Z">
        <w:r>
          <w:t xml:space="preserve">Regional maintenance accessibility. </w:t>
        </w:r>
      </w:ins>
      <w:del w:id="1602" w:author="Author C" w:date="2026-01-07T10:00:00Z">
        <w:r>
          <w:delText xml:space="preserve">Trend suggestions board. </w:delText>
        </w:r>
      </w:del>
      <w:ins w:id="1603" w:author="Author C" w:date="2026-01-08T10:00:00Z">
        <w:r>
          <w:t xml:space="preserve">The meeting forecast. </w:t>
        </w:r>
      </w:ins>
      <w:del w:id="1604" w:author="Author B" w:date="2026-01-09T10:00:00Z">
        <w:r>
          <w:delText xml:space="preserve">Inventory relevant group. </w:delText>
        </w:r>
      </w:del>
      <w:ins w:id="1605" w:author="Author B" w:date="2026-01-10T10:00:00Z">
        <w:r>
          <w:t xml:space="preserve">Notice claim team. </w:t>
        </w:r>
      </w:ins>
      <w:del w:id="1606" w:author="Author A" w:date="2026-01-11T10:00:00Z">
        <w:r>
          <w:delText xml:space="preserve">Pilot receipt corporate. </w:delText>
        </w:r>
      </w:del>
      <w:ins w:id="1607" w:author="Author A" w:date="2026-01-12T10:00:00Z">
        <w:r>
          <w:t xml:space="preserve">Regional maintenance accessibility. </w:t>
        </w:r>
      </w:ins>
      <w:del w:id="1608" w:author="Author C" w:date="2026-01-13T10:00:00Z">
        <w:r>
          <w:delText xml:space="preserve">Trend suggestions board. </w:delText>
        </w:r>
      </w:del>
      <w:ins w:id="1609" w:author="Author C" w:date="2026-01-14T10:00:00Z">
        <w:r>
          <w:t xml:space="preserve">The meeting forecast. </w:t>
        </w:r>
      </w:ins>
      <w:del w:id="1610" w:author="Author B" w:date="2026-01-15T10:00:00Z">
        <w:r>
          <w:delText xml:space="preserve">Inventory relevant group. </w:delText>
        </w:r>
      </w:del>
    </w:p>
    <w:p>
      <w:commentRangeStart w:id="161"/>
      <w:r>
        <w:t xml:space="preserve">Trend suggestions board order.</w:t>
      </w:r>
      <w:commentRangeEnd w:id="161"/>
      <w:r>
        <w:rPr>
          <w:rStyle w:val="CommentReference"/>
        </w:rPr>
        <w:commentReference w:id="161"/>
      </w:r>
      <w:r>
        <w:t xml:space="preserve"> </w:t>
      </w:r>
      <w:ins w:id="1611" w:author="Author A" w:date="2026-01-16T10:00:00Z">
        <w:r>
          <w:t xml:space="preserve">Trend suggestions board. </w:t>
        </w:r>
      </w:ins>
      <w:del w:id="1612" w:author="Author C" w:date="2026-01-17T10:00:00Z">
        <w:r>
          <w:delText xml:space="preserve">The meeting forecast. </w:delText>
        </w:r>
      </w:del>
      <w:ins w:id="1613" w:author="Author C" w:date="2026-01-18T10:00:00Z">
        <w:r>
          <w:t xml:space="preserve">Inventory relevant group. </w:t>
        </w:r>
      </w:ins>
      <w:del w:id="1614" w:author="Author B" w:date="2026-01-19T10:00:00Z">
        <w:r>
          <w:delText xml:space="preserve">Notice claim team. </w:delText>
        </w:r>
      </w:del>
      <w:ins w:id="1615" w:author="Author B" w:date="2026-01-20T10:00:00Z">
        <w:r>
          <w:t xml:space="preserve">Pilot receipt corporate. </w:t>
        </w:r>
      </w:ins>
      <w:del w:id="1616" w:author="Author A" w:date="2026-01-21T10:00:00Z">
        <w:r>
          <w:delText xml:space="preserve">Regional maintenance accessibility. </w:delText>
        </w:r>
      </w:del>
      <w:ins w:id="1617" w:author="Author A" w:date="2026-01-22T10:00:00Z">
        <w:r>
          <w:t xml:space="preserve">Trend suggestions board. </w:t>
        </w:r>
      </w:ins>
      <w:del w:id="1618" w:author="Author C" w:date="2026-01-23T10:00:00Z">
        <w:r>
          <w:delText xml:space="preserve">The meeting forecast. </w:delText>
        </w:r>
      </w:del>
      <w:ins w:id="1619" w:author="Author C" w:date="2026-01-24T10:00:00Z">
        <w:r>
          <w:t xml:space="preserve">Inventory relevant group. </w:t>
        </w:r>
      </w:ins>
      <w:del w:id="1620" w:author="Author B" w:date="2026-01-25T10:00:00Z">
        <w:r>
          <w:delText xml:space="preserve">Notice claim team. </w:delText>
        </w:r>
      </w:del>
    </w:p>
    <w:p>
      <w:commentRangeStart w:id="162"/>
      <w:r>
        <w:t xml:space="preserve">The meeting forecast hereby.</w:t>
      </w:r>
      <w:commentRangeEnd w:id="162"/>
      <w:r>
        <w:rPr>
          <w:rStyle w:val="CommentReference"/>
        </w:rPr>
        <w:commentReference w:id="162"/>
      </w:r>
      <w:r>
        <w:t xml:space="preserve"> </w:t>
      </w:r>
      <w:ins w:id="1621" w:author="Author A" w:date="2026-01-26T10:00:00Z">
        <w:r>
          <w:t xml:space="preserve">The meeting forecast. </w:t>
        </w:r>
      </w:ins>
      <w:del w:id="1622" w:author="Author C" w:date="2026-01-27T10:00:00Z">
        <w:r>
          <w:delText xml:space="preserve">Inventory relevant group. </w:delText>
        </w:r>
      </w:del>
      <w:ins w:id="1623" w:author="Author C" w:date="2026-01-28T10:00:00Z">
        <w:r>
          <w:t xml:space="preserve">Notice claim team. </w:t>
        </w:r>
      </w:ins>
      <w:del w:id="1624" w:author="Author B" w:date="2026-01-01T10:00:00Z">
        <w:r>
          <w:delText xml:space="preserve">Pilot receipt corporate. </w:delText>
        </w:r>
      </w:del>
      <w:ins w:id="1625" w:author="Author B" w:date="2026-01-02T10:00:00Z">
        <w:r>
          <w:t xml:space="preserve">Regional maintenance accessibility. </w:t>
        </w:r>
      </w:ins>
      <w:del w:id="1626" w:author="Author A" w:date="2026-01-03T10:00:00Z">
        <w:r>
          <w:delText xml:space="preserve">Trend suggestions board. </w:delText>
        </w:r>
      </w:del>
      <w:ins w:id="1627" w:author="Author A" w:date="2026-01-04T10:00:00Z">
        <w:r>
          <w:t xml:space="preserve">The meeting forecast. </w:t>
        </w:r>
      </w:ins>
      <w:del w:id="1628" w:author="Author C" w:date="2026-01-05T10:00:00Z">
        <w:r>
          <w:delText xml:space="preserve">Inventory relevant group. </w:delText>
        </w:r>
      </w:del>
      <w:ins w:id="1629" w:author="Author C" w:date="2026-01-06T10:00:00Z">
        <w:r>
          <w:t xml:space="preserve">Notice claim team. </w:t>
        </w:r>
      </w:ins>
      <w:del w:id="1630" w:author="Author B" w:date="2026-01-07T10:00:00Z">
        <w:r>
          <w:delText xml:space="preserve">Pilot receipt corporate. </w:delText>
        </w:r>
      </w:del>
    </w:p>
    <w:p>
      <w:commentRangeStart w:id="163"/>
      <w:r>
        <w:t xml:space="preserve">Inventory relevant group relief.</w:t>
      </w:r>
      <w:commentRangeEnd w:id="163"/>
      <w:r>
        <w:rPr>
          <w:rStyle w:val="CommentReference"/>
        </w:rPr>
        <w:commentReference w:id="163"/>
      </w:r>
      <w:r>
        <w:t xml:space="preserve"> </w:t>
      </w:r>
      <w:ins w:id="1631" w:author="Author A" w:date="2026-01-08T10:00:00Z">
        <w:r>
          <w:t xml:space="preserve">Inventory relevant group. </w:t>
        </w:r>
      </w:ins>
      <w:del w:id="1632" w:author="Author C" w:date="2026-01-09T10:00:00Z">
        <w:r>
          <w:delText xml:space="preserve">Notice claim team. </w:delText>
        </w:r>
      </w:del>
      <w:ins w:id="1633" w:author="Author C" w:date="2026-01-10T10:00:00Z">
        <w:r>
          <w:t xml:space="preserve">Pilot receipt corporate. </w:t>
        </w:r>
      </w:ins>
      <w:del w:id="1634" w:author="Author B" w:date="2026-01-11T10:00:00Z">
        <w:r>
          <w:delText xml:space="preserve">Regional maintenance accessibility. </w:delText>
        </w:r>
      </w:del>
      <w:ins w:id="1635" w:author="Author B" w:date="2026-01-12T10:00:00Z">
        <w:r>
          <w:t xml:space="preserve">Trend suggestions board. </w:t>
        </w:r>
      </w:ins>
      <w:del w:id="1636" w:author="Author A" w:date="2026-01-13T10:00:00Z">
        <w:r>
          <w:delText xml:space="preserve">The meeting forecast. </w:delText>
        </w:r>
      </w:del>
      <w:ins w:id="1637" w:author="Author A" w:date="2026-01-14T10:00:00Z">
        <w:r>
          <w:t xml:space="preserve">Inventory relevant group. </w:t>
        </w:r>
      </w:ins>
      <w:del w:id="1638" w:author="Author C" w:date="2026-01-15T10:00:00Z">
        <w:r>
          <w:delText xml:space="preserve">Notice claim team. </w:delText>
        </w:r>
      </w:del>
      <w:ins w:id="1639" w:author="Author C" w:date="2026-01-16T10:00:00Z">
        <w:r>
          <w:t xml:space="preserve">Pilot receipt corporate. </w:t>
        </w:r>
      </w:ins>
      <w:del w:id="1640" w:author="Author B" w:date="2026-01-17T10:00:00Z">
        <w:r>
          <w:delText xml:space="preserve">Regional maintenance accessibility. </w:delText>
        </w:r>
      </w:del>
    </w:p>
    <w:p>
      <w:commentRangeStart w:id="164"/>
      <w:r>
        <w:t xml:space="preserve">Notice claim team export.</w:t>
      </w:r>
      <w:commentRangeEnd w:id="164"/>
      <w:r>
        <w:rPr>
          <w:rStyle w:val="CommentReference"/>
        </w:rPr>
        <w:commentReference w:id="164"/>
      </w:r>
      <w:r>
        <w:t xml:space="preserve"> </w:t>
      </w:r>
      <w:ins w:id="1641" w:author="Author A" w:date="2026-01-18T10:00:00Z">
        <w:r>
          <w:t xml:space="preserve">Notice claim team. </w:t>
        </w:r>
      </w:ins>
      <w:del w:id="1642" w:author="Author C" w:date="2026-01-19T10:00:00Z">
        <w:r>
          <w:delText xml:space="preserve">Pilot receipt corporate. </w:delText>
        </w:r>
      </w:del>
      <w:ins w:id="1643" w:author="Author C" w:date="2026-01-20T10:00:00Z">
        <w:r>
          <w:t xml:space="preserve">Regional maintenance accessibility. </w:t>
        </w:r>
      </w:ins>
      <w:del w:id="1644" w:author="Author B" w:date="2026-01-21T10:00:00Z">
        <w:r>
          <w:delText xml:space="preserve">Trend suggestions board. </w:delText>
        </w:r>
      </w:del>
      <w:ins w:id="1645" w:author="Author B" w:date="2026-01-22T10:00:00Z">
        <w:r>
          <w:t xml:space="preserve">The meeting forecast. </w:t>
        </w:r>
      </w:ins>
      <w:del w:id="1646" w:author="Author A" w:date="2026-01-23T10:00:00Z">
        <w:r>
          <w:delText xml:space="preserve">Inventory relevant group. </w:delText>
        </w:r>
      </w:del>
      <w:ins w:id="1647" w:author="Author A" w:date="2026-01-24T10:00:00Z">
        <w:r>
          <w:t xml:space="preserve">Notice claim team. </w:t>
        </w:r>
      </w:ins>
      <w:del w:id="1648" w:author="Author C" w:date="2026-01-25T10:00:00Z">
        <w:r>
          <w:delText xml:space="preserve">Pilot receipt corporate. </w:delText>
        </w:r>
      </w:del>
      <w:ins w:id="1649" w:author="Author C" w:date="2026-01-26T10:00:00Z">
        <w:r>
          <w:t xml:space="preserve">Regional maintenance accessibility. </w:t>
        </w:r>
      </w:ins>
      <w:del w:id="1650" w:author="Author B" w:date="2026-01-27T10:00:00Z">
        <w:r>
          <w:delText xml:space="preserve">Trend suggestions board. </w:delText>
        </w:r>
      </w:del>
    </w:p>
    <w:p>
      <w:commentRangeStart w:id="165"/>
      <w:r>
        <w:t xml:space="preserve">Pilot receipt corporate requirement.</w:t>
      </w:r>
      <w:commentRangeEnd w:id="165"/>
      <w:r>
        <w:rPr>
          <w:rStyle w:val="CommentReference"/>
        </w:rPr>
        <w:commentReference w:id="165"/>
      </w:r>
      <w:r>
        <w:t xml:space="preserve"> </w:t>
      </w:r>
      <w:ins w:id="1651" w:author="Author A" w:date="2026-01-28T10:00:00Z">
        <w:r>
          <w:t xml:space="preserve">Pilot receipt corporate. </w:t>
        </w:r>
      </w:ins>
      <w:del w:id="1652" w:author="Author C" w:date="2026-01-01T10:00:00Z">
        <w:r>
          <w:delText xml:space="preserve">Regional maintenance accessibility. </w:delText>
        </w:r>
      </w:del>
      <w:ins w:id="1653" w:author="Author C" w:date="2026-01-02T10:00:00Z">
        <w:r>
          <w:t xml:space="preserve">Trend suggestions board. </w:t>
        </w:r>
      </w:ins>
      <w:del w:id="1654" w:author="Author B" w:date="2026-01-03T10:00:00Z">
        <w:r>
          <w:delText xml:space="preserve">The meeting forecast. </w:delText>
        </w:r>
      </w:del>
      <w:ins w:id="1655" w:author="Author B" w:date="2026-01-04T10:00:00Z">
        <w:r>
          <w:t xml:space="preserve">Inventory relevant group. </w:t>
        </w:r>
      </w:ins>
      <w:del w:id="1656" w:author="Author A" w:date="2026-01-05T10:00:00Z">
        <w:r>
          <w:delText xml:space="preserve">Notice claim team. </w:delText>
        </w:r>
      </w:del>
      <w:ins w:id="1657" w:author="Author A" w:date="2026-01-06T10:00:00Z">
        <w:r>
          <w:t xml:space="preserve">Pilot receipt corporate. </w:t>
        </w:r>
      </w:ins>
      <w:del w:id="1658" w:author="Author C" w:date="2026-01-07T10:00:00Z">
        <w:r>
          <w:delText xml:space="preserve">Regional maintenance accessibility. </w:delText>
        </w:r>
      </w:del>
      <w:ins w:id="1659" w:author="Author C" w:date="2026-01-08T10:00:00Z">
        <w:r>
          <w:t xml:space="preserve">Trend suggestions board. </w:t>
        </w:r>
      </w:ins>
      <w:del w:id="1660" w:author="Author B" w:date="2026-01-09T10:00:00Z">
        <w:r>
          <w:delText xml:space="preserve">The meeting forecast. </w:delText>
        </w:r>
      </w:del>
    </w:p>
    <w:p>
      <w:commentRangeStart w:id="166"/>
      <w:r>
        <w:t xml:space="preserve">Regional maintenance accessibility tax.</w:t>
      </w:r>
      <w:commentRangeEnd w:id="166"/>
      <w:r>
        <w:rPr>
          <w:rStyle w:val="CommentReference"/>
        </w:rPr>
        <w:commentReference w:id="166"/>
      </w:r>
      <w:r>
        <w:t xml:space="preserve"> </w:t>
      </w:r>
      <w:ins w:id="1661" w:author="Author A" w:date="2026-01-10T10:00:00Z">
        <w:r>
          <w:t xml:space="preserve">Regional maintenance accessibility. </w:t>
        </w:r>
      </w:ins>
      <w:del w:id="1662" w:author="Author C" w:date="2026-01-11T10:00:00Z">
        <w:r>
          <w:delText xml:space="preserve">Trend suggestions board. </w:delText>
        </w:r>
      </w:del>
      <w:ins w:id="1663" w:author="Author C" w:date="2026-01-12T10:00:00Z">
        <w:r>
          <w:t xml:space="preserve">The meeting forecast. </w:t>
        </w:r>
      </w:ins>
      <w:del w:id="1664" w:author="Author B" w:date="2026-01-13T10:00:00Z">
        <w:r>
          <w:delText xml:space="preserve">Inventory relevant group. </w:delText>
        </w:r>
      </w:del>
      <w:ins w:id="1665" w:author="Author B" w:date="2026-01-14T10:00:00Z">
        <w:r>
          <w:t xml:space="preserve">Notice claim team. </w:t>
        </w:r>
      </w:ins>
      <w:del w:id="1666" w:author="Author A" w:date="2026-01-15T10:00:00Z">
        <w:r>
          <w:delText xml:space="preserve">Pilot receipt corporate. </w:delText>
        </w:r>
      </w:del>
      <w:ins w:id="1667" w:author="Author A" w:date="2026-01-16T10:00:00Z">
        <w:r>
          <w:t xml:space="preserve">Regional maintenance accessibility. </w:t>
        </w:r>
      </w:ins>
      <w:del w:id="1668" w:author="Author C" w:date="2026-01-17T10:00:00Z">
        <w:r>
          <w:delText xml:space="preserve">Trend suggestions board. </w:delText>
        </w:r>
      </w:del>
      <w:ins w:id="1669" w:author="Author C" w:date="2026-01-18T10:00:00Z">
        <w:r>
          <w:t xml:space="preserve">The meeting forecast. </w:t>
        </w:r>
      </w:ins>
      <w:del w:id="1670" w:author="Author B" w:date="2026-01-19T10:00:00Z">
        <w:r>
          <w:delText xml:space="preserve">Inventory relevant group. </w:delText>
        </w:r>
      </w:del>
    </w:p>
    <w:p>
      <w:commentRangeStart w:id="167"/>
      <w:r>
        <w:t xml:space="preserve">Trend suggestions board order.</w:t>
      </w:r>
      <w:commentRangeEnd w:id="167"/>
      <w:r>
        <w:rPr>
          <w:rStyle w:val="CommentReference"/>
        </w:rPr>
        <w:commentReference w:id="167"/>
      </w:r>
      <w:r>
        <w:t xml:space="preserve"> </w:t>
      </w:r>
      <w:ins w:id="1671" w:author="Author A" w:date="2026-01-20T10:00:00Z">
        <w:r>
          <w:t xml:space="preserve">Trend suggestions board. </w:t>
        </w:r>
      </w:ins>
      <w:del w:id="1672" w:author="Author C" w:date="2026-01-21T10:00:00Z">
        <w:r>
          <w:delText xml:space="preserve">The meeting forecast. </w:delText>
        </w:r>
      </w:del>
      <w:ins w:id="1673" w:author="Author C" w:date="2026-01-22T10:00:00Z">
        <w:r>
          <w:t xml:space="preserve">Inventory relevant group. </w:t>
        </w:r>
      </w:ins>
      <w:del w:id="1674" w:author="Author B" w:date="2026-01-23T10:00:00Z">
        <w:r>
          <w:delText xml:space="preserve">Notice claim team. </w:delText>
        </w:r>
      </w:del>
      <w:ins w:id="1675" w:author="Author B" w:date="2026-01-24T10:00:00Z">
        <w:r>
          <w:t xml:space="preserve">Pilot receipt corporate. </w:t>
        </w:r>
      </w:ins>
      <w:del w:id="1676" w:author="Author A" w:date="2026-01-25T10:00:00Z">
        <w:r>
          <w:delText xml:space="preserve">Regional maintenance accessibility. </w:delText>
        </w:r>
      </w:del>
      <w:ins w:id="1677" w:author="Author A" w:date="2026-01-26T10:00:00Z">
        <w:r>
          <w:t xml:space="preserve">Trend suggestions board. </w:t>
        </w:r>
      </w:ins>
      <w:del w:id="1678" w:author="Author C" w:date="2026-01-27T10:00:00Z">
        <w:r>
          <w:delText xml:space="preserve">The meeting forecast. </w:delText>
        </w:r>
      </w:del>
      <w:ins w:id="1679" w:author="Author C" w:date="2026-01-28T10:00:00Z">
        <w:r>
          <w:t xml:space="preserve">Inventory relevant group. </w:t>
        </w:r>
      </w:ins>
      <w:del w:id="1680" w:author="Author B" w:date="2026-01-01T10:00:00Z">
        <w:r>
          <w:delText xml:space="preserve">Notice claim team. </w:delText>
        </w:r>
      </w:del>
    </w:p>
    <w:p>
      <w:commentRangeStart w:id="168"/>
      <w:r>
        <w:t xml:space="preserve">The meeting forecast hereby.</w:t>
      </w:r>
      <w:commentRangeEnd w:id="168"/>
      <w:r>
        <w:rPr>
          <w:rStyle w:val="CommentReference"/>
        </w:rPr>
        <w:commentReference w:id="168"/>
      </w:r>
      <w:r>
        <w:t xml:space="preserve"> </w:t>
      </w:r>
      <w:ins w:id="1681" w:author="Author A" w:date="2026-01-02T10:00:00Z">
        <w:r>
          <w:t xml:space="preserve">The meeting forecast. </w:t>
        </w:r>
      </w:ins>
      <w:del w:id="1682" w:author="Author C" w:date="2026-01-03T10:00:00Z">
        <w:r>
          <w:delText xml:space="preserve">Inventory relevant group. </w:delText>
        </w:r>
      </w:del>
      <w:ins w:id="1683" w:author="Author C" w:date="2026-01-04T10:00:00Z">
        <w:r>
          <w:t xml:space="preserve">Notice claim team. </w:t>
        </w:r>
      </w:ins>
      <w:del w:id="1684" w:author="Author B" w:date="2026-01-05T10:00:00Z">
        <w:r>
          <w:delText xml:space="preserve">Pilot receipt corporate. </w:delText>
        </w:r>
      </w:del>
      <w:ins w:id="1685" w:author="Author B" w:date="2026-01-06T10:00:00Z">
        <w:r>
          <w:t xml:space="preserve">Regional maintenance accessibility. </w:t>
        </w:r>
      </w:ins>
      <w:del w:id="1686" w:author="Author A" w:date="2026-01-07T10:00:00Z">
        <w:r>
          <w:delText xml:space="preserve">Trend suggestions board. </w:delText>
        </w:r>
      </w:del>
      <w:ins w:id="1687" w:author="Author A" w:date="2026-01-08T10:00:00Z">
        <w:r>
          <w:t xml:space="preserve">The meeting forecast. </w:t>
        </w:r>
      </w:ins>
      <w:del w:id="1688" w:author="Author C" w:date="2026-01-09T10:00:00Z">
        <w:r>
          <w:delText xml:space="preserve">Inventory relevant group. </w:delText>
        </w:r>
      </w:del>
      <w:ins w:id="1689" w:author="Author C" w:date="2026-01-10T10:00:00Z">
        <w:r>
          <w:t xml:space="preserve">Notice claim team. </w:t>
        </w:r>
      </w:ins>
      <w:del w:id="1690" w:author="Author B" w:date="2026-01-11T10:00:00Z">
        <w:r>
          <w:delText xml:space="preserve">Pilot receipt corporate. </w:delText>
        </w:r>
      </w:del>
    </w:p>
    <w:p>
      <w:commentRangeStart w:id="169"/>
      <w:r>
        <w:t xml:space="preserve">Inventory relevant group relief.</w:t>
      </w:r>
      <w:commentRangeEnd w:id="169"/>
      <w:r>
        <w:rPr>
          <w:rStyle w:val="CommentReference"/>
        </w:rPr>
        <w:commentReference w:id="169"/>
      </w:r>
      <w:r>
        <w:t xml:space="preserve"> </w:t>
      </w:r>
      <w:ins w:id="1691" w:author="Author A" w:date="2026-01-12T10:00:00Z">
        <w:r>
          <w:t xml:space="preserve">Inventory relevant group. </w:t>
        </w:r>
      </w:ins>
      <w:del w:id="1692" w:author="Author C" w:date="2026-01-13T10:00:00Z">
        <w:r>
          <w:delText xml:space="preserve">Notice claim team. </w:delText>
        </w:r>
      </w:del>
      <w:ins w:id="1693" w:author="Author C" w:date="2026-01-14T10:00:00Z">
        <w:r>
          <w:t xml:space="preserve">Pilot receipt corporate. </w:t>
        </w:r>
      </w:ins>
      <w:del w:id="1694" w:author="Author B" w:date="2026-01-15T10:00:00Z">
        <w:r>
          <w:delText xml:space="preserve">Regional maintenance accessibility. </w:delText>
        </w:r>
      </w:del>
      <w:ins w:id="1695" w:author="Author B" w:date="2026-01-16T10:00:00Z">
        <w:r>
          <w:t xml:space="preserve">Trend suggestions board. </w:t>
        </w:r>
      </w:ins>
      <w:del w:id="1696" w:author="Author A" w:date="2026-01-17T10:00:00Z">
        <w:r>
          <w:delText xml:space="preserve">The meeting forecast. </w:delText>
        </w:r>
      </w:del>
      <w:ins w:id="1697" w:author="Author A" w:date="2026-01-18T10:00:00Z">
        <w:r>
          <w:t xml:space="preserve">Inventory relevant group. </w:t>
        </w:r>
      </w:ins>
      <w:del w:id="1698" w:author="Author C" w:date="2026-01-19T10:00:00Z">
        <w:r>
          <w:delText xml:space="preserve">Notice claim team. </w:delText>
        </w:r>
      </w:del>
      <w:ins w:id="1699" w:author="Author C" w:date="2026-01-20T10:00:00Z">
        <w:r>
          <w:t xml:space="preserve">Pilot receipt corporate. </w:t>
        </w:r>
      </w:ins>
      <w:del w:id="1700" w:author="Author B" w:date="2026-01-21T10:00:00Z">
        <w:r>
          <w:delText xml:space="preserve">Regional maintenance accessibility. </w:delText>
        </w:r>
      </w:del>
    </w:p>
    <w:p>
      <w:commentRangeStart w:id="170"/>
      <w:r>
        <w:t xml:space="preserve">Notice claim team export.</w:t>
      </w:r>
      <w:commentRangeEnd w:id="170"/>
      <w:r>
        <w:rPr>
          <w:rStyle w:val="CommentReference"/>
        </w:rPr>
        <w:commentReference w:id="170"/>
      </w:r>
      <w:r>
        <w:t xml:space="preserve"> </w:t>
      </w:r>
      <w:ins w:id="1701" w:author="Author A" w:date="2026-01-22T10:00:00Z">
        <w:r>
          <w:t xml:space="preserve">Notice claim team. </w:t>
        </w:r>
      </w:ins>
      <w:del w:id="1702" w:author="Author C" w:date="2026-01-23T10:00:00Z">
        <w:r>
          <w:delText xml:space="preserve">Pilot receipt corporate. </w:delText>
        </w:r>
      </w:del>
      <w:ins w:id="1703" w:author="Author C" w:date="2026-01-24T10:00:00Z">
        <w:r>
          <w:t xml:space="preserve">Regional maintenance accessibility. </w:t>
        </w:r>
      </w:ins>
      <w:del w:id="1704" w:author="Author B" w:date="2026-01-25T10:00:00Z">
        <w:r>
          <w:delText xml:space="preserve">Trend suggestions board. </w:delText>
        </w:r>
      </w:del>
      <w:ins w:id="1705" w:author="Author B" w:date="2026-01-26T10:00:00Z">
        <w:r>
          <w:t xml:space="preserve">The meeting forecast. </w:t>
        </w:r>
      </w:ins>
      <w:del w:id="1706" w:author="Author A" w:date="2026-01-27T10:00:00Z">
        <w:r>
          <w:delText xml:space="preserve">Inventory relevant group. </w:delText>
        </w:r>
      </w:del>
      <w:ins w:id="1707" w:author="Author A" w:date="2026-01-28T10:00:00Z">
        <w:r>
          <w:t xml:space="preserve">Notice claim team. </w:t>
        </w:r>
      </w:ins>
      <w:del w:id="1708" w:author="Author C" w:date="2026-01-01T10:00:00Z">
        <w:r>
          <w:delText xml:space="preserve">Pilot receipt corporate. </w:delText>
        </w:r>
      </w:del>
      <w:ins w:id="1709" w:author="Author C" w:date="2026-01-02T10:00:00Z">
        <w:r>
          <w:t xml:space="preserve">Regional maintenance accessibility. </w:t>
        </w:r>
      </w:ins>
      <w:del w:id="1710" w:author="Author B" w:date="2026-01-03T10:00:00Z">
        <w:r>
          <w:delText xml:space="preserve">Trend suggestions board. </w:delText>
        </w:r>
      </w:del>
    </w:p>
    <w:p>
      <w:commentRangeStart w:id="171"/>
      <w:r>
        <w:t xml:space="preserve">Pilot receipt corporate requirement.</w:t>
      </w:r>
      <w:commentRangeEnd w:id="171"/>
      <w:r>
        <w:rPr>
          <w:rStyle w:val="CommentReference"/>
        </w:rPr>
        <w:commentReference w:id="171"/>
      </w:r>
      <w:r>
        <w:t xml:space="preserve"> </w:t>
      </w:r>
      <w:ins w:id="1711" w:author="Author A" w:date="2026-01-04T10:00:00Z">
        <w:r>
          <w:t xml:space="preserve">Pilot receipt corporate. </w:t>
        </w:r>
      </w:ins>
      <w:del w:id="1712" w:author="Author C" w:date="2026-01-05T10:00:00Z">
        <w:r>
          <w:delText xml:space="preserve">Regional maintenance accessibility. </w:delText>
        </w:r>
      </w:del>
      <w:ins w:id="1713" w:author="Author C" w:date="2026-01-06T10:00:00Z">
        <w:r>
          <w:t xml:space="preserve">Trend suggestions board. </w:t>
        </w:r>
      </w:ins>
      <w:del w:id="1714" w:author="Author B" w:date="2026-01-07T10:00:00Z">
        <w:r>
          <w:delText xml:space="preserve">The meeting forecast. </w:delText>
        </w:r>
      </w:del>
      <w:ins w:id="1715" w:author="Author B" w:date="2026-01-08T10:00:00Z">
        <w:r>
          <w:t xml:space="preserve">Inventory relevant group. </w:t>
        </w:r>
      </w:ins>
      <w:del w:id="1716" w:author="Author A" w:date="2026-01-09T10:00:00Z">
        <w:r>
          <w:delText xml:space="preserve">Notice claim team. </w:delText>
        </w:r>
      </w:del>
      <w:ins w:id="1717" w:author="Author A" w:date="2026-01-10T10:00:00Z">
        <w:r>
          <w:t xml:space="preserve">Pilot receipt corporate. </w:t>
        </w:r>
      </w:ins>
      <w:del w:id="1718" w:author="Author C" w:date="2026-01-11T10:00:00Z">
        <w:r>
          <w:delText xml:space="preserve">Regional maintenance accessibility. </w:delText>
        </w:r>
      </w:del>
      <w:ins w:id="1719" w:author="Author C" w:date="2026-01-12T10:00:00Z">
        <w:r>
          <w:t xml:space="preserve">Trend suggestions board. </w:t>
        </w:r>
      </w:ins>
      <w:del w:id="1720" w:author="Author B" w:date="2026-01-13T10:00:00Z">
        <w:r>
          <w:delText xml:space="preserve">The meeting forecast. </w:delText>
        </w:r>
      </w:del>
    </w:p>
    <w:p>
      <w:commentRangeStart w:id="172"/>
      <w:r>
        <w:t xml:space="preserve">Regional maintenance accessibility tax.</w:t>
      </w:r>
      <w:commentRangeEnd w:id="172"/>
      <w:r>
        <w:rPr>
          <w:rStyle w:val="CommentReference"/>
        </w:rPr>
        <w:commentReference w:id="172"/>
      </w:r>
      <w:r>
        <w:t xml:space="preserve"> </w:t>
      </w:r>
      <w:ins w:id="1721" w:author="Author A" w:date="2026-01-14T10:00:00Z">
        <w:r>
          <w:t xml:space="preserve">Regional maintenance accessibility. </w:t>
        </w:r>
      </w:ins>
      <w:del w:id="1722" w:author="Author C" w:date="2026-01-15T10:00:00Z">
        <w:r>
          <w:delText xml:space="preserve">Trend suggestions board. </w:delText>
        </w:r>
      </w:del>
      <w:ins w:id="1723" w:author="Author C" w:date="2026-01-16T10:00:00Z">
        <w:r>
          <w:t xml:space="preserve">The meeting forecast. </w:t>
        </w:r>
      </w:ins>
      <w:del w:id="1724" w:author="Author B" w:date="2026-01-17T10:00:00Z">
        <w:r>
          <w:delText xml:space="preserve">Inventory relevant group. </w:delText>
        </w:r>
      </w:del>
      <w:ins w:id="1725" w:author="Author B" w:date="2026-01-18T10:00:00Z">
        <w:r>
          <w:t xml:space="preserve">Notice claim team. </w:t>
        </w:r>
      </w:ins>
      <w:del w:id="1726" w:author="Author A" w:date="2026-01-19T10:00:00Z">
        <w:r>
          <w:delText xml:space="preserve">Pilot receipt corporate. </w:delText>
        </w:r>
      </w:del>
      <w:ins w:id="1727" w:author="Author A" w:date="2026-01-20T10:00:00Z">
        <w:r>
          <w:t xml:space="preserve">Regional maintenance accessibility. </w:t>
        </w:r>
      </w:ins>
      <w:del w:id="1728" w:author="Author C" w:date="2026-01-21T10:00:00Z">
        <w:r>
          <w:delText xml:space="preserve">Trend suggestions board. </w:delText>
        </w:r>
      </w:del>
      <w:ins w:id="1729" w:author="Author C" w:date="2026-01-22T10:00:00Z">
        <w:r>
          <w:t xml:space="preserve">The meeting forecast. </w:t>
        </w:r>
      </w:ins>
      <w:del w:id="1730" w:author="Author B" w:date="2026-01-23T10:00:00Z">
        <w:r>
          <w:delText xml:space="preserve">Inventory relevant group. </w:delText>
        </w:r>
      </w:del>
    </w:p>
    <w:p>
      <w:commentRangeStart w:id="173"/>
      <w:r>
        <w:t xml:space="preserve">Trend suggestions board order.</w:t>
      </w:r>
      <w:commentRangeEnd w:id="173"/>
      <w:r>
        <w:rPr>
          <w:rStyle w:val="CommentReference"/>
        </w:rPr>
        <w:commentReference w:id="173"/>
      </w:r>
      <w:r>
        <w:t xml:space="preserve"> </w:t>
      </w:r>
      <w:ins w:id="1731" w:author="Author A" w:date="2026-01-24T10:00:00Z">
        <w:r>
          <w:t xml:space="preserve">Trend suggestions board. </w:t>
        </w:r>
      </w:ins>
      <w:del w:id="1732" w:author="Author C" w:date="2026-01-25T10:00:00Z">
        <w:r>
          <w:delText xml:space="preserve">The meeting forecast. </w:delText>
        </w:r>
      </w:del>
      <w:ins w:id="1733" w:author="Author C" w:date="2026-01-26T10:00:00Z">
        <w:r>
          <w:t xml:space="preserve">Inventory relevant group. </w:t>
        </w:r>
      </w:ins>
      <w:del w:id="1734" w:author="Author B" w:date="2026-01-27T10:00:00Z">
        <w:r>
          <w:delText xml:space="preserve">Notice claim team. </w:delText>
        </w:r>
      </w:del>
      <w:ins w:id="1735" w:author="Author B" w:date="2026-01-28T10:00:00Z">
        <w:r>
          <w:t xml:space="preserve">Pilot receipt corporate. </w:t>
        </w:r>
      </w:ins>
      <w:del w:id="1736" w:author="Author A" w:date="2026-01-01T10:00:00Z">
        <w:r>
          <w:delText xml:space="preserve">Regional maintenance accessibility. </w:delText>
        </w:r>
      </w:del>
      <w:ins w:id="1737" w:author="Author A" w:date="2026-01-02T10:00:00Z">
        <w:r>
          <w:t xml:space="preserve">Trend suggestions board. </w:t>
        </w:r>
      </w:ins>
      <w:del w:id="1738" w:author="Author C" w:date="2026-01-03T10:00:00Z">
        <w:r>
          <w:delText xml:space="preserve">The meeting forecast. </w:delText>
        </w:r>
      </w:del>
      <w:ins w:id="1739" w:author="Author C" w:date="2026-01-04T10:00:00Z">
        <w:r>
          <w:t xml:space="preserve">Inventory relevant group. </w:t>
        </w:r>
      </w:ins>
      <w:del w:id="1740" w:author="Author B" w:date="2026-01-05T10:00:00Z">
        <w:r>
          <w:delText xml:space="preserve">Notice claim team. </w:delText>
        </w:r>
      </w:del>
    </w:p>
    <w:p>
      <w:commentRangeStart w:id="174"/>
      <w:r>
        <w:t xml:space="preserve">The meeting forecast hereby.</w:t>
      </w:r>
      <w:commentRangeEnd w:id="174"/>
      <w:r>
        <w:rPr>
          <w:rStyle w:val="CommentReference"/>
        </w:rPr>
        <w:commentReference w:id="174"/>
      </w:r>
      <w:r>
        <w:t xml:space="preserve"> </w:t>
      </w:r>
      <w:ins w:id="1741" w:author="Author A" w:date="2026-01-06T10:00:00Z">
        <w:r>
          <w:t xml:space="preserve">The meeting forecast. </w:t>
        </w:r>
      </w:ins>
      <w:del w:id="1742" w:author="Author C" w:date="2026-01-07T10:00:00Z">
        <w:r>
          <w:delText xml:space="preserve">Inventory relevant group. </w:delText>
        </w:r>
      </w:del>
      <w:ins w:id="1743" w:author="Author C" w:date="2026-01-08T10:00:00Z">
        <w:r>
          <w:t xml:space="preserve">Notice claim team. </w:t>
        </w:r>
      </w:ins>
      <w:del w:id="1744" w:author="Author B" w:date="2026-01-09T10:00:00Z">
        <w:r>
          <w:delText xml:space="preserve">Pilot receipt corporate. </w:delText>
        </w:r>
      </w:del>
      <w:ins w:id="1745" w:author="Author B" w:date="2026-01-10T10:00:00Z">
        <w:r>
          <w:t xml:space="preserve">Regional maintenance accessibility. </w:t>
        </w:r>
      </w:ins>
      <w:del w:id="1746" w:author="Author A" w:date="2026-01-11T10:00:00Z">
        <w:r>
          <w:delText xml:space="preserve">Trend suggestions board. </w:delText>
        </w:r>
      </w:del>
      <w:ins w:id="1747" w:author="Author A" w:date="2026-01-12T10:00:00Z">
        <w:r>
          <w:t xml:space="preserve">The meeting forecast. </w:t>
        </w:r>
      </w:ins>
      <w:del w:id="1748" w:author="Author C" w:date="2026-01-13T10:00:00Z">
        <w:r>
          <w:delText xml:space="preserve">Inventory relevant group. </w:delText>
        </w:r>
      </w:del>
      <w:ins w:id="1749" w:author="Author C" w:date="2026-01-14T10:00:00Z">
        <w:r>
          <w:t xml:space="preserve">Notice claim team. </w:t>
        </w:r>
      </w:ins>
      <w:del w:id="1750" w:author="Author B" w:date="2026-01-15T10:00:00Z">
        <w:r>
          <w:delText xml:space="preserve">Pilot receipt corporate. </w:delText>
        </w:r>
      </w:del>
    </w:p>
    <w:p>
      <w:commentRangeStart w:id="175"/>
      <w:r>
        <w:t xml:space="preserve">Inventory relevant group relief.</w:t>
      </w:r>
      <w:commentRangeEnd w:id="175"/>
      <w:r>
        <w:rPr>
          <w:rStyle w:val="CommentReference"/>
        </w:rPr>
        <w:commentReference w:id="175"/>
      </w:r>
      <w:r>
        <w:t xml:space="preserve"> </w:t>
      </w:r>
      <w:ins w:id="1751" w:author="Author A" w:date="2026-01-16T10:00:00Z">
        <w:r>
          <w:t xml:space="preserve">Inventory relevant group. </w:t>
        </w:r>
      </w:ins>
      <w:del w:id="1752" w:author="Author C" w:date="2026-01-17T10:00:00Z">
        <w:r>
          <w:delText xml:space="preserve">Notice claim team. </w:delText>
        </w:r>
      </w:del>
      <w:ins w:id="1753" w:author="Author C" w:date="2026-01-18T10:00:00Z">
        <w:r>
          <w:t xml:space="preserve">Pilot receipt corporate. </w:t>
        </w:r>
      </w:ins>
      <w:del w:id="1754" w:author="Author B" w:date="2026-01-19T10:00:00Z">
        <w:r>
          <w:delText xml:space="preserve">Regional maintenance accessibility. </w:delText>
        </w:r>
      </w:del>
      <w:ins w:id="1755" w:author="Author B" w:date="2026-01-20T10:00:00Z">
        <w:r>
          <w:t xml:space="preserve">Trend suggestions board. </w:t>
        </w:r>
      </w:ins>
      <w:del w:id="1756" w:author="Author A" w:date="2026-01-21T10:00:00Z">
        <w:r>
          <w:delText xml:space="preserve">The meeting forecast. </w:delText>
        </w:r>
      </w:del>
      <w:ins w:id="1757" w:author="Author A" w:date="2026-01-22T10:00:00Z">
        <w:r>
          <w:t xml:space="preserve">Inventory relevant group. </w:t>
        </w:r>
      </w:ins>
      <w:del w:id="1758" w:author="Author C" w:date="2026-01-23T10:00:00Z">
        <w:r>
          <w:delText xml:space="preserve">Notice claim team. </w:delText>
        </w:r>
      </w:del>
      <w:ins w:id="1759" w:author="Author C" w:date="2026-01-24T10:00:00Z">
        <w:r>
          <w:t xml:space="preserve">Pilot receipt corporate. </w:t>
        </w:r>
      </w:ins>
      <w:del w:id="1760" w:author="Author B" w:date="2026-01-25T10:00:00Z">
        <w:r>
          <w:delText xml:space="preserve">Regional maintenance accessibility. </w:delText>
        </w:r>
      </w:del>
    </w:p>
    <w:p>
      <w:commentRangeStart w:id="176"/>
      <w:r>
        <w:t xml:space="preserve">Notice claim team export.</w:t>
      </w:r>
      <w:commentRangeEnd w:id="176"/>
      <w:r>
        <w:rPr>
          <w:rStyle w:val="CommentReference"/>
        </w:rPr>
        <w:commentReference w:id="176"/>
      </w:r>
      <w:r>
        <w:t xml:space="preserve"> </w:t>
      </w:r>
      <w:ins w:id="1761" w:author="Author A" w:date="2026-01-26T10:00:00Z">
        <w:r>
          <w:t xml:space="preserve">Notice claim team. </w:t>
        </w:r>
      </w:ins>
      <w:del w:id="1762" w:author="Author C" w:date="2026-01-27T10:00:00Z">
        <w:r>
          <w:delText xml:space="preserve">Pilot receipt corporate. </w:delText>
        </w:r>
      </w:del>
      <w:ins w:id="1763" w:author="Author C" w:date="2026-01-28T10:00:00Z">
        <w:r>
          <w:t xml:space="preserve">Regional maintenance accessibility. </w:t>
        </w:r>
      </w:ins>
      <w:del w:id="1764" w:author="Author B" w:date="2026-01-01T10:00:00Z">
        <w:r>
          <w:delText xml:space="preserve">Trend suggestions board. </w:delText>
        </w:r>
      </w:del>
      <w:ins w:id="1765" w:author="Author B" w:date="2026-01-02T10:00:00Z">
        <w:r>
          <w:t xml:space="preserve">The meeting forecast. </w:t>
        </w:r>
      </w:ins>
      <w:del w:id="1766" w:author="Author A" w:date="2026-01-03T10:00:00Z">
        <w:r>
          <w:delText xml:space="preserve">Inventory relevant group. </w:delText>
        </w:r>
      </w:del>
      <w:ins w:id="1767" w:author="Author A" w:date="2026-01-04T10:00:00Z">
        <w:r>
          <w:t xml:space="preserve">Notice claim team. </w:t>
        </w:r>
      </w:ins>
      <w:del w:id="1768" w:author="Author C" w:date="2026-01-05T10:00:00Z">
        <w:r>
          <w:delText xml:space="preserve">Pilot receipt corporate. </w:delText>
        </w:r>
      </w:del>
      <w:ins w:id="1769" w:author="Author C" w:date="2026-01-06T10:00:00Z">
        <w:r>
          <w:t xml:space="preserve">Regional maintenance accessibility. </w:t>
        </w:r>
      </w:ins>
      <w:del w:id="1770" w:author="Author B" w:date="2026-01-07T10:00:00Z">
        <w:r>
          <w:delText xml:space="preserve">Trend suggestions board. </w:delText>
        </w:r>
      </w:del>
    </w:p>
    <w:p>
      <w:commentRangeStart w:id="177"/>
      <w:r>
        <w:t xml:space="preserve">Pilot receipt corporate requirement.</w:t>
      </w:r>
      <w:commentRangeEnd w:id="177"/>
      <w:r>
        <w:rPr>
          <w:rStyle w:val="CommentReference"/>
        </w:rPr>
        <w:commentReference w:id="177"/>
      </w:r>
      <w:r>
        <w:t xml:space="preserve"> </w:t>
      </w:r>
      <w:ins w:id="1771" w:author="Author A" w:date="2026-01-08T10:00:00Z">
        <w:r>
          <w:t xml:space="preserve">Pilot receipt corporate. </w:t>
        </w:r>
      </w:ins>
      <w:del w:id="1772" w:author="Author C" w:date="2026-01-09T10:00:00Z">
        <w:r>
          <w:delText xml:space="preserve">Regional maintenance accessibility. </w:delText>
        </w:r>
      </w:del>
      <w:ins w:id="1773" w:author="Author C" w:date="2026-01-10T10:00:00Z">
        <w:r>
          <w:t xml:space="preserve">Trend suggestions board. </w:t>
        </w:r>
      </w:ins>
      <w:del w:id="1774" w:author="Author B" w:date="2026-01-11T10:00:00Z">
        <w:r>
          <w:delText xml:space="preserve">The meeting forecast. </w:delText>
        </w:r>
      </w:del>
      <w:ins w:id="1775" w:author="Author B" w:date="2026-01-12T10:00:00Z">
        <w:r>
          <w:t xml:space="preserve">Inventory relevant group. </w:t>
        </w:r>
      </w:ins>
      <w:del w:id="1776" w:author="Author A" w:date="2026-01-13T10:00:00Z">
        <w:r>
          <w:delText xml:space="preserve">Notice claim team. </w:delText>
        </w:r>
      </w:del>
      <w:ins w:id="1777" w:author="Author A" w:date="2026-01-14T10:00:00Z">
        <w:r>
          <w:t xml:space="preserve">Pilot receipt corporate. </w:t>
        </w:r>
      </w:ins>
      <w:del w:id="1778" w:author="Author C" w:date="2026-01-15T10:00:00Z">
        <w:r>
          <w:delText xml:space="preserve">Regional maintenance accessibility. </w:delText>
        </w:r>
      </w:del>
      <w:ins w:id="1779" w:author="Author C" w:date="2026-01-16T10:00:00Z">
        <w:r>
          <w:t xml:space="preserve">Trend suggestions board. </w:t>
        </w:r>
      </w:ins>
      <w:del w:id="1780" w:author="Author B" w:date="2026-01-17T10:00:00Z">
        <w:r>
          <w:delText xml:space="preserve">The meeting forecast. </w:delText>
        </w:r>
      </w:del>
    </w:p>
    <w:p>
      <w:commentRangeStart w:id="178"/>
      <w:r>
        <w:t xml:space="preserve">Regional maintenance accessibility tax.</w:t>
      </w:r>
      <w:commentRangeEnd w:id="178"/>
      <w:r>
        <w:rPr>
          <w:rStyle w:val="CommentReference"/>
        </w:rPr>
        <w:commentReference w:id="178"/>
      </w:r>
      <w:r>
        <w:t xml:space="preserve"> </w:t>
      </w:r>
      <w:ins w:id="1781" w:author="Author A" w:date="2026-01-18T10:00:00Z">
        <w:r>
          <w:t xml:space="preserve">Regional maintenance accessibility. </w:t>
        </w:r>
      </w:ins>
      <w:del w:id="1782" w:author="Author C" w:date="2026-01-19T10:00:00Z">
        <w:r>
          <w:delText xml:space="preserve">Trend suggestions board. </w:delText>
        </w:r>
      </w:del>
      <w:ins w:id="1783" w:author="Author C" w:date="2026-01-20T10:00:00Z">
        <w:r>
          <w:t xml:space="preserve">The meeting forecast. </w:t>
        </w:r>
      </w:ins>
      <w:del w:id="1784" w:author="Author B" w:date="2026-01-21T10:00:00Z">
        <w:r>
          <w:delText xml:space="preserve">Inventory relevant group. </w:delText>
        </w:r>
      </w:del>
      <w:ins w:id="1785" w:author="Author B" w:date="2026-01-22T10:00:00Z">
        <w:r>
          <w:t xml:space="preserve">Notice claim team. </w:t>
        </w:r>
      </w:ins>
      <w:del w:id="1786" w:author="Author A" w:date="2026-01-23T10:00:00Z">
        <w:r>
          <w:delText xml:space="preserve">Pilot receipt corporate. </w:delText>
        </w:r>
      </w:del>
      <w:ins w:id="1787" w:author="Author A" w:date="2026-01-24T10:00:00Z">
        <w:r>
          <w:t xml:space="preserve">Regional maintenance accessibility. </w:t>
        </w:r>
      </w:ins>
      <w:del w:id="1788" w:author="Author C" w:date="2026-01-25T10:00:00Z">
        <w:r>
          <w:delText xml:space="preserve">Trend suggestions board. </w:delText>
        </w:r>
      </w:del>
      <w:ins w:id="1789" w:author="Author C" w:date="2026-01-26T10:00:00Z">
        <w:r>
          <w:t xml:space="preserve">The meeting forecast. </w:t>
        </w:r>
      </w:ins>
      <w:del w:id="1790" w:author="Author B" w:date="2026-01-27T10:00:00Z">
        <w:r>
          <w:delText xml:space="preserve">Inventory relevant group. </w:delText>
        </w:r>
      </w:del>
    </w:p>
    <w:p>
      <w:commentRangeStart w:id="179"/>
      <w:r>
        <w:t xml:space="preserve">Trend suggestions board order.</w:t>
      </w:r>
      <w:commentRangeEnd w:id="179"/>
      <w:r>
        <w:rPr>
          <w:rStyle w:val="CommentReference"/>
        </w:rPr>
        <w:commentReference w:id="179"/>
      </w:r>
      <w:r>
        <w:t xml:space="preserve"> </w:t>
      </w:r>
      <w:ins w:id="1791" w:author="Author A" w:date="2026-01-28T10:00:00Z">
        <w:r>
          <w:t xml:space="preserve">Trend suggestions board. </w:t>
        </w:r>
      </w:ins>
      <w:del w:id="1792" w:author="Author C" w:date="2026-01-01T10:00:00Z">
        <w:r>
          <w:delText xml:space="preserve">The meeting forecast. </w:delText>
        </w:r>
      </w:del>
      <w:ins w:id="1793" w:author="Author C" w:date="2026-01-02T10:00:00Z">
        <w:r>
          <w:t xml:space="preserve">Inventory relevant group. </w:t>
        </w:r>
      </w:ins>
      <w:del w:id="1794" w:author="Author B" w:date="2026-01-03T10:00:00Z">
        <w:r>
          <w:delText xml:space="preserve">Notice claim team. </w:delText>
        </w:r>
      </w:del>
      <w:ins w:id="1795" w:author="Author B" w:date="2026-01-04T10:00:00Z">
        <w:r>
          <w:t xml:space="preserve">Pilot receipt corporate. </w:t>
        </w:r>
      </w:ins>
      <w:del w:id="1796" w:author="Author A" w:date="2026-01-05T10:00:00Z">
        <w:r>
          <w:delText xml:space="preserve">Regional maintenance accessibility. </w:delText>
        </w:r>
      </w:del>
      <w:ins w:id="1797" w:author="Author A" w:date="2026-01-06T10:00:00Z">
        <w:r>
          <w:t xml:space="preserve">Trend suggestions board. </w:t>
        </w:r>
      </w:ins>
      <w:del w:id="1798" w:author="Author C" w:date="2026-01-07T10:00:00Z">
        <w:r>
          <w:delText xml:space="preserve">The meeting forecast. </w:delText>
        </w:r>
      </w:del>
      <w:ins w:id="1799" w:author="Author C" w:date="2026-01-08T10:00:00Z">
        <w:r>
          <w:t xml:space="preserve">Inventory relevant group. </w:t>
        </w:r>
      </w:ins>
      <w:del w:id="1800" w:author="Author B" w:date="2026-01-09T10:00:00Z">
        <w:r>
          <w:delText xml:space="preserve">Notice claim team. </w:delText>
        </w:r>
      </w:del>
    </w:p>
    <w:p>
      <w:commentRangeStart w:id="180"/>
      <w:r>
        <w:t xml:space="preserve">The meeting forecast hereby.</w:t>
      </w:r>
      <w:commentRangeEnd w:id="180"/>
      <w:r>
        <w:rPr>
          <w:rStyle w:val="CommentReference"/>
        </w:rPr>
        <w:commentReference w:id="180"/>
      </w:r>
      <w:r>
        <w:t xml:space="preserve"> </w:t>
      </w:r>
      <w:ins w:id="1801" w:author="Author A" w:date="2026-01-10T10:00:00Z">
        <w:r>
          <w:t xml:space="preserve">The meeting forecast. </w:t>
        </w:r>
      </w:ins>
      <w:del w:id="1802" w:author="Author C" w:date="2026-01-11T10:00:00Z">
        <w:r>
          <w:delText xml:space="preserve">Inventory relevant group. </w:delText>
        </w:r>
      </w:del>
      <w:ins w:id="1803" w:author="Author C" w:date="2026-01-12T10:00:00Z">
        <w:r>
          <w:t xml:space="preserve">Notice claim team. </w:t>
        </w:r>
      </w:ins>
      <w:del w:id="1804" w:author="Author B" w:date="2026-01-13T10:00:00Z">
        <w:r>
          <w:delText xml:space="preserve">Pilot receipt corporate. </w:delText>
        </w:r>
      </w:del>
      <w:ins w:id="1805" w:author="Author B" w:date="2026-01-14T10:00:00Z">
        <w:r>
          <w:t xml:space="preserve">Regional maintenance accessibility. </w:t>
        </w:r>
      </w:ins>
      <w:del w:id="1806" w:author="Author A" w:date="2026-01-15T10:00:00Z">
        <w:r>
          <w:delText xml:space="preserve">Trend suggestions board. </w:delText>
        </w:r>
      </w:del>
      <w:ins w:id="1807" w:author="Author A" w:date="2026-01-16T10:00:00Z">
        <w:r>
          <w:t xml:space="preserve">The meeting forecast. </w:t>
        </w:r>
      </w:ins>
      <w:del w:id="1808" w:author="Author C" w:date="2026-01-17T10:00:00Z">
        <w:r>
          <w:delText xml:space="preserve">Inventory relevant group. </w:delText>
        </w:r>
      </w:del>
      <w:ins w:id="1809" w:author="Author C" w:date="2026-01-18T10:00:00Z">
        <w:r>
          <w:t xml:space="preserve">Notice claim team. </w:t>
        </w:r>
      </w:ins>
      <w:del w:id="1810" w:author="Author B" w:date="2026-01-19T10:00:00Z">
        <w:r>
          <w:delText xml:space="preserve">Pilot receipt corporate. </w:delText>
        </w:r>
      </w:del>
    </w:p>
    <w:p>
      <w:commentRangeStart w:id="181"/>
      <w:r>
        <w:t xml:space="preserve">Inventory relevant group relief.</w:t>
      </w:r>
      <w:commentRangeEnd w:id="181"/>
      <w:r>
        <w:rPr>
          <w:rStyle w:val="CommentReference"/>
        </w:rPr>
        <w:commentReference w:id="181"/>
      </w:r>
      <w:r>
        <w:t xml:space="preserve"> </w:t>
      </w:r>
      <w:ins w:id="1811" w:author="Author A" w:date="2026-01-20T10:00:00Z">
        <w:r>
          <w:t xml:space="preserve">Inventory relevant group. </w:t>
        </w:r>
      </w:ins>
      <w:del w:id="1812" w:author="Author C" w:date="2026-01-21T10:00:00Z">
        <w:r>
          <w:delText xml:space="preserve">Notice claim team. </w:delText>
        </w:r>
      </w:del>
      <w:ins w:id="1813" w:author="Author C" w:date="2026-01-22T10:00:00Z">
        <w:r>
          <w:t xml:space="preserve">Pilot receipt corporate. </w:t>
        </w:r>
      </w:ins>
      <w:del w:id="1814" w:author="Author B" w:date="2026-01-23T10:00:00Z">
        <w:r>
          <w:delText xml:space="preserve">Regional maintenance accessibility. </w:delText>
        </w:r>
      </w:del>
      <w:ins w:id="1815" w:author="Author B" w:date="2026-01-24T10:00:00Z">
        <w:r>
          <w:t xml:space="preserve">Trend suggestions board. </w:t>
        </w:r>
      </w:ins>
      <w:del w:id="1816" w:author="Author A" w:date="2026-01-25T10:00:00Z">
        <w:r>
          <w:delText xml:space="preserve">The meeting forecast. </w:delText>
        </w:r>
      </w:del>
      <w:ins w:id="1817" w:author="Author A" w:date="2026-01-26T10:00:00Z">
        <w:r>
          <w:t xml:space="preserve">Inventory relevant group. </w:t>
        </w:r>
      </w:ins>
      <w:del w:id="1818" w:author="Author C" w:date="2026-01-27T10:00:00Z">
        <w:r>
          <w:delText xml:space="preserve">Notice claim team. </w:delText>
        </w:r>
      </w:del>
      <w:ins w:id="1819" w:author="Author C" w:date="2026-01-28T10:00:00Z">
        <w:r>
          <w:t xml:space="preserve">Pilot receipt corporate. </w:t>
        </w:r>
      </w:ins>
      <w:del w:id="1820" w:author="Author B" w:date="2026-01-01T10:00:00Z">
        <w:r>
          <w:delText xml:space="preserve">Regional maintenance accessibility. </w:delText>
        </w:r>
      </w:del>
    </w:p>
    <w:p>
      <w:commentRangeStart w:id="182"/>
      <w:r>
        <w:t xml:space="preserve">Notice claim team export.</w:t>
      </w:r>
      <w:commentRangeEnd w:id="182"/>
      <w:r>
        <w:rPr>
          <w:rStyle w:val="CommentReference"/>
        </w:rPr>
        <w:commentReference w:id="182"/>
      </w:r>
      <w:r>
        <w:t xml:space="preserve"> </w:t>
      </w:r>
      <w:ins w:id="1821" w:author="Author A" w:date="2026-01-02T10:00:00Z">
        <w:r>
          <w:t xml:space="preserve">Notice claim team. </w:t>
        </w:r>
      </w:ins>
      <w:del w:id="1822" w:author="Author C" w:date="2026-01-03T10:00:00Z">
        <w:r>
          <w:delText xml:space="preserve">Pilot receipt corporate. </w:delText>
        </w:r>
      </w:del>
      <w:ins w:id="1823" w:author="Author C" w:date="2026-01-04T10:00:00Z">
        <w:r>
          <w:t xml:space="preserve">Regional maintenance accessibility. </w:t>
        </w:r>
      </w:ins>
      <w:del w:id="1824" w:author="Author B" w:date="2026-01-05T10:00:00Z">
        <w:r>
          <w:delText xml:space="preserve">Trend suggestions board. </w:delText>
        </w:r>
      </w:del>
      <w:ins w:id="1825" w:author="Author B" w:date="2026-01-06T10:00:00Z">
        <w:r>
          <w:t xml:space="preserve">The meeting forecast. </w:t>
        </w:r>
      </w:ins>
      <w:del w:id="1826" w:author="Author A" w:date="2026-01-07T10:00:00Z">
        <w:r>
          <w:delText xml:space="preserve">Inventory relevant group. </w:delText>
        </w:r>
      </w:del>
      <w:ins w:id="1827" w:author="Author A" w:date="2026-01-08T10:00:00Z">
        <w:r>
          <w:t xml:space="preserve">Notice claim team. </w:t>
        </w:r>
      </w:ins>
      <w:del w:id="1828" w:author="Author C" w:date="2026-01-09T10:00:00Z">
        <w:r>
          <w:delText xml:space="preserve">Pilot receipt corporate. </w:delText>
        </w:r>
      </w:del>
      <w:ins w:id="1829" w:author="Author C" w:date="2026-01-10T10:00:00Z">
        <w:r>
          <w:t xml:space="preserve">Regional maintenance accessibility. </w:t>
        </w:r>
      </w:ins>
      <w:del w:id="1830" w:author="Author B" w:date="2026-01-11T10:00:00Z">
        <w:r>
          <w:delText xml:space="preserve">Trend suggestions board. </w:delText>
        </w:r>
      </w:del>
    </w:p>
    <w:p>
      <w:commentRangeStart w:id="183"/>
      <w:r>
        <w:t xml:space="preserve">Pilot receipt corporate requirement.</w:t>
      </w:r>
      <w:commentRangeEnd w:id="183"/>
      <w:r>
        <w:rPr>
          <w:rStyle w:val="CommentReference"/>
        </w:rPr>
        <w:commentReference w:id="183"/>
      </w:r>
      <w:r>
        <w:t xml:space="preserve"> </w:t>
      </w:r>
      <w:ins w:id="1831" w:author="Author A" w:date="2026-01-12T10:00:00Z">
        <w:r>
          <w:t xml:space="preserve">Pilot receipt corporate. </w:t>
        </w:r>
      </w:ins>
      <w:del w:id="1832" w:author="Author C" w:date="2026-01-13T10:00:00Z">
        <w:r>
          <w:delText xml:space="preserve">Regional maintenance accessibility. </w:delText>
        </w:r>
      </w:del>
      <w:ins w:id="1833" w:author="Author C" w:date="2026-01-14T10:00:00Z">
        <w:r>
          <w:t xml:space="preserve">Trend suggestions board. </w:t>
        </w:r>
      </w:ins>
      <w:del w:id="1834" w:author="Author B" w:date="2026-01-15T10:00:00Z">
        <w:r>
          <w:delText xml:space="preserve">The meeting forecast. </w:delText>
        </w:r>
      </w:del>
      <w:ins w:id="1835" w:author="Author B" w:date="2026-01-16T10:00:00Z">
        <w:r>
          <w:t xml:space="preserve">Inventory relevant group. </w:t>
        </w:r>
      </w:ins>
      <w:del w:id="1836" w:author="Author A" w:date="2026-01-17T10:00:00Z">
        <w:r>
          <w:delText xml:space="preserve">Notice claim team. </w:delText>
        </w:r>
      </w:del>
      <w:ins w:id="1837" w:author="Author A" w:date="2026-01-18T10:00:00Z">
        <w:r>
          <w:t xml:space="preserve">Pilot receipt corporate. </w:t>
        </w:r>
      </w:ins>
      <w:del w:id="1838" w:author="Author C" w:date="2026-01-19T10:00:00Z">
        <w:r>
          <w:delText xml:space="preserve">Regional maintenance accessibility. </w:delText>
        </w:r>
      </w:del>
      <w:ins w:id="1839" w:author="Author C" w:date="2026-01-20T10:00:00Z">
        <w:r>
          <w:t xml:space="preserve">Trend suggestions board. </w:t>
        </w:r>
      </w:ins>
      <w:del w:id="1840" w:author="Author B" w:date="2026-01-21T10:00:00Z">
        <w:r>
          <w:delText xml:space="preserve">The meeting forecast. </w:delText>
        </w:r>
      </w:del>
    </w:p>
    <w:p>
      <w:commentRangeStart w:id="184"/>
      <w:r>
        <w:t xml:space="preserve">Regional maintenance accessibility tax.</w:t>
      </w:r>
      <w:commentRangeEnd w:id="184"/>
      <w:r>
        <w:rPr>
          <w:rStyle w:val="CommentReference"/>
        </w:rPr>
        <w:commentReference w:id="184"/>
      </w:r>
      <w:r>
        <w:t xml:space="preserve"> </w:t>
      </w:r>
      <w:ins w:id="1841" w:author="Author A" w:date="2026-01-22T10:00:00Z">
        <w:r>
          <w:t xml:space="preserve">Regional maintenance accessibility. </w:t>
        </w:r>
      </w:ins>
      <w:del w:id="1842" w:author="Author C" w:date="2026-01-23T10:00:00Z">
        <w:r>
          <w:delText xml:space="preserve">Trend suggestions board. </w:delText>
        </w:r>
      </w:del>
      <w:ins w:id="1843" w:author="Author C" w:date="2026-01-24T10:00:00Z">
        <w:r>
          <w:t xml:space="preserve">The meeting forecast. </w:t>
        </w:r>
      </w:ins>
      <w:del w:id="1844" w:author="Author B" w:date="2026-01-25T10:00:00Z">
        <w:r>
          <w:delText xml:space="preserve">Inventory relevant group. </w:delText>
        </w:r>
      </w:del>
      <w:ins w:id="1845" w:author="Author B" w:date="2026-01-26T10:00:00Z">
        <w:r>
          <w:t xml:space="preserve">Notice claim team. </w:t>
        </w:r>
      </w:ins>
      <w:del w:id="1846" w:author="Author A" w:date="2026-01-27T10:00:00Z">
        <w:r>
          <w:delText xml:space="preserve">Pilot receipt corporate. </w:delText>
        </w:r>
      </w:del>
      <w:ins w:id="1847" w:author="Author A" w:date="2026-01-28T10:00:00Z">
        <w:r>
          <w:t xml:space="preserve">Regional maintenance accessibility. </w:t>
        </w:r>
      </w:ins>
      <w:del w:id="1848" w:author="Author C" w:date="2026-01-01T10:00:00Z">
        <w:r>
          <w:delText xml:space="preserve">Trend suggestions board. </w:delText>
        </w:r>
      </w:del>
      <w:ins w:id="1849" w:author="Author C" w:date="2026-01-02T10:00:00Z">
        <w:r>
          <w:t xml:space="preserve">The meeting forecast. </w:t>
        </w:r>
      </w:ins>
      <w:del w:id="1850" w:author="Author B" w:date="2026-01-03T10:00:00Z">
        <w:r>
          <w:delText xml:space="preserve">Inventory relevant group. </w:delText>
        </w:r>
      </w:del>
    </w:p>
    <w:p>
      <w:commentRangeStart w:id="185"/>
      <w:r>
        <w:t xml:space="preserve">Trend suggestions board order.</w:t>
      </w:r>
      <w:commentRangeEnd w:id="185"/>
      <w:r>
        <w:rPr>
          <w:rStyle w:val="CommentReference"/>
        </w:rPr>
        <w:commentReference w:id="185"/>
      </w:r>
      <w:r>
        <w:t xml:space="preserve"> </w:t>
      </w:r>
      <w:ins w:id="1851" w:author="Author A" w:date="2026-01-04T10:00:00Z">
        <w:r>
          <w:t xml:space="preserve">Trend suggestions board. </w:t>
        </w:r>
      </w:ins>
      <w:del w:id="1852" w:author="Author C" w:date="2026-01-05T10:00:00Z">
        <w:r>
          <w:delText xml:space="preserve">The meeting forecast. </w:delText>
        </w:r>
      </w:del>
      <w:ins w:id="1853" w:author="Author C" w:date="2026-01-06T10:00:00Z">
        <w:r>
          <w:t xml:space="preserve">Inventory relevant group. </w:t>
        </w:r>
      </w:ins>
      <w:del w:id="1854" w:author="Author B" w:date="2026-01-07T10:00:00Z">
        <w:r>
          <w:delText xml:space="preserve">Notice claim team. </w:delText>
        </w:r>
      </w:del>
      <w:ins w:id="1855" w:author="Author B" w:date="2026-01-08T10:00:00Z">
        <w:r>
          <w:t xml:space="preserve">Pilot receipt corporate. </w:t>
        </w:r>
      </w:ins>
      <w:del w:id="1856" w:author="Author A" w:date="2026-01-09T10:00:00Z">
        <w:r>
          <w:delText xml:space="preserve">Regional maintenance accessibility. </w:delText>
        </w:r>
      </w:del>
      <w:ins w:id="1857" w:author="Author A" w:date="2026-01-10T10:00:00Z">
        <w:r>
          <w:t xml:space="preserve">Trend suggestions board. </w:t>
        </w:r>
      </w:ins>
      <w:del w:id="1858" w:author="Author C" w:date="2026-01-11T10:00:00Z">
        <w:r>
          <w:delText xml:space="preserve">The meeting forecast. </w:delText>
        </w:r>
      </w:del>
      <w:ins w:id="1859" w:author="Author C" w:date="2026-01-12T10:00:00Z">
        <w:r>
          <w:t xml:space="preserve">Inventory relevant group. </w:t>
        </w:r>
      </w:ins>
      <w:del w:id="1860" w:author="Author B" w:date="2026-01-13T10:00:00Z">
        <w:r>
          <w:delText xml:space="preserve">Notice claim team. </w:delText>
        </w:r>
      </w:del>
    </w:p>
    <w:p>
      <w:commentRangeStart w:id="186"/>
      <w:r>
        <w:t xml:space="preserve">The meeting forecast hereby.</w:t>
      </w:r>
      <w:commentRangeEnd w:id="186"/>
      <w:r>
        <w:rPr>
          <w:rStyle w:val="CommentReference"/>
        </w:rPr>
        <w:commentReference w:id="186"/>
      </w:r>
      <w:r>
        <w:t xml:space="preserve"> </w:t>
      </w:r>
      <w:ins w:id="1861" w:author="Author A" w:date="2026-01-14T10:00:00Z">
        <w:r>
          <w:t xml:space="preserve">The meeting forecast. </w:t>
        </w:r>
      </w:ins>
      <w:del w:id="1862" w:author="Author C" w:date="2026-01-15T10:00:00Z">
        <w:r>
          <w:delText xml:space="preserve">Inventory relevant group. </w:delText>
        </w:r>
      </w:del>
      <w:ins w:id="1863" w:author="Author C" w:date="2026-01-16T10:00:00Z">
        <w:r>
          <w:t xml:space="preserve">Notice claim team. </w:t>
        </w:r>
      </w:ins>
      <w:del w:id="1864" w:author="Author B" w:date="2026-01-17T10:00:00Z">
        <w:r>
          <w:delText xml:space="preserve">Pilot receipt corporate. </w:delText>
        </w:r>
      </w:del>
      <w:ins w:id="1865" w:author="Author B" w:date="2026-01-18T10:00:00Z">
        <w:r>
          <w:t xml:space="preserve">Regional maintenance accessibility. </w:t>
        </w:r>
      </w:ins>
      <w:del w:id="1866" w:author="Author A" w:date="2026-01-19T10:00:00Z">
        <w:r>
          <w:delText xml:space="preserve">Trend suggestions board. </w:delText>
        </w:r>
      </w:del>
      <w:ins w:id="1867" w:author="Author A" w:date="2026-01-20T10:00:00Z">
        <w:r>
          <w:t xml:space="preserve">The meeting forecast. </w:t>
        </w:r>
      </w:ins>
      <w:del w:id="1868" w:author="Author C" w:date="2026-01-21T10:00:00Z">
        <w:r>
          <w:delText xml:space="preserve">Inventory relevant group. </w:delText>
        </w:r>
      </w:del>
      <w:ins w:id="1869" w:author="Author C" w:date="2026-01-22T10:00:00Z">
        <w:r>
          <w:t xml:space="preserve">Notice claim team. </w:t>
        </w:r>
      </w:ins>
      <w:del w:id="1870" w:author="Author B" w:date="2026-01-23T10:00:00Z">
        <w:r>
          <w:delText xml:space="preserve">Pilot receipt corporate. </w:delText>
        </w:r>
      </w:del>
    </w:p>
    <w:p>
      <w:commentRangeStart w:id="187"/>
      <w:r>
        <w:t xml:space="preserve">Inventory relevant group relief.</w:t>
      </w:r>
      <w:commentRangeEnd w:id="187"/>
      <w:r>
        <w:rPr>
          <w:rStyle w:val="CommentReference"/>
        </w:rPr>
        <w:commentReference w:id="187"/>
      </w:r>
      <w:r>
        <w:t xml:space="preserve"> </w:t>
      </w:r>
      <w:ins w:id="1871" w:author="Author A" w:date="2026-01-24T10:00:00Z">
        <w:r>
          <w:t xml:space="preserve">Inventory relevant group. </w:t>
        </w:r>
      </w:ins>
      <w:del w:id="1872" w:author="Author C" w:date="2026-01-25T10:00:00Z">
        <w:r>
          <w:delText xml:space="preserve">Notice claim team. </w:delText>
        </w:r>
      </w:del>
      <w:ins w:id="1873" w:author="Author C" w:date="2026-01-26T10:00:00Z">
        <w:r>
          <w:t xml:space="preserve">Pilot receipt corporate. </w:t>
        </w:r>
      </w:ins>
      <w:del w:id="1874" w:author="Author B" w:date="2026-01-27T10:00:00Z">
        <w:r>
          <w:delText xml:space="preserve">Regional maintenance accessibility. </w:delText>
        </w:r>
      </w:del>
      <w:ins w:id="1875" w:author="Author B" w:date="2026-01-28T10:00:00Z">
        <w:r>
          <w:t xml:space="preserve">Trend suggestions board. </w:t>
        </w:r>
      </w:ins>
      <w:del w:id="1876" w:author="Author A" w:date="2026-01-01T10:00:00Z">
        <w:r>
          <w:delText xml:space="preserve">The meeting forecast. </w:delText>
        </w:r>
      </w:del>
      <w:ins w:id="1877" w:author="Author A" w:date="2026-01-02T10:00:00Z">
        <w:r>
          <w:t xml:space="preserve">Inventory relevant group. </w:t>
        </w:r>
      </w:ins>
      <w:del w:id="1878" w:author="Author C" w:date="2026-01-03T10:00:00Z">
        <w:r>
          <w:delText xml:space="preserve">Notice claim team. </w:delText>
        </w:r>
      </w:del>
      <w:ins w:id="1879" w:author="Author C" w:date="2026-01-04T10:00:00Z">
        <w:r>
          <w:t xml:space="preserve">Pilot receipt corporate. </w:t>
        </w:r>
      </w:ins>
      <w:del w:id="1880" w:author="Author B" w:date="2026-01-05T10:00:00Z">
        <w:r>
          <w:delText xml:space="preserve">Regional maintenance accessibility. </w:delText>
        </w:r>
      </w:del>
    </w:p>
    <w:p>
      <w:commentRangeStart w:id="188"/>
      <w:r>
        <w:t xml:space="preserve">Notice claim team export.</w:t>
      </w:r>
      <w:commentRangeEnd w:id="188"/>
      <w:r>
        <w:rPr>
          <w:rStyle w:val="CommentReference"/>
        </w:rPr>
        <w:commentReference w:id="188"/>
      </w:r>
      <w:r>
        <w:t xml:space="preserve"> </w:t>
      </w:r>
      <w:ins w:id="1881" w:author="Author A" w:date="2026-01-06T10:00:00Z">
        <w:r>
          <w:t xml:space="preserve">Notice claim team. </w:t>
        </w:r>
      </w:ins>
      <w:del w:id="1882" w:author="Author C" w:date="2026-01-07T10:00:00Z">
        <w:r>
          <w:delText xml:space="preserve">Pilot receipt corporate. </w:delText>
        </w:r>
      </w:del>
      <w:ins w:id="1883" w:author="Author C" w:date="2026-01-08T10:00:00Z">
        <w:r>
          <w:t xml:space="preserve">Regional maintenance accessibility. </w:t>
        </w:r>
      </w:ins>
      <w:del w:id="1884" w:author="Author B" w:date="2026-01-09T10:00:00Z">
        <w:r>
          <w:delText xml:space="preserve">Trend suggestions board. </w:delText>
        </w:r>
      </w:del>
      <w:ins w:id="1885" w:author="Author B" w:date="2026-01-10T10:00:00Z">
        <w:r>
          <w:t xml:space="preserve">The meeting forecast. </w:t>
        </w:r>
      </w:ins>
      <w:del w:id="1886" w:author="Author A" w:date="2026-01-11T10:00:00Z">
        <w:r>
          <w:delText xml:space="preserve">Inventory relevant group. </w:delText>
        </w:r>
      </w:del>
      <w:ins w:id="1887" w:author="Author A" w:date="2026-01-12T10:00:00Z">
        <w:r>
          <w:t xml:space="preserve">Notice claim team. </w:t>
        </w:r>
      </w:ins>
      <w:del w:id="1888" w:author="Author C" w:date="2026-01-13T10:00:00Z">
        <w:r>
          <w:delText xml:space="preserve">Pilot receipt corporate. </w:delText>
        </w:r>
      </w:del>
      <w:ins w:id="1889" w:author="Author C" w:date="2026-01-14T10:00:00Z">
        <w:r>
          <w:t xml:space="preserve">Regional maintenance accessibility. </w:t>
        </w:r>
      </w:ins>
      <w:del w:id="1890" w:author="Author B" w:date="2026-01-15T10:00:00Z">
        <w:r>
          <w:delText xml:space="preserve">Trend suggestions board. </w:delText>
        </w:r>
      </w:del>
    </w:p>
    <w:p>
      <w:commentRangeStart w:id="189"/>
      <w:r>
        <w:t xml:space="preserve">Pilot receipt corporate requirement.</w:t>
      </w:r>
      <w:commentRangeEnd w:id="189"/>
      <w:r>
        <w:rPr>
          <w:rStyle w:val="CommentReference"/>
        </w:rPr>
        <w:commentReference w:id="189"/>
      </w:r>
      <w:r>
        <w:t xml:space="preserve"> </w:t>
      </w:r>
      <w:ins w:id="1891" w:author="Author A" w:date="2026-01-16T10:00:00Z">
        <w:r>
          <w:t xml:space="preserve">Pilot receipt corporate. </w:t>
        </w:r>
      </w:ins>
      <w:del w:id="1892" w:author="Author C" w:date="2026-01-17T10:00:00Z">
        <w:r>
          <w:delText xml:space="preserve">Regional maintenance accessibility. </w:delText>
        </w:r>
      </w:del>
      <w:ins w:id="1893" w:author="Author C" w:date="2026-01-18T10:00:00Z">
        <w:r>
          <w:t xml:space="preserve">Trend suggestions board. </w:t>
        </w:r>
      </w:ins>
      <w:del w:id="1894" w:author="Author B" w:date="2026-01-19T10:00:00Z">
        <w:r>
          <w:delText xml:space="preserve">The meeting forecast. </w:delText>
        </w:r>
      </w:del>
      <w:ins w:id="1895" w:author="Author B" w:date="2026-01-20T10:00:00Z">
        <w:r>
          <w:t xml:space="preserve">Inventory relevant group. </w:t>
        </w:r>
      </w:ins>
      <w:del w:id="1896" w:author="Author A" w:date="2026-01-21T10:00:00Z">
        <w:r>
          <w:delText xml:space="preserve">Notice claim team. </w:delText>
        </w:r>
      </w:del>
      <w:ins w:id="1897" w:author="Author A" w:date="2026-01-22T10:00:00Z">
        <w:r>
          <w:t xml:space="preserve">Pilot receipt corporate. </w:t>
        </w:r>
      </w:ins>
      <w:del w:id="1898" w:author="Author C" w:date="2026-01-23T10:00:00Z">
        <w:r>
          <w:delText xml:space="preserve">Regional maintenance accessibility. </w:delText>
        </w:r>
      </w:del>
      <w:ins w:id="1899" w:author="Author C" w:date="2026-01-24T10:00:00Z">
        <w:r>
          <w:t xml:space="preserve">Trend suggestions board. </w:t>
        </w:r>
      </w:ins>
      <w:del w:id="1900" w:author="Author B" w:date="2026-01-25T10:00:00Z">
        <w:r>
          <w:delText xml:space="preserve">The meeting forecast. </w:delText>
        </w:r>
      </w:del>
    </w:p>
    <w:p>
      <w:commentRangeStart w:id="190"/>
      <w:r>
        <w:t xml:space="preserve">Regional maintenance accessibility tax.</w:t>
      </w:r>
      <w:commentRangeEnd w:id="190"/>
      <w:r>
        <w:rPr>
          <w:rStyle w:val="CommentReference"/>
        </w:rPr>
        <w:commentReference w:id="190"/>
      </w:r>
      <w:r>
        <w:t xml:space="preserve"> </w:t>
      </w:r>
      <w:ins w:id="1901" w:author="Author A" w:date="2026-01-26T10:00:00Z">
        <w:r>
          <w:t xml:space="preserve">Regional maintenance accessibility. </w:t>
        </w:r>
      </w:ins>
      <w:del w:id="1902" w:author="Author C" w:date="2026-01-27T10:00:00Z">
        <w:r>
          <w:delText xml:space="preserve">Trend suggestions board. </w:delText>
        </w:r>
      </w:del>
      <w:ins w:id="1903" w:author="Author C" w:date="2026-01-28T10:00:00Z">
        <w:r>
          <w:t xml:space="preserve">The meeting forecast. </w:t>
        </w:r>
      </w:ins>
      <w:del w:id="1904" w:author="Author B" w:date="2026-01-01T10:00:00Z">
        <w:r>
          <w:delText xml:space="preserve">Inventory relevant group. </w:delText>
        </w:r>
      </w:del>
      <w:ins w:id="1905" w:author="Author B" w:date="2026-01-02T10:00:00Z">
        <w:r>
          <w:t xml:space="preserve">Notice claim team. </w:t>
        </w:r>
      </w:ins>
      <w:del w:id="1906" w:author="Author A" w:date="2026-01-03T10:00:00Z">
        <w:r>
          <w:delText xml:space="preserve">Pilot receipt corporate. </w:delText>
        </w:r>
      </w:del>
      <w:ins w:id="1907" w:author="Author A" w:date="2026-01-04T10:00:00Z">
        <w:r>
          <w:t xml:space="preserve">Regional maintenance accessibility. </w:t>
        </w:r>
      </w:ins>
      <w:del w:id="1908" w:author="Author C" w:date="2026-01-05T10:00:00Z">
        <w:r>
          <w:delText xml:space="preserve">Trend suggestions board. </w:delText>
        </w:r>
      </w:del>
      <w:ins w:id="1909" w:author="Author C" w:date="2026-01-06T10:00:00Z">
        <w:r>
          <w:t xml:space="preserve">The meeting forecast. </w:t>
        </w:r>
      </w:ins>
      <w:del w:id="1910" w:author="Author B" w:date="2026-01-07T10:00:00Z">
        <w:r>
          <w:delText xml:space="preserve">Inventory relevant group. </w:delText>
        </w:r>
      </w:del>
    </w:p>
    <w:p>
      <w:commentRangeStart w:id="191"/>
      <w:r>
        <w:t xml:space="preserve">Trend suggestions board order.</w:t>
      </w:r>
      <w:commentRangeEnd w:id="191"/>
      <w:r>
        <w:rPr>
          <w:rStyle w:val="CommentReference"/>
        </w:rPr>
        <w:commentReference w:id="191"/>
      </w:r>
      <w:r>
        <w:t xml:space="preserve"> </w:t>
      </w:r>
      <w:ins w:id="1911" w:author="Author A" w:date="2026-01-08T10:00:00Z">
        <w:r>
          <w:t xml:space="preserve">Trend suggestions board. </w:t>
        </w:r>
      </w:ins>
      <w:del w:id="1912" w:author="Author C" w:date="2026-01-09T10:00:00Z">
        <w:r>
          <w:delText xml:space="preserve">The meeting forecast. </w:delText>
        </w:r>
      </w:del>
      <w:ins w:id="1913" w:author="Author C" w:date="2026-01-10T10:00:00Z">
        <w:r>
          <w:t xml:space="preserve">Inventory relevant group. </w:t>
        </w:r>
      </w:ins>
      <w:del w:id="1914" w:author="Author B" w:date="2026-01-11T10:00:00Z">
        <w:r>
          <w:delText xml:space="preserve">Notice claim team. </w:delText>
        </w:r>
      </w:del>
      <w:ins w:id="1915" w:author="Author B" w:date="2026-01-12T10:00:00Z">
        <w:r>
          <w:t xml:space="preserve">Pilot receipt corporate. </w:t>
        </w:r>
      </w:ins>
      <w:del w:id="1916" w:author="Author A" w:date="2026-01-13T10:00:00Z">
        <w:r>
          <w:delText xml:space="preserve">Regional maintenance accessibility. </w:delText>
        </w:r>
      </w:del>
      <w:ins w:id="1917" w:author="Author A" w:date="2026-01-14T10:00:00Z">
        <w:r>
          <w:t xml:space="preserve">Trend suggestions board. </w:t>
        </w:r>
      </w:ins>
      <w:del w:id="1918" w:author="Author C" w:date="2026-01-15T10:00:00Z">
        <w:r>
          <w:delText xml:space="preserve">The meeting forecast. </w:delText>
        </w:r>
      </w:del>
      <w:ins w:id="1919" w:author="Author C" w:date="2026-01-16T10:00:00Z">
        <w:r>
          <w:t xml:space="preserve">Inventory relevant group. </w:t>
        </w:r>
      </w:ins>
      <w:del w:id="1920" w:author="Author B" w:date="2026-01-17T10:00:00Z">
        <w:r>
          <w:delText xml:space="preserve">Notice claim team. </w:delText>
        </w:r>
      </w:del>
    </w:p>
    <w:p>
      <w:commentRangeStart w:id="192"/>
      <w:r>
        <w:t xml:space="preserve">The meeting forecast hereby.</w:t>
      </w:r>
      <w:commentRangeEnd w:id="192"/>
      <w:r>
        <w:rPr>
          <w:rStyle w:val="CommentReference"/>
        </w:rPr>
        <w:commentReference w:id="192"/>
      </w:r>
      <w:r>
        <w:t xml:space="preserve"> </w:t>
      </w:r>
      <w:ins w:id="1921" w:author="Author A" w:date="2026-01-18T10:00:00Z">
        <w:r>
          <w:t xml:space="preserve">The meeting forecast. </w:t>
        </w:r>
      </w:ins>
      <w:del w:id="1922" w:author="Author C" w:date="2026-01-19T10:00:00Z">
        <w:r>
          <w:delText xml:space="preserve">Inventory relevant group. </w:delText>
        </w:r>
      </w:del>
      <w:ins w:id="1923" w:author="Author C" w:date="2026-01-20T10:00:00Z">
        <w:r>
          <w:t xml:space="preserve">Notice claim team. </w:t>
        </w:r>
      </w:ins>
      <w:del w:id="1924" w:author="Author B" w:date="2026-01-21T10:00:00Z">
        <w:r>
          <w:delText xml:space="preserve">Pilot receipt corporate. </w:delText>
        </w:r>
      </w:del>
      <w:ins w:id="1925" w:author="Author B" w:date="2026-01-22T10:00:00Z">
        <w:r>
          <w:t xml:space="preserve">Regional maintenance accessibility. </w:t>
        </w:r>
      </w:ins>
      <w:del w:id="1926" w:author="Author A" w:date="2026-01-23T10:00:00Z">
        <w:r>
          <w:delText xml:space="preserve">Trend suggestions board. </w:delText>
        </w:r>
      </w:del>
      <w:ins w:id="1927" w:author="Author A" w:date="2026-01-24T10:00:00Z">
        <w:r>
          <w:t xml:space="preserve">The meeting forecast. </w:t>
        </w:r>
      </w:ins>
      <w:del w:id="1928" w:author="Author C" w:date="2026-01-25T10:00:00Z">
        <w:r>
          <w:delText xml:space="preserve">Inventory relevant group. </w:delText>
        </w:r>
      </w:del>
      <w:ins w:id="1929" w:author="Author C" w:date="2026-01-26T10:00:00Z">
        <w:r>
          <w:t xml:space="preserve">Notice claim team. </w:t>
        </w:r>
      </w:ins>
      <w:del w:id="1930" w:author="Author B" w:date="2026-01-27T10:00:00Z">
        <w:r>
          <w:delText xml:space="preserve">Pilot receipt corporate. </w:delText>
        </w:r>
      </w:del>
    </w:p>
    <w:p>
      <w:commentRangeStart w:id="193"/>
      <w:r>
        <w:t xml:space="preserve">Inventory relevant group relief.</w:t>
      </w:r>
      <w:commentRangeEnd w:id="193"/>
      <w:r>
        <w:rPr>
          <w:rStyle w:val="CommentReference"/>
        </w:rPr>
        <w:commentReference w:id="193"/>
      </w:r>
      <w:r>
        <w:t xml:space="preserve"> </w:t>
      </w:r>
      <w:ins w:id="1931" w:author="Author A" w:date="2026-01-28T10:00:00Z">
        <w:r>
          <w:t xml:space="preserve">Inventory relevant group. </w:t>
        </w:r>
      </w:ins>
      <w:del w:id="1932" w:author="Author C" w:date="2026-01-01T10:00:00Z">
        <w:r>
          <w:delText xml:space="preserve">Notice claim team. </w:delText>
        </w:r>
      </w:del>
      <w:ins w:id="1933" w:author="Author C" w:date="2026-01-02T10:00:00Z">
        <w:r>
          <w:t xml:space="preserve">Pilot receipt corporate. </w:t>
        </w:r>
      </w:ins>
      <w:del w:id="1934" w:author="Author B" w:date="2026-01-03T10:00:00Z">
        <w:r>
          <w:delText xml:space="preserve">Regional maintenance accessibility. </w:delText>
        </w:r>
      </w:del>
      <w:ins w:id="1935" w:author="Author B" w:date="2026-01-04T10:00:00Z">
        <w:r>
          <w:t xml:space="preserve">Trend suggestions board. </w:t>
        </w:r>
      </w:ins>
      <w:del w:id="1936" w:author="Author A" w:date="2026-01-05T10:00:00Z">
        <w:r>
          <w:delText xml:space="preserve">The meeting forecast. </w:delText>
        </w:r>
      </w:del>
      <w:ins w:id="1937" w:author="Author A" w:date="2026-01-06T10:00:00Z">
        <w:r>
          <w:t xml:space="preserve">Inventory relevant group. </w:t>
        </w:r>
      </w:ins>
      <w:del w:id="1938" w:author="Author C" w:date="2026-01-07T10:00:00Z">
        <w:r>
          <w:delText xml:space="preserve">Notice claim team. </w:delText>
        </w:r>
      </w:del>
      <w:ins w:id="1939" w:author="Author C" w:date="2026-01-08T10:00:00Z">
        <w:r>
          <w:t xml:space="preserve">Pilot receipt corporate. </w:t>
        </w:r>
      </w:ins>
      <w:del w:id="1940" w:author="Author B" w:date="2026-01-09T10:00:00Z">
        <w:r>
          <w:delText xml:space="preserve">Regional maintenance accessibility. </w:delText>
        </w:r>
      </w:del>
    </w:p>
    <w:p>
      <w:commentRangeStart w:id="194"/>
      <w:r>
        <w:t xml:space="preserve">Notice claim team export.</w:t>
      </w:r>
      <w:commentRangeEnd w:id="194"/>
      <w:r>
        <w:rPr>
          <w:rStyle w:val="CommentReference"/>
        </w:rPr>
        <w:commentReference w:id="194"/>
      </w:r>
      <w:r>
        <w:t xml:space="preserve"> </w:t>
      </w:r>
      <w:ins w:id="1941" w:author="Author A" w:date="2026-01-10T10:00:00Z">
        <w:r>
          <w:t xml:space="preserve">Notice claim team. </w:t>
        </w:r>
      </w:ins>
      <w:del w:id="1942" w:author="Author C" w:date="2026-01-11T10:00:00Z">
        <w:r>
          <w:delText xml:space="preserve">Pilot receipt corporate. </w:delText>
        </w:r>
      </w:del>
      <w:ins w:id="1943" w:author="Author C" w:date="2026-01-12T10:00:00Z">
        <w:r>
          <w:t xml:space="preserve">Regional maintenance accessibility. </w:t>
        </w:r>
      </w:ins>
      <w:del w:id="1944" w:author="Author B" w:date="2026-01-13T10:00:00Z">
        <w:r>
          <w:delText xml:space="preserve">Trend suggestions board. </w:delText>
        </w:r>
      </w:del>
      <w:ins w:id="1945" w:author="Author B" w:date="2026-01-14T10:00:00Z">
        <w:r>
          <w:t xml:space="preserve">The meeting forecast. </w:t>
        </w:r>
      </w:ins>
      <w:del w:id="1946" w:author="Author A" w:date="2026-01-15T10:00:00Z">
        <w:r>
          <w:delText xml:space="preserve">Inventory relevant group. </w:delText>
        </w:r>
      </w:del>
      <w:ins w:id="1947" w:author="Author A" w:date="2026-01-16T10:00:00Z">
        <w:r>
          <w:t xml:space="preserve">Notice claim team. </w:t>
        </w:r>
      </w:ins>
      <w:del w:id="1948" w:author="Author C" w:date="2026-01-17T10:00:00Z">
        <w:r>
          <w:delText xml:space="preserve">Pilot receipt corporate. </w:delText>
        </w:r>
      </w:del>
      <w:ins w:id="1949" w:author="Author C" w:date="2026-01-18T10:00:00Z">
        <w:r>
          <w:t xml:space="preserve">Regional maintenance accessibility. </w:t>
        </w:r>
      </w:ins>
      <w:del w:id="1950" w:author="Author B" w:date="2026-01-19T10:00:00Z">
        <w:r>
          <w:delText xml:space="preserve">Trend suggestions board. </w:delText>
        </w:r>
      </w:del>
    </w:p>
    <w:p>
      <w:commentRangeStart w:id="195"/>
      <w:r>
        <w:t xml:space="preserve">Pilot receipt corporate requirement.</w:t>
      </w:r>
      <w:commentRangeEnd w:id="195"/>
      <w:r>
        <w:rPr>
          <w:rStyle w:val="CommentReference"/>
        </w:rPr>
        <w:commentReference w:id="195"/>
      </w:r>
      <w:r>
        <w:t xml:space="preserve"> </w:t>
      </w:r>
      <w:ins w:id="1951" w:author="Author A" w:date="2026-01-20T10:00:00Z">
        <w:r>
          <w:t xml:space="preserve">Pilot receipt corporate. </w:t>
        </w:r>
      </w:ins>
      <w:del w:id="1952" w:author="Author C" w:date="2026-01-21T10:00:00Z">
        <w:r>
          <w:delText xml:space="preserve">Regional maintenance accessibility. </w:delText>
        </w:r>
      </w:del>
      <w:ins w:id="1953" w:author="Author C" w:date="2026-01-22T10:00:00Z">
        <w:r>
          <w:t xml:space="preserve">Trend suggestions board. </w:t>
        </w:r>
      </w:ins>
      <w:del w:id="1954" w:author="Author B" w:date="2026-01-23T10:00:00Z">
        <w:r>
          <w:delText xml:space="preserve">The meeting forecast. </w:delText>
        </w:r>
      </w:del>
      <w:ins w:id="1955" w:author="Author B" w:date="2026-01-24T10:00:00Z">
        <w:r>
          <w:t xml:space="preserve">Inventory relevant group. </w:t>
        </w:r>
      </w:ins>
      <w:del w:id="1956" w:author="Author A" w:date="2026-01-25T10:00:00Z">
        <w:r>
          <w:delText xml:space="preserve">Notice claim team. </w:delText>
        </w:r>
      </w:del>
      <w:ins w:id="1957" w:author="Author A" w:date="2026-01-26T10:00:00Z">
        <w:r>
          <w:t xml:space="preserve">Pilot receipt corporate. </w:t>
        </w:r>
      </w:ins>
      <w:del w:id="1958" w:author="Author C" w:date="2026-01-27T10:00:00Z">
        <w:r>
          <w:delText xml:space="preserve">Regional maintenance accessibility. </w:delText>
        </w:r>
      </w:del>
      <w:ins w:id="1959" w:author="Author C" w:date="2026-01-28T10:00:00Z">
        <w:r>
          <w:t xml:space="preserve">Trend suggestions board. </w:t>
        </w:r>
      </w:ins>
      <w:del w:id="1960" w:author="Author B" w:date="2026-01-01T10:00:00Z">
        <w:r>
          <w:delText xml:space="preserve">The meeting forecast. </w:delText>
        </w:r>
      </w:del>
    </w:p>
    <w:p>
      <w:commentRangeStart w:id="196"/>
      <w:r>
        <w:t xml:space="preserve">Regional maintenance accessibility tax.</w:t>
      </w:r>
      <w:commentRangeEnd w:id="196"/>
      <w:r>
        <w:rPr>
          <w:rStyle w:val="CommentReference"/>
        </w:rPr>
        <w:commentReference w:id="196"/>
      </w:r>
      <w:r>
        <w:t xml:space="preserve"> </w:t>
      </w:r>
      <w:ins w:id="1961" w:author="Author A" w:date="2026-01-02T10:00:00Z">
        <w:r>
          <w:t xml:space="preserve">Regional maintenance accessibility. </w:t>
        </w:r>
      </w:ins>
      <w:del w:id="1962" w:author="Author C" w:date="2026-01-03T10:00:00Z">
        <w:r>
          <w:delText xml:space="preserve">Trend suggestions board. </w:delText>
        </w:r>
      </w:del>
      <w:ins w:id="1963" w:author="Author C" w:date="2026-01-04T10:00:00Z">
        <w:r>
          <w:t xml:space="preserve">The meeting forecast. </w:t>
        </w:r>
      </w:ins>
      <w:del w:id="1964" w:author="Author B" w:date="2026-01-05T10:00:00Z">
        <w:r>
          <w:delText xml:space="preserve">Inventory relevant group. </w:delText>
        </w:r>
      </w:del>
      <w:ins w:id="1965" w:author="Author B" w:date="2026-01-06T10:00:00Z">
        <w:r>
          <w:t xml:space="preserve">Notice claim team. </w:t>
        </w:r>
      </w:ins>
      <w:del w:id="1966" w:author="Author A" w:date="2026-01-07T10:00:00Z">
        <w:r>
          <w:delText xml:space="preserve">Pilot receipt corporate. </w:delText>
        </w:r>
      </w:del>
      <w:ins w:id="1967" w:author="Author A" w:date="2026-01-08T10:00:00Z">
        <w:r>
          <w:t xml:space="preserve">Regional maintenance accessibility. </w:t>
        </w:r>
      </w:ins>
      <w:del w:id="1968" w:author="Author C" w:date="2026-01-09T10:00:00Z">
        <w:r>
          <w:delText xml:space="preserve">Trend suggestions board. </w:delText>
        </w:r>
      </w:del>
      <w:ins w:id="1969" w:author="Author C" w:date="2026-01-10T10:00:00Z">
        <w:r>
          <w:t xml:space="preserve">The meeting forecast. </w:t>
        </w:r>
      </w:ins>
      <w:del w:id="1970" w:author="Author B" w:date="2026-01-11T10:00:00Z">
        <w:r>
          <w:delText xml:space="preserve">Inventory relevant group. </w:delText>
        </w:r>
      </w:del>
    </w:p>
    <w:p>
      <w:commentRangeStart w:id="197"/>
      <w:r>
        <w:t xml:space="preserve">Trend suggestions board order.</w:t>
      </w:r>
      <w:commentRangeEnd w:id="197"/>
      <w:r>
        <w:rPr>
          <w:rStyle w:val="CommentReference"/>
        </w:rPr>
        <w:commentReference w:id="197"/>
      </w:r>
      <w:r>
        <w:t xml:space="preserve"> </w:t>
      </w:r>
      <w:ins w:id="1971" w:author="Author A" w:date="2026-01-12T10:00:00Z">
        <w:r>
          <w:t xml:space="preserve">Trend suggestions board. </w:t>
        </w:r>
      </w:ins>
      <w:del w:id="1972" w:author="Author C" w:date="2026-01-13T10:00:00Z">
        <w:r>
          <w:delText xml:space="preserve">The meeting forecast. </w:delText>
        </w:r>
      </w:del>
      <w:ins w:id="1973" w:author="Author C" w:date="2026-01-14T10:00:00Z">
        <w:r>
          <w:t xml:space="preserve">Inventory relevant group. </w:t>
        </w:r>
      </w:ins>
      <w:del w:id="1974" w:author="Author B" w:date="2026-01-15T10:00:00Z">
        <w:r>
          <w:delText xml:space="preserve">Notice claim team. </w:delText>
        </w:r>
      </w:del>
      <w:ins w:id="1975" w:author="Author B" w:date="2026-01-16T10:00:00Z">
        <w:r>
          <w:t xml:space="preserve">Pilot receipt corporate. </w:t>
        </w:r>
      </w:ins>
      <w:del w:id="1976" w:author="Author A" w:date="2026-01-17T10:00:00Z">
        <w:r>
          <w:delText xml:space="preserve">Regional maintenance accessibility. </w:delText>
        </w:r>
      </w:del>
      <w:ins w:id="1977" w:author="Author A" w:date="2026-01-18T10:00:00Z">
        <w:r>
          <w:t xml:space="preserve">Trend suggestions board. </w:t>
        </w:r>
      </w:ins>
      <w:del w:id="1978" w:author="Author C" w:date="2026-01-19T10:00:00Z">
        <w:r>
          <w:delText xml:space="preserve">The meeting forecast. </w:delText>
        </w:r>
      </w:del>
      <w:ins w:id="1979" w:author="Author C" w:date="2026-01-20T10:00:00Z">
        <w:r>
          <w:t xml:space="preserve">Inventory relevant group. </w:t>
        </w:r>
      </w:ins>
      <w:del w:id="1980" w:author="Author B" w:date="2026-01-21T10:00:00Z">
        <w:r>
          <w:delText xml:space="preserve">Notice claim team. </w:delText>
        </w:r>
      </w:del>
    </w:p>
    <w:p>
      <w:commentRangeStart w:id="198"/>
      <w:r>
        <w:t xml:space="preserve">The meeting forecast hereby.</w:t>
      </w:r>
      <w:commentRangeEnd w:id="198"/>
      <w:r>
        <w:rPr>
          <w:rStyle w:val="CommentReference"/>
        </w:rPr>
        <w:commentReference w:id="198"/>
      </w:r>
      <w:r>
        <w:t xml:space="preserve"> </w:t>
      </w:r>
      <w:ins w:id="1981" w:author="Author A" w:date="2026-01-22T10:00:00Z">
        <w:r>
          <w:t xml:space="preserve">The meeting forecast. </w:t>
        </w:r>
      </w:ins>
      <w:del w:id="1982" w:author="Author C" w:date="2026-01-23T10:00:00Z">
        <w:r>
          <w:delText xml:space="preserve">Inventory relevant group. </w:delText>
        </w:r>
      </w:del>
      <w:ins w:id="1983" w:author="Author C" w:date="2026-01-24T10:00:00Z">
        <w:r>
          <w:t xml:space="preserve">Notice claim team. </w:t>
        </w:r>
      </w:ins>
      <w:del w:id="1984" w:author="Author B" w:date="2026-01-25T10:00:00Z">
        <w:r>
          <w:delText xml:space="preserve">Pilot receipt corporate. </w:delText>
        </w:r>
      </w:del>
      <w:ins w:id="1985" w:author="Author B" w:date="2026-01-26T10:00:00Z">
        <w:r>
          <w:t xml:space="preserve">Regional maintenance accessibility. </w:t>
        </w:r>
      </w:ins>
      <w:del w:id="1986" w:author="Author A" w:date="2026-01-27T10:00:00Z">
        <w:r>
          <w:delText xml:space="preserve">Trend suggestions board. </w:delText>
        </w:r>
      </w:del>
      <w:ins w:id="1987" w:author="Author A" w:date="2026-01-28T10:00:00Z">
        <w:r>
          <w:t xml:space="preserve">The meeting forecast. </w:t>
        </w:r>
      </w:ins>
      <w:del w:id="1988" w:author="Author C" w:date="2026-01-01T10:00:00Z">
        <w:r>
          <w:delText xml:space="preserve">Inventory relevant group. </w:delText>
        </w:r>
      </w:del>
      <w:ins w:id="1989" w:author="Author C" w:date="2026-01-02T10:00:00Z">
        <w:r>
          <w:t xml:space="preserve">Notice claim team. </w:t>
        </w:r>
      </w:ins>
      <w:del w:id="1990" w:author="Author B" w:date="2026-01-03T10:00:00Z">
        <w:r>
          <w:delText xml:space="preserve">Pilot receipt corporate. </w:delText>
        </w:r>
      </w:del>
    </w:p>
    <w:p>
      <w:commentRangeStart w:id="199"/>
      <w:r>
        <w:t xml:space="preserve">Inventory relevant group relief.</w:t>
      </w:r>
      <w:commentRangeEnd w:id="199"/>
      <w:r>
        <w:rPr>
          <w:rStyle w:val="CommentReference"/>
        </w:rPr>
        <w:commentReference w:id="199"/>
      </w:r>
      <w:r>
        <w:t xml:space="preserve"> </w:t>
      </w:r>
      <w:ins w:id="1991" w:author="Author A" w:date="2026-01-04T10:00:00Z">
        <w:r>
          <w:t xml:space="preserve">Inventory relevant group. </w:t>
        </w:r>
      </w:ins>
      <w:del w:id="1992" w:author="Author C" w:date="2026-01-05T10:00:00Z">
        <w:r>
          <w:delText xml:space="preserve">Notice claim team. </w:delText>
        </w:r>
      </w:del>
      <w:ins w:id="1993" w:author="Author C" w:date="2026-01-06T10:00:00Z">
        <w:r>
          <w:t xml:space="preserve">Pilot receipt corporate. </w:t>
        </w:r>
      </w:ins>
      <w:del w:id="1994" w:author="Author B" w:date="2026-01-07T10:00:00Z">
        <w:r>
          <w:delText xml:space="preserve">Regional maintenance accessibility. </w:delText>
        </w:r>
      </w:del>
      <w:ins w:id="1995" w:author="Author B" w:date="2026-01-08T10:00:00Z">
        <w:r>
          <w:t xml:space="preserve">Trend suggestions board. </w:t>
        </w:r>
      </w:ins>
      <w:del w:id="1996" w:author="Author A" w:date="2026-01-09T10:00:00Z">
        <w:r>
          <w:delText xml:space="preserve">The meeting forecast. </w:delText>
        </w:r>
      </w:del>
      <w:ins w:id="1997" w:author="Author A" w:date="2026-01-10T10:00:00Z">
        <w:r>
          <w:t xml:space="preserve">Inventory relevant group. </w:t>
        </w:r>
      </w:ins>
      <w:del w:id="1998" w:author="Author C" w:date="2026-01-11T10:00:00Z">
        <w:r>
          <w:delText xml:space="preserve">Notice claim team. </w:delText>
        </w:r>
      </w:del>
      <w:ins w:id="1999" w:author="Author C" w:date="2026-01-12T10:00:00Z">
        <w:r>
          <w:t xml:space="preserve">Pilot receipt corporate. </w:t>
        </w:r>
      </w:ins>
      <w:del w:id="2000" w:author="Author B" w:date="2026-01-13T10:00:00Z">
        <w:r>
          <w:delText xml:space="preserve">Regional maintenance accessibility. </w:delText>
        </w:r>
      </w:del>
    </w:p>
    <w:p>
      <w:commentRangeStart w:id="200"/>
      <w:r>
        <w:t xml:space="preserve">Notice claim team export.</w:t>
      </w:r>
      <w:commentRangeEnd w:id="200"/>
      <w:r>
        <w:rPr>
          <w:rStyle w:val="CommentReference"/>
        </w:rPr>
        <w:commentReference w:id="200"/>
      </w:r>
      <w:r>
        <w:t xml:space="preserve"> </w:t>
      </w:r>
      <w:ins w:id="2001" w:author="Author A" w:date="2026-01-14T10:00:00Z">
        <w:r>
          <w:t xml:space="preserve">Notice claim team. </w:t>
        </w:r>
      </w:ins>
      <w:del w:id="2002" w:author="Author C" w:date="2026-01-15T10:00:00Z">
        <w:r>
          <w:delText xml:space="preserve">Pilot receipt corporate. </w:delText>
        </w:r>
      </w:del>
      <w:ins w:id="2003" w:author="Author C" w:date="2026-01-16T10:00:00Z">
        <w:r>
          <w:t xml:space="preserve">Regional maintenance accessibility. </w:t>
        </w:r>
      </w:ins>
      <w:del w:id="2004" w:author="Author B" w:date="2026-01-17T10:00:00Z">
        <w:r>
          <w:delText xml:space="preserve">Trend suggestions board. </w:delText>
        </w:r>
      </w:del>
      <w:ins w:id="2005" w:author="Author B" w:date="2026-01-18T10:00:00Z">
        <w:r>
          <w:t xml:space="preserve">The meeting forecast. </w:t>
        </w:r>
      </w:ins>
      <w:del w:id="2006" w:author="Author A" w:date="2026-01-19T10:00:00Z">
        <w:r>
          <w:delText xml:space="preserve">Inventory relevant group. </w:delText>
        </w:r>
      </w:del>
      <w:ins w:id="2007" w:author="Author A" w:date="2026-01-20T10:00:00Z">
        <w:r>
          <w:t xml:space="preserve">Notice claim team. </w:t>
        </w:r>
      </w:ins>
      <w:del w:id="2008" w:author="Author C" w:date="2026-01-21T10:00:00Z">
        <w:r>
          <w:delText xml:space="preserve">Pilot receipt corporate. </w:delText>
        </w:r>
      </w:del>
      <w:ins w:id="2009" w:author="Author C" w:date="2026-01-22T10:00:00Z">
        <w:r>
          <w:t xml:space="preserve">Regional maintenance accessibility. </w:t>
        </w:r>
      </w:ins>
      <w:del w:id="2010" w:author="Author B" w:date="2026-01-23T10:00:00Z">
        <w:r>
          <w:delText xml:space="preserve">Trend suggestions board. </w:delText>
        </w:r>
      </w:del>
    </w:p>
    <w:p>
      <w:commentRangeStart w:id="201"/>
      <w:r>
        <w:t xml:space="preserve">Pilot receipt corporate requirement.</w:t>
      </w:r>
      <w:commentRangeEnd w:id="201"/>
      <w:r>
        <w:rPr>
          <w:rStyle w:val="CommentReference"/>
        </w:rPr>
        <w:commentReference w:id="201"/>
      </w:r>
      <w:r>
        <w:t xml:space="preserve"> </w:t>
      </w:r>
      <w:ins w:id="2011" w:author="Author A" w:date="2026-01-24T10:00:00Z">
        <w:r>
          <w:t xml:space="preserve">Pilot receipt corporate. </w:t>
        </w:r>
      </w:ins>
      <w:del w:id="2012" w:author="Author C" w:date="2026-01-25T10:00:00Z">
        <w:r>
          <w:delText xml:space="preserve">Regional maintenance accessibility. </w:delText>
        </w:r>
      </w:del>
      <w:ins w:id="2013" w:author="Author C" w:date="2026-01-26T10:00:00Z">
        <w:r>
          <w:t xml:space="preserve">Trend suggestions board. </w:t>
        </w:r>
      </w:ins>
      <w:del w:id="2014" w:author="Author B" w:date="2026-01-27T10:00:00Z">
        <w:r>
          <w:delText xml:space="preserve">The meeting forecast. </w:delText>
        </w:r>
      </w:del>
      <w:ins w:id="2015" w:author="Author B" w:date="2026-01-28T10:00:00Z">
        <w:r>
          <w:t xml:space="preserve">Inventory relevant group. </w:t>
        </w:r>
      </w:ins>
      <w:del w:id="2016" w:author="Author A" w:date="2026-01-01T10:00:00Z">
        <w:r>
          <w:delText xml:space="preserve">Notice claim team. </w:delText>
        </w:r>
      </w:del>
      <w:ins w:id="2017" w:author="Author A" w:date="2026-01-02T10:00:00Z">
        <w:r>
          <w:t xml:space="preserve">Pilot receipt corporate. </w:t>
        </w:r>
      </w:ins>
      <w:del w:id="2018" w:author="Author C" w:date="2026-01-03T10:00:00Z">
        <w:r>
          <w:delText xml:space="preserve">Regional maintenance accessibility. </w:delText>
        </w:r>
      </w:del>
      <w:ins w:id="2019" w:author="Author C" w:date="2026-01-04T10:00:00Z">
        <w:r>
          <w:t xml:space="preserve">Trend suggestions board. </w:t>
        </w:r>
      </w:ins>
      <w:del w:id="2020" w:author="Author B" w:date="2026-01-05T10:00:00Z">
        <w:r>
          <w:delText xml:space="preserve">The meeting forecast. </w:delText>
        </w:r>
      </w:del>
    </w:p>
    <w:p>
      <w:commentRangeStart w:id="202"/>
      <w:r>
        <w:t xml:space="preserve">Regional maintenance accessibility tax.</w:t>
      </w:r>
      <w:commentRangeEnd w:id="202"/>
      <w:r>
        <w:rPr>
          <w:rStyle w:val="CommentReference"/>
        </w:rPr>
        <w:commentReference w:id="202"/>
      </w:r>
      <w:r>
        <w:t xml:space="preserve"> </w:t>
      </w:r>
      <w:ins w:id="2021" w:author="Author A" w:date="2026-01-06T10:00:00Z">
        <w:r>
          <w:t xml:space="preserve">Regional maintenance accessibility. </w:t>
        </w:r>
      </w:ins>
      <w:del w:id="2022" w:author="Author C" w:date="2026-01-07T10:00:00Z">
        <w:r>
          <w:delText xml:space="preserve">Trend suggestions board. </w:delText>
        </w:r>
      </w:del>
      <w:ins w:id="2023" w:author="Author C" w:date="2026-01-08T10:00:00Z">
        <w:r>
          <w:t xml:space="preserve">The meeting forecast. </w:t>
        </w:r>
      </w:ins>
      <w:del w:id="2024" w:author="Author B" w:date="2026-01-09T10:00:00Z">
        <w:r>
          <w:delText xml:space="preserve">Inventory relevant group. </w:delText>
        </w:r>
      </w:del>
      <w:ins w:id="2025" w:author="Author B" w:date="2026-01-10T10:00:00Z">
        <w:r>
          <w:t xml:space="preserve">Notice claim team. </w:t>
        </w:r>
      </w:ins>
      <w:del w:id="2026" w:author="Author A" w:date="2026-01-11T10:00:00Z">
        <w:r>
          <w:delText xml:space="preserve">Pilot receipt corporate. </w:delText>
        </w:r>
      </w:del>
      <w:ins w:id="2027" w:author="Author A" w:date="2026-01-12T10:00:00Z">
        <w:r>
          <w:t xml:space="preserve">Regional maintenance accessibility. </w:t>
        </w:r>
      </w:ins>
      <w:del w:id="2028" w:author="Author C" w:date="2026-01-13T10:00:00Z">
        <w:r>
          <w:delText xml:space="preserve">Trend suggestions board. </w:delText>
        </w:r>
      </w:del>
      <w:ins w:id="2029" w:author="Author C" w:date="2026-01-14T10:00:00Z">
        <w:r>
          <w:t xml:space="preserve">The meeting forecast. </w:t>
        </w:r>
      </w:ins>
      <w:del w:id="2030" w:author="Author B" w:date="2026-01-15T10:00:00Z">
        <w:r>
          <w:delText xml:space="preserve">Inventory relevant group. </w:delText>
        </w:r>
      </w:del>
    </w:p>
    <w:p>
      <w:commentRangeStart w:id="203"/>
      <w:r>
        <w:t xml:space="preserve">Trend suggestions board order.</w:t>
      </w:r>
      <w:commentRangeEnd w:id="203"/>
      <w:r>
        <w:rPr>
          <w:rStyle w:val="CommentReference"/>
        </w:rPr>
        <w:commentReference w:id="203"/>
      </w:r>
      <w:r>
        <w:t xml:space="preserve"> </w:t>
      </w:r>
      <w:ins w:id="2031" w:author="Author A" w:date="2026-01-16T10:00:00Z">
        <w:r>
          <w:t xml:space="preserve">Trend suggestions board. </w:t>
        </w:r>
      </w:ins>
      <w:del w:id="2032" w:author="Author C" w:date="2026-01-17T10:00:00Z">
        <w:r>
          <w:delText xml:space="preserve">The meeting forecast. </w:delText>
        </w:r>
      </w:del>
      <w:ins w:id="2033" w:author="Author C" w:date="2026-01-18T10:00:00Z">
        <w:r>
          <w:t xml:space="preserve">Inventory relevant group. </w:t>
        </w:r>
      </w:ins>
      <w:del w:id="2034" w:author="Author B" w:date="2026-01-19T10:00:00Z">
        <w:r>
          <w:delText xml:space="preserve">Notice claim team. </w:delText>
        </w:r>
      </w:del>
      <w:ins w:id="2035" w:author="Author B" w:date="2026-01-20T10:00:00Z">
        <w:r>
          <w:t xml:space="preserve">Pilot receipt corporate. </w:t>
        </w:r>
      </w:ins>
      <w:del w:id="2036" w:author="Author A" w:date="2026-01-21T10:00:00Z">
        <w:r>
          <w:delText xml:space="preserve">Regional maintenance accessibility. </w:delText>
        </w:r>
      </w:del>
      <w:ins w:id="2037" w:author="Author A" w:date="2026-01-22T10:00:00Z">
        <w:r>
          <w:t xml:space="preserve">Trend suggestions board. </w:t>
        </w:r>
      </w:ins>
      <w:del w:id="2038" w:author="Author C" w:date="2026-01-23T10:00:00Z">
        <w:r>
          <w:delText xml:space="preserve">The meeting forecast. </w:delText>
        </w:r>
      </w:del>
      <w:ins w:id="2039" w:author="Author C" w:date="2026-01-24T10:00:00Z">
        <w:r>
          <w:t xml:space="preserve">Inventory relevant group. </w:t>
        </w:r>
      </w:ins>
      <w:del w:id="2040" w:author="Author B" w:date="2026-01-25T10:00:00Z">
        <w:r>
          <w:delText xml:space="preserve">Notice claim team. </w:delText>
        </w:r>
      </w:del>
    </w:p>
    <w:p>
      <w:commentRangeStart w:id="204"/>
      <w:r>
        <w:t xml:space="preserve">The meeting forecast hereby.</w:t>
      </w:r>
      <w:commentRangeEnd w:id="204"/>
      <w:r>
        <w:rPr>
          <w:rStyle w:val="CommentReference"/>
        </w:rPr>
        <w:commentReference w:id="204"/>
      </w:r>
      <w:r>
        <w:t xml:space="preserve"> </w:t>
      </w:r>
      <w:ins w:id="2041" w:author="Author A" w:date="2026-01-26T10:00:00Z">
        <w:r>
          <w:t xml:space="preserve">The meeting forecast. </w:t>
        </w:r>
      </w:ins>
      <w:del w:id="2042" w:author="Author C" w:date="2026-01-27T10:00:00Z">
        <w:r>
          <w:delText xml:space="preserve">Inventory relevant group. </w:delText>
        </w:r>
      </w:del>
      <w:ins w:id="2043" w:author="Author C" w:date="2026-01-28T10:00:00Z">
        <w:r>
          <w:t xml:space="preserve">Notice claim team. </w:t>
        </w:r>
      </w:ins>
      <w:del w:id="2044" w:author="Author B" w:date="2026-01-01T10:00:00Z">
        <w:r>
          <w:delText xml:space="preserve">Pilot receipt corporate. </w:delText>
        </w:r>
      </w:del>
      <w:ins w:id="2045" w:author="Author B" w:date="2026-01-02T10:00:00Z">
        <w:r>
          <w:t xml:space="preserve">Regional maintenance accessibility. </w:t>
        </w:r>
      </w:ins>
      <w:del w:id="2046" w:author="Author A" w:date="2026-01-03T10:00:00Z">
        <w:r>
          <w:delText xml:space="preserve">Trend suggestions board. </w:delText>
        </w:r>
      </w:del>
      <w:ins w:id="2047" w:author="Author A" w:date="2026-01-04T10:00:00Z">
        <w:r>
          <w:t xml:space="preserve">The meeting forecast. </w:t>
        </w:r>
      </w:ins>
      <w:del w:id="2048" w:author="Author C" w:date="2026-01-05T10:00:00Z">
        <w:r>
          <w:delText xml:space="preserve">Inventory relevant group. </w:delText>
        </w:r>
      </w:del>
      <w:ins w:id="2049" w:author="Author C" w:date="2026-01-06T10:00:00Z">
        <w:r>
          <w:t xml:space="preserve">Notice claim team. </w:t>
        </w:r>
      </w:ins>
      <w:del w:id="2050" w:author="Author B" w:date="2026-01-07T10:00:00Z">
        <w:r>
          <w:delText xml:space="preserve">Pilot receipt corporate. </w:delText>
        </w:r>
      </w:del>
    </w:p>
    <w:p>
      <w:commentRangeStart w:id="205"/>
      <w:r>
        <w:t xml:space="preserve">Inventory relevant group relief.</w:t>
      </w:r>
      <w:commentRangeEnd w:id="205"/>
      <w:r>
        <w:rPr>
          <w:rStyle w:val="CommentReference"/>
        </w:rPr>
        <w:commentReference w:id="205"/>
      </w:r>
      <w:r>
        <w:t xml:space="preserve"> </w:t>
      </w:r>
      <w:ins w:id="2051" w:author="Author A" w:date="2026-01-08T10:00:00Z">
        <w:r>
          <w:t xml:space="preserve">Inventory relevant group. </w:t>
        </w:r>
      </w:ins>
      <w:del w:id="2052" w:author="Author C" w:date="2026-01-09T10:00:00Z">
        <w:r>
          <w:delText xml:space="preserve">Notice claim team. </w:delText>
        </w:r>
      </w:del>
      <w:ins w:id="2053" w:author="Author C" w:date="2026-01-10T10:00:00Z">
        <w:r>
          <w:t xml:space="preserve">Pilot receipt corporate. </w:t>
        </w:r>
      </w:ins>
      <w:del w:id="2054" w:author="Author B" w:date="2026-01-11T10:00:00Z">
        <w:r>
          <w:delText xml:space="preserve">Regional maintenance accessibility. </w:delText>
        </w:r>
      </w:del>
      <w:ins w:id="2055" w:author="Author B" w:date="2026-01-12T10:00:00Z">
        <w:r>
          <w:t xml:space="preserve">Trend suggestions board. </w:t>
        </w:r>
      </w:ins>
      <w:del w:id="2056" w:author="Author A" w:date="2026-01-13T10:00:00Z">
        <w:r>
          <w:delText xml:space="preserve">The meeting forecast. </w:delText>
        </w:r>
      </w:del>
      <w:ins w:id="2057" w:author="Author A" w:date="2026-01-14T10:00:00Z">
        <w:r>
          <w:t xml:space="preserve">Inventory relevant group. </w:t>
        </w:r>
      </w:ins>
      <w:del w:id="2058" w:author="Author C" w:date="2026-01-15T10:00:00Z">
        <w:r>
          <w:delText xml:space="preserve">Notice claim team. </w:delText>
        </w:r>
      </w:del>
      <w:ins w:id="2059" w:author="Author C" w:date="2026-01-16T10:00:00Z">
        <w:r>
          <w:t xml:space="preserve">Pilot receipt corporate. </w:t>
        </w:r>
      </w:ins>
      <w:del w:id="2060" w:author="Author B" w:date="2026-01-17T10:00:00Z">
        <w:r>
          <w:delText xml:space="preserve">Regional maintenance accessibility. </w:delText>
        </w:r>
      </w:del>
    </w:p>
    <w:p>
      <w:commentRangeStart w:id="206"/>
      <w:r>
        <w:t xml:space="preserve">Notice claim team export.</w:t>
      </w:r>
      <w:commentRangeEnd w:id="206"/>
      <w:r>
        <w:rPr>
          <w:rStyle w:val="CommentReference"/>
        </w:rPr>
        <w:commentReference w:id="206"/>
      </w:r>
      <w:r>
        <w:t xml:space="preserve"> </w:t>
      </w:r>
      <w:ins w:id="2061" w:author="Author A" w:date="2026-01-18T10:00:00Z">
        <w:r>
          <w:t xml:space="preserve">Notice claim team. </w:t>
        </w:r>
      </w:ins>
      <w:del w:id="2062" w:author="Author C" w:date="2026-01-19T10:00:00Z">
        <w:r>
          <w:delText xml:space="preserve">Pilot receipt corporate. </w:delText>
        </w:r>
      </w:del>
      <w:ins w:id="2063" w:author="Author C" w:date="2026-01-20T10:00:00Z">
        <w:r>
          <w:t xml:space="preserve">Regional maintenance accessibility. </w:t>
        </w:r>
      </w:ins>
      <w:del w:id="2064" w:author="Author B" w:date="2026-01-21T10:00:00Z">
        <w:r>
          <w:delText xml:space="preserve">Trend suggestions board. </w:delText>
        </w:r>
      </w:del>
      <w:ins w:id="2065" w:author="Author B" w:date="2026-01-22T10:00:00Z">
        <w:r>
          <w:t xml:space="preserve">The meeting forecast. </w:t>
        </w:r>
      </w:ins>
      <w:del w:id="2066" w:author="Author A" w:date="2026-01-23T10:00:00Z">
        <w:r>
          <w:delText xml:space="preserve">Inventory relevant group. </w:delText>
        </w:r>
      </w:del>
      <w:ins w:id="2067" w:author="Author A" w:date="2026-01-24T10:00:00Z">
        <w:r>
          <w:t xml:space="preserve">Notice claim team. </w:t>
        </w:r>
      </w:ins>
      <w:del w:id="2068" w:author="Author C" w:date="2026-01-25T10:00:00Z">
        <w:r>
          <w:delText xml:space="preserve">Pilot receipt corporate. </w:delText>
        </w:r>
      </w:del>
      <w:ins w:id="2069" w:author="Author C" w:date="2026-01-26T10:00:00Z">
        <w:r>
          <w:t xml:space="preserve">Regional maintenance accessibility. </w:t>
        </w:r>
      </w:ins>
      <w:del w:id="2070" w:author="Author B" w:date="2026-01-27T10:00:00Z">
        <w:r>
          <w:delText xml:space="preserve">Trend suggestions board. </w:delText>
        </w:r>
      </w:del>
    </w:p>
    <w:p>
      <w:commentRangeStart w:id="207"/>
      <w:r>
        <w:t xml:space="preserve">Pilot receipt corporate requirement.</w:t>
      </w:r>
      <w:commentRangeEnd w:id="207"/>
      <w:r>
        <w:rPr>
          <w:rStyle w:val="CommentReference"/>
        </w:rPr>
        <w:commentReference w:id="207"/>
      </w:r>
      <w:r>
        <w:t xml:space="preserve"> </w:t>
      </w:r>
      <w:ins w:id="2071" w:author="Author A" w:date="2026-01-28T10:00:00Z">
        <w:r>
          <w:t xml:space="preserve">Pilot receipt corporate. </w:t>
        </w:r>
      </w:ins>
      <w:del w:id="2072" w:author="Author C" w:date="2026-01-01T10:00:00Z">
        <w:r>
          <w:delText xml:space="preserve">Regional maintenance accessibility. </w:delText>
        </w:r>
      </w:del>
      <w:ins w:id="2073" w:author="Author C" w:date="2026-01-02T10:00:00Z">
        <w:r>
          <w:t xml:space="preserve">Trend suggestions board. </w:t>
        </w:r>
      </w:ins>
      <w:del w:id="2074" w:author="Author B" w:date="2026-01-03T10:00:00Z">
        <w:r>
          <w:delText xml:space="preserve">The meeting forecast. </w:delText>
        </w:r>
      </w:del>
      <w:ins w:id="2075" w:author="Author B" w:date="2026-01-04T10:00:00Z">
        <w:r>
          <w:t xml:space="preserve">Inventory relevant group. </w:t>
        </w:r>
      </w:ins>
      <w:del w:id="2076" w:author="Author A" w:date="2026-01-05T10:00:00Z">
        <w:r>
          <w:delText xml:space="preserve">Notice claim team. </w:delText>
        </w:r>
      </w:del>
      <w:ins w:id="2077" w:author="Author A" w:date="2026-01-06T10:00:00Z">
        <w:r>
          <w:t xml:space="preserve">Pilot receipt corporate. </w:t>
        </w:r>
      </w:ins>
      <w:del w:id="2078" w:author="Author C" w:date="2026-01-07T10:00:00Z">
        <w:r>
          <w:delText xml:space="preserve">Regional maintenance accessibility. </w:delText>
        </w:r>
      </w:del>
      <w:ins w:id="2079" w:author="Author C" w:date="2026-01-08T10:00:00Z">
        <w:r>
          <w:t xml:space="preserve">Trend suggestions board. </w:t>
        </w:r>
      </w:ins>
      <w:del w:id="2080" w:author="Author B" w:date="2026-01-09T10:00:00Z">
        <w:r>
          <w:delText xml:space="preserve">The meeting forecast. </w:delText>
        </w:r>
      </w:del>
    </w:p>
    <w:p>
      <w:commentRangeStart w:id="208"/>
      <w:r>
        <w:t xml:space="preserve">Regional maintenance accessibility tax.</w:t>
      </w:r>
      <w:commentRangeEnd w:id="208"/>
      <w:r>
        <w:rPr>
          <w:rStyle w:val="CommentReference"/>
        </w:rPr>
        <w:commentReference w:id="208"/>
      </w:r>
      <w:r>
        <w:t xml:space="preserve"> </w:t>
      </w:r>
      <w:ins w:id="2081" w:author="Author A" w:date="2026-01-10T10:00:00Z">
        <w:r>
          <w:t xml:space="preserve">Regional maintenance accessibility. </w:t>
        </w:r>
      </w:ins>
      <w:del w:id="2082" w:author="Author C" w:date="2026-01-11T10:00:00Z">
        <w:r>
          <w:delText xml:space="preserve">Trend suggestions board. </w:delText>
        </w:r>
      </w:del>
      <w:ins w:id="2083" w:author="Author C" w:date="2026-01-12T10:00:00Z">
        <w:r>
          <w:t xml:space="preserve">The meeting forecast. </w:t>
        </w:r>
      </w:ins>
      <w:del w:id="2084" w:author="Author B" w:date="2026-01-13T10:00:00Z">
        <w:r>
          <w:delText xml:space="preserve">Inventory relevant group. </w:delText>
        </w:r>
      </w:del>
      <w:ins w:id="2085" w:author="Author B" w:date="2026-01-14T10:00:00Z">
        <w:r>
          <w:t xml:space="preserve">Notice claim team. </w:t>
        </w:r>
      </w:ins>
      <w:del w:id="2086" w:author="Author A" w:date="2026-01-15T10:00:00Z">
        <w:r>
          <w:delText xml:space="preserve">Pilot receipt corporate. </w:delText>
        </w:r>
      </w:del>
      <w:ins w:id="2087" w:author="Author A" w:date="2026-01-16T10:00:00Z">
        <w:r>
          <w:t xml:space="preserve">Regional maintenance accessibility. </w:t>
        </w:r>
      </w:ins>
      <w:del w:id="2088" w:author="Author C" w:date="2026-01-17T10:00:00Z">
        <w:r>
          <w:delText xml:space="preserve">Trend suggestions board. </w:delText>
        </w:r>
      </w:del>
      <w:ins w:id="2089" w:author="Author C" w:date="2026-01-18T10:00:00Z">
        <w:r>
          <w:t xml:space="preserve">The meeting forecast. </w:t>
        </w:r>
      </w:ins>
      <w:del w:id="2090" w:author="Author B" w:date="2026-01-19T10:00:00Z">
        <w:r>
          <w:delText xml:space="preserve">Inventory relevant group. </w:delText>
        </w:r>
      </w:del>
    </w:p>
    <w:p>
      <w:commentRangeStart w:id="209"/>
      <w:r>
        <w:t xml:space="preserve">Trend suggestions board order.</w:t>
      </w:r>
      <w:commentRangeEnd w:id="209"/>
      <w:r>
        <w:rPr>
          <w:rStyle w:val="CommentReference"/>
        </w:rPr>
        <w:commentReference w:id="209"/>
      </w:r>
      <w:r>
        <w:t xml:space="preserve"> </w:t>
      </w:r>
      <w:ins w:id="2091" w:author="Author A" w:date="2026-01-20T10:00:00Z">
        <w:r>
          <w:t xml:space="preserve">Trend suggestions board. </w:t>
        </w:r>
      </w:ins>
      <w:del w:id="2092" w:author="Author C" w:date="2026-01-21T10:00:00Z">
        <w:r>
          <w:delText xml:space="preserve">The meeting forecast. </w:delText>
        </w:r>
      </w:del>
      <w:ins w:id="2093" w:author="Author C" w:date="2026-01-22T10:00:00Z">
        <w:r>
          <w:t xml:space="preserve">Inventory relevant group. </w:t>
        </w:r>
      </w:ins>
      <w:del w:id="2094" w:author="Author B" w:date="2026-01-23T10:00:00Z">
        <w:r>
          <w:delText xml:space="preserve">Notice claim team. </w:delText>
        </w:r>
      </w:del>
      <w:ins w:id="2095" w:author="Author B" w:date="2026-01-24T10:00:00Z">
        <w:r>
          <w:t xml:space="preserve">Pilot receipt corporate. </w:t>
        </w:r>
      </w:ins>
      <w:del w:id="2096" w:author="Author A" w:date="2026-01-25T10:00:00Z">
        <w:r>
          <w:delText xml:space="preserve">Regional maintenance accessibility. </w:delText>
        </w:r>
      </w:del>
      <w:ins w:id="2097" w:author="Author A" w:date="2026-01-26T10:00:00Z">
        <w:r>
          <w:t xml:space="preserve">Trend suggestions board. </w:t>
        </w:r>
      </w:ins>
      <w:del w:id="2098" w:author="Author C" w:date="2026-01-27T10:00:00Z">
        <w:r>
          <w:delText xml:space="preserve">The meeting forecast. </w:delText>
        </w:r>
      </w:del>
      <w:ins w:id="2099" w:author="Author C" w:date="2026-01-28T10:00:00Z">
        <w:r>
          <w:t xml:space="preserve">Inventory relevant group. </w:t>
        </w:r>
      </w:ins>
      <w:del w:id="2100" w:author="Author B" w:date="2026-01-01T10:00:00Z">
        <w:r>
          <w:delText xml:space="preserve">Notice claim team. </w:delText>
        </w:r>
      </w:del>
    </w:p>
    <w:p>
      <w:commentRangeStart w:id="210"/>
      <w:r>
        <w:t xml:space="preserve">The meeting forecast hereby.</w:t>
      </w:r>
      <w:commentRangeEnd w:id="210"/>
      <w:r>
        <w:rPr>
          <w:rStyle w:val="CommentReference"/>
        </w:rPr>
        <w:commentReference w:id="210"/>
      </w:r>
      <w:r>
        <w:t xml:space="preserve"> </w:t>
      </w:r>
      <w:ins w:id="2101" w:author="Author A" w:date="2026-01-02T10:00:00Z">
        <w:r>
          <w:t xml:space="preserve">The meeting forecast. </w:t>
        </w:r>
      </w:ins>
      <w:del w:id="2102" w:author="Author C" w:date="2026-01-03T10:00:00Z">
        <w:r>
          <w:delText xml:space="preserve">Inventory relevant group. </w:delText>
        </w:r>
      </w:del>
      <w:ins w:id="2103" w:author="Author C" w:date="2026-01-04T10:00:00Z">
        <w:r>
          <w:t xml:space="preserve">Notice claim team. </w:t>
        </w:r>
      </w:ins>
      <w:del w:id="2104" w:author="Author B" w:date="2026-01-05T10:00:00Z">
        <w:r>
          <w:delText xml:space="preserve">Pilot receipt corporate. </w:delText>
        </w:r>
      </w:del>
      <w:ins w:id="2105" w:author="Author B" w:date="2026-01-06T10:00:00Z">
        <w:r>
          <w:t xml:space="preserve">Regional maintenance accessibility. </w:t>
        </w:r>
      </w:ins>
      <w:del w:id="2106" w:author="Author A" w:date="2026-01-07T10:00:00Z">
        <w:r>
          <w:delText xml:space="preserve">Trend suggestions board. </w:delText>
        </w:r>
      </w:del>
      <w:ins w:id="2107" w:author="Author A" w:date="2026-01-08T10:00:00Z">
        <w:r>
          <w:t xml:space="preserve">The meeting forecast. </w:t>
        </w:r>
      </w:ins>
      <w:del w:id="2108" w:author="Author C" w:date="2026-01-09T10:00:00Z">
        <w:r>
          <w:delText xml:space="preserve">Inventory relevant group. </w:delText>
        </w:r>
      </w:del>
      <w:ins w:id="2109" w:author="Author C" w:date="2026-01-10T10:00:00Z">
        <w:r>
          <w:t xml:space="preserve">Notice claim team. </w:t>
        </w:r>
      </w:ins>
      <w:del w:id="2110" w:author="Author B" w:date="2026-01-11T10:00:00Z">
        <w:r>
          <w:delText xml:space="preserve">Pilot receipt corporate. </w:delText>
        </w:r>
      </w:del>
    </w:p>
    <w:p>
      <w:commentRangeStart w:id="211"/>
      <w:r>
        <w:t xml:space="preserve">Inventory relevant group relief.</w:t>
      </w:r>
      <w:commentRangeEnd w:id="211"/>
      <w:r>
        <w:rPr>
          <w:rStyle w:val="CommentReference"/>
        </w:rPr>
        <w:commentReference w:id="211"/>
      </w:r>
      <w:r>
        <w:t xml:space="preserve"> </w:t>
      </w:r>
      <w:ins w:id="2111" w:author="Author A" w:date="2026-01-12T10:00:00Z">
        <w:r>
          <w:t xml:space="preserve">Inventory relevant group. </w:t>
        </w:r>
      </w:ins>
      <w:del w:id="2112" w:author="Author C" w:date="2026-01-13T10:00:00Z">
        <w:r>
          <w:delText xml:space="preserve">Notice claim team. </w:delText>
        </w:r>
      </w:del>
      <w:ins w:id="2113" w:author="Author C" w:date="2026-01-14T10:00:00Z">
        <w:r>
          <w:t xml:space="preserve">Pilot receipt corporate. </w:t>
        </w:r>
      </w:ins>
      <w:del w:id="2114" w:author="Author B" w:date="2026-01-15T10:00:00Z">
        <w:r>
          <w:delText xml:space="preserve">Regional maintenance accessibility. </w:delText>
        </w:r>
      </w:del>
      <w:ins w:id="2115" w:author="Author B" w:date="2026-01-16T10:00:00Z">
        <w:r>
          <w:t xml:space="preserve">Trend suggestions board. </w:t>
        </w:r>
      </w:ins>
      <w:del w:id="2116" w:author="Author A" w:date="2026-01-17T10:00:00Z">
        <w:r>
          <w:delText xml:space="preserve">The meeting forecast. </w:delText>
        </w:r>
      </w:del>
      <w:ins w:id="2117" w:author="Author A" w:date="2026-01-18T10:00:00Z">
        <w:r>
          <w:t xml:space="preserve">Inventory relevant group. </w:t>
        </w:r>
      </w:ins>
      <w:del w:id="2118" w:author="Author C" w:date="2026-01-19T10:00:00Z">
        <w:r>
          <w:delText xml:space="preserve">Notice claim team. </w:delText>
        </w:r>
      </w:del>
      <w:ins w:id="2119" w:author="Author C" w:date="2026-01-20T10:00:00Z">
        <w:r>
          <w:t xml:space="preserve">Pilot receipt corporate. </w:t>
        </w:r>
      </w:ins>
      <w:del w:id="2120" w:author="Author B" w:date="2026-01-21T10:00:00Z">
        <w:r>
          <w:delText xml:space="preserve">Regional maintenance accessibility. </w:delText>
        </w:r>
      </w:del>
    </w:p>
    <w:p>
      <w:commentRangeStart w:id="212"/>
      <w:r>
        <w:t xml:space="preserve">Notice claim team export.</w:t>
      </w:r>
      <w:commentRangeEnd w:id="212"/>
      <w:r>
        <w:rPr>
          <w:rStyle w:val="CommentReference"/>
        </w:rPr>
        <w:commentReference w:id="212"/>
      </w:r>
      <w:r>
        <w:t xml:space="preserve"> </w:t>
      </w:r>
      <w:ins w:id="2121" w:author="Author A" w:date="2026-01-22T10:00:00Z">
        <w:r>
          <w:t xml:space="preserve">Notice claim team. </w:t>
        </w:r>
      </w:ins>
      <w:del w:id="2122" w:author="Author C" w:date="2026-01-23T10:00:00Z">
        <w:r>
          <w:delText xml:space="preserve">Pilot receipt corporate. </w:delText>
        </w:r>
      </w:del>
      <w:ins w:id="2123" w:author="Author C" w:date="2026-01-24T10:00:00Z">
        <w:r>
          <w:t xml:space="preserve">Regional maintenance accessibility. </w:t>
        </w:r>
      </w:ins>
      <w:del w:id="2124" w:author="Author B" w:date="2026-01-25T10:00:00Z">
        <w:r>
          <w:delText xml:space="preserve">Trend suggestions board. </w:delText>
        </w:r>
      </w:del>
      <w:ins w:id="2125" w:author="Author B" w:date="2026-01-26T10:00:00Z">
        <w:r>
          <w:t xml:space="preserve">The meeting forecast. </w:t>
        </w:r>
      </w:ins>
      <w:del w:id="2126" w:author="Author A" w:date="2026-01-27T10:00:00Z">
        <w:r>
          <w:delText xml:space="preserve">Inventory relevant group. </w:delText>
        </w:r>
      </w:del>
      <w:ins w:id="2127" w:author="Author A" w:date="2026-01-28T10:00:00Z">
        <w:r>
          <w:t xml:space="preserve">Notice claim team. </w:t>
        </w:r>
      </w:ins>
      <w:del w:id="2128" w:author="Author C" w:date="2026-01-01T10:00:00Z">
        <w:r>
          <w:delText xml:space="preserve">Pilot receipt corporate. </w:delText>
        </w:r>
      </w:del>
      <w:ins w:id="2129" w:author="Author C" w:date="2026-01-02T10:00:00Z">
        <w:r>
          <w:t xml:space="preserve">Regional maintenance accessibility. </w:t>
        </w:r>
      </w:ins>
      <w:del w:id="2130" w:author="Author B" w:date="2026-01-03T10:00:00Z">
        <w:r>
          <w:delText xml:space="preserve">Trend suggestions board. </w:delText>
        </w:r>
      </w:del>
    </w:p>
    <w:p>
      <w:commentRangeStart w:id="213"/>
      <w:r>
        <w:t xml:space="preserve">Pilot receipt corporate requirement.</w:t>
      </w:r>
      <w:commentRangeEnd w:id="213"/>
      <w:r>
        <w:rPr>
          <w:rStyle w:val="CommentReference"/>
        </w:rPr>
        <w:commentReference w:id="213"/>
      </w:r>
      <w:r>
        <w:t xml:space="preserve"> </w:t>
      </w:r>
      <w:ins w:id="2131" w:author="Author A" w:date="2026-01-04T10:00:00Z">
        <w:r>
          <w:t xml:space="preserve">Pilot receipt corporate. </w:t>
        </w:r>
      </w:ins>
      <w:del w:id="2132" w:author="Author C" w:date="2026-01-05T10:00:00Z">
        <w:r>
          <w:delText xml:space="preserve">Regional maintenance accessibility. </w:delText>
        </w:r>
      </w:del>
      <w:ins w:id="2133" w:author="Author C" w:date="2026-01-06T10:00:00Z">
        <w:r>
          <w:t xml:space="preserve">Trend suggestions board. </w:t>
        </w:r>
      </w:ins>
      <w:del w:id="2134" w:author="Author B" w:date="2026-01-07T10:00:00Z">
        <w:r>
          <w:delText xml:space="preserve">The meeting forecast. </w:delText>
        </w:r>
      </w:del>
      <w:ins w:id="2135" w:author="Author B" w:date="2026-01-08T10:00:00Z">
        <w:r>
          <w:t xml:space="preserve">Inventory relevant group. </w:t>
        </w:r>
      </w:ins>
      <w:del w:id="2136" w:author="Author A" w:date="2026-01-09T10:00:00Z">
        <w:r>
          <w:delText xml:space="preserve">Notice claim team. </w:delText>
        </w:r>
      </w:del>
      <w:ins w:id="2137" w:author="Author A" w:date="2026-01-10T10:00:00Z">
        <w:r>
          <w:t xml:space="preserve">Pilot receipt corporate. </w:t>
        </w:r>
      </w:ins>
      <w:del w:id="2138" w:author="Author C" w:date="2026-01-11T10:00:00Z">
        <w:r>
          <w:delText xml:space="preserve">Regional maintenance accessibility. </w:delText>
        </w:r>
      </w:del>
      <w:ins w:id="2139" w:author="Author C" w:date="2026-01-12T10:00:00Z">
        <w:r>
          <w:t xml:space="preserve">Trend suggestions board. </w:t>
        </w:r>
      </w:ins>
      <w:del w:id="2140" w:author="Author B" w:date="2026-01-13T10:00:00Z">
        <w:r>
          <w:delText xml:space="preserve">The meeting forecast. </w:delText>
        </w:r>
      </w:del>
    </w:p>
    <w:p>
      <w:commentRangeStart w:id="214"/>
      <w:r>
        <w:t xml:space="preserve">Regional maintenance accessibility tax.</w:t>
      </w:r>
      <w:commentRangeEnd w:id="214"/>
      <w:r>
        <w:rPr>
          <w:rStyle w:val="CommentReference"/>
        </w:rPr>
        <w:commentReference w:id="214"/>
      </w:r>
      <w:r>
        <w:t xml:space="preserve"> </w:t>
      </w:r>
      <w:ins w:id="2141" w:author="Author A" w:date="2026-01-14T10:00:00Z">
        <w:r>
          <w:t xml:space="preserve">Regional maintenance accessibility. </w:t>
        </w:r>
      </w:ins>
      <w:del w:id="2142" w:author="Author C" w:date="2026-01-15T10:00:00Z">
        <w:r>
          <w:delText xml:space="preserve">Trend suggestions board. </w:delText>
        </w:r>
      </w:del>
      <w:ins w:id="2143" w:author="Author C" w:date="2026-01-16T10:00:00Z">
        <w:r>
          <w:t xml:space="preserve">The meeting forecast. </w:t>
        </w:r>
      </w:ins>
      <w:del w:id="2144" w:author="Author B" w:date="2026-01-17T10:00:00Z">
        <w:r>
          <w:delText xml:space="preserve">Inventory relevant group. </w:delText>
        </w:r>
      </w:del>
      <w:ins w:id="2145" w:author="Author B" w:date="2026-01-18T10:00:00Z">
        <w:r>
          <w:t xml:space="preserve">Notice claim team. </w:t>
        </w:r>
      </w:ins>
      <w:del w:id="2146" w:author="Author A" w:date="2026-01-19T10:00:00Z">
        <w:r>
          <w:delText xml:space="preserve">Pilot receipt corporate. </w:delText>
        </w:r>
      </w:del>
      <w:ins w:id="2147" w:author="Author A" w:date="2026-01-20T10:00:00Z">
        <w:r>
          <w:t xml:space="preserve">Regional maintenance accessibility. </w:t>
        </w:r>
      </w:ins>
      <w:del w:id="2148" w:author="Author C" w:date="2026-01-21T10:00:00Z">
        <w:r>
          <w:delText xml:space="preserve">Trend suggestions board. </w:delText>
        </w:r>
      </w:del>
      <w:ins w:id="2149" w:author="Author C" w:date="2026-01-22T10:00:00Z">
        <w:r>
          <w:t xml:space="preserve">The meeting forecast. </w:t>
        </w:r>
      </w:ins>
      <w:del w:id="2150" w:author="Author B" w:date="2026-01-23T10:00:00Z">
        <w:r>
          <w:delText xml:space="preserve">Inventory relevant group. </w:delText>
        </w:r>
      </w:del>
    </w:p>
    <w:p>
      <w:commentRangeStart w:id="215"/>
      <w:r>
        <w:t xml:space="preserve">Trend suggestions board order.</w:t>
      </w:r>
      <w:commentRangeEnd w:id="215"/>
      <w:r>
        <w:rPr>
          <w:rStyle w:val="CommentReference"/>
        </w:rPr>
        <w:commentReference w:id="215"/>
      </w:r>
      <w:r>
        <w:t xml:space="preserve"> </w:t>
      </w:r>
      <w:ins w:id="2151" w:author="Author A" w:date="2026-01-24T10:00:00Z">
        <w:r>
          <w:t xml:space="preserve">Trend suggestions board. </w:t>
        </w:r>
      </w:ins>
      <w:del w:id="2152" w:author="Author C" w:date="2026-01-25T10:00:00Z">
        <w:r>
          <w:delText xml:space="preserve">The meeting forecast. </w:delText>
        </w:r>
      </w:del>
      <w:ins w:id="2153" w:author="Author C" w:date="2026-01-26T10:00:00Z">
        <w:r>
          <w:t xml:space="preserve">Inventory relevant group. </w:t>
        </w:r>
      </w:ins>
      <w:del w:id="2154" w:author="Author B" w:date="2026-01-27T10:00:00Z">
        <w:r>
          <w:delText xml:space="preserve">Notice claim team. </w:delText>
        </w:r>
      </w:del>
      <w:ins w:id="2155" w:author="Author B" w:date="2026-01-28T10:00:00Z">
        <w:r>
          <w:t xml:space="preserve">Pilot receipt corporate. </w:t>
        </w:r>
      </w:ins>
      <w:del w:id="2156" w:author="Author A" w:date="2026-01-01T10:00:00Z">
        <w:r>
          <w:delText xml:space="preserve">Regional maintenance accessibility. </w:delText>
        </w:r>
      </w:del>
      <w:ins w:id="2157" w:author="Author A" w:date="2026-01-02T10:00:00Z">
        <w:r>
          <w:t xml:space="preserve">Trend suggestions board. </w:t>
        </w:r>
      </w:ins>
      <w:del w:id="2158" w:author="Author C" w:date="2026-01-03T10:00:00Z">
        <w:r>
          <w:delText xml:space="preserve">The meeting forecast. </w:delText>
        </w:r>
      </w:del>
      <w:ins w:id="2159" w:author="Author C" w:date="2026-01-04T10:00:00Z">
        <w:r>
          <w:t xml:space="preserve">Inventory relevant group. </w:t>
        </w:r>
      </w:ins>
      <w:del w:id="2160" w:author="Author B" w:date="2026-01-05T10:00:00Z">
        <w:r>
          <w:delText xml:space="preserve">Notice claim team. </w:delText>
        </w:r>
      </w:del>
    </w:p>
    <w:p>
      <w:commentRangeStart w:id="216"/>
      <w:r>
        <w:t xml:space="preserve">The meeting forecast hereby.</w:t>
      </w:r>
      <w:commentRangeEnd w:id="216"/>
      <w:r>
        <w:rPr>
          <w:rStyle w:val="CommentReference"/>
        </w:rPr>
        <w:commentReference w:id="216"/>
      </w:r>
      <w:r>
        <w:t xml:space="preserve"> </w:t>
      </w:r>
      <w:ins w:id="2161" w:author="Author A" w:date="2026-01-06T10:00:00Z">
        <w:r>
          <w:t xml:space="preserve">The meeting forecast. </w:t>
        </w:r>
      </w:ins>
      <w:del w:id="2162" w:author="Author C" w:date="2026-01-07T10:00:00Z">
        <w:r>
          <w:delText xml:space="preserve">Inventory relevant group. </w:delText>
        </w:r>
      </w:del>
      <w:ins w:id="2163" w:author="Author C" w:date="2026-01-08T10:00:00Z">
        <w:r>
          <w:t xml:space="preserve">Notice claim team. </w:t>
        </w:r>
      </w:ins>
      <w:del w:id="2164" w:author="Author B" w:date="2026-01-09T10:00:00Z">
        <w:r>
          <w:delText xml:space="preserve">Pilot receipt corporate. </w:delText>
        </w:r>
      </w:del>
      <w:ins w:id="2165" w:author="Author B" w:date="2026-01-10T10:00:00Z">
        <w:r>
          <w:t xml:space="preserve">Regional maintenance accessibility. </w:t>
        </w:r>
      </w:ins>
      <w:del w:id="2166" w:author="Author A" w:date="2026-01-11T10:00:00Z">
        <w:r>
          <w:delText xml:space="preserve">Trend suggestions board. </w:delText>
        </w:r>
      </w:del>
      <w:ins w:id="2167" w:author="Author A" w:date="2026-01-12T10:00:00Z">
        <w:r>
          <w:t xml:space="preserve">The meeting forecast. </w:t>
        </w:r>
      </w:ins>
      <w:del w:id="2168" w:author="Author C" w:date="2026-01-13T10:00:00Z">
        <w:r>
          <w:delText xml:space="preserve">Inventory relevant group. </w:delText>
        </w:r>
      </w:del>
      <w:ins w:id="2169" w:author="Author C" w:date="2026-01-14T10:00:00Z">
        <w:r>
          <w:t xml:space="preserve">Notice claim team. </w:t>
        </w:r>
      </w:ins>
      <w:del w:id="2170" w:author="Author B" w:date="2026-01-15T10:00:00Z">
        <w:r>
          <w:delText xml:space="preserve">Pilot receipt corporate. </w:delText>
        </w:r>
      </w:del>
    </w:p>
    <w:p>
      <w:commentRangeStart w:id="217"/>
      <w:r>
        <w:t xml:space="preserve">Inventory relevant group relief.</w:t>
      </w:r>
      <w:commentRangeEnd w:id="217"/>
      <w:r>
        <w:rPr>
          <w:rStyle w:val="CommentReference"/>
        </w:rPr>
        <w:commentReference w:id="217"/>
      </w:r>
      <w:r>
        <w:t xml:space="preserve"> </w:t>
      </w:r>
      <w:ins w:id="2171" w:author="Author A" w:date="2026-01-16T10:00:00Z">
        <w:r>
          <w:t xml:space="preserve">Inventory relevant group. </w:t>
        </w:r>
      </w:ins>
      <w:del w:id="2172" w:author="Author C" w:date="2026-01-17T10:00:00Z">
        <w:r>
          <w:delText xml:space="preserve">Notice claim team. </w:delText>
        </w:r>
      </w:del>
      <w:ins w:id="2173" w:author="Author C" w:date="2026-01-18T10:00:00Z">
        <w:r>
          <w:t xml:space="preserve">Pilot receipt corporate. </w:t>
        </w:r>
      </w:ins>
      <w:del w:id="2174" w:author="Author B" w:date="2026-01-19T10:00:00Z">
        <w:r>
          <w:delText xml:space="preserve">Regional maintenance accessibility. </w:delText>
        </w:r>
      </w:del>
      <w:ins w:id="2175" w:author="Author B" w:date="2026-01-20T10:00:00Z">
        <w:r>
          <w:t xml:space="preserve">Trend suggestions board. </w:t>
        </w:r>
      </w:ins>
      <w:del w:id="2176" w:author="Author A" w:date="2026-01-21T10:00:00Z">
        <w:r>
          <w:delText xml:space="preserve">The meeting forecast. </w:delText>
        </w:r>
      </w:del>
      <w:ins w:id="2177" w:author="Author A" w:date="2026-01-22T10:00:00Z">
        <w:r>
          <w:t xml:space="preserve">Inventory relevant group. </w:t>
        </w:r>
      </w:ins>
      <w:del w:id="2178" w:author="Author C" w:date="2026-01-23T10:00:00Z">
        <w:r>
          <w:delText xml:space="preserve">Notice claim team. </w:delText>
        </w:r>
      </w:del>
      <w:ins w:id="2179" w:author="Author C" w:date="2026-01-24T10:00:00Z">
        <w:r>
          <w:t xml:space="preserve">Pilot receipt corporate. </w:t>
        </w:r>
      </w:ins>
      <w:del w:id="2180" w:author="Author B" w:date="2026-01-25T10:00:00Z">
        <w:r>
          <w:delText xml:space="preserve">Regional maintenance accessibility. </w:delText>
        </w:r>
      </w:del>
    </w:p>
    <w:p>
      <w:commentRangeStart w:id="218"/>
      <w:r>
        <w:t xml:space="preserve">Notice claim team export.</w:t>
      </w:r>
      <w:commentRangeEnd w:id="218"/>
      <w:r>
        <w:rPr>
          <w:rStyle w:val="CommentReference"/>
        </w:rPr>
        <w:commentReference w:id="218"/>
      </w:r>
      <w:r>
        <w:t xml:space="preserve"> </w:t>
      </w:r>
      <w:ins w:id="2181" w:author="Author A" w:date="2026-01-26T10:00:00Z">
        <w:r>
          <w:t xml:space="preserve">Notice claim team. </w:t>
        </w:r>
      </w:ins>
      <w:del w:id="2182" w:author="Author C" w:date="2026-01-27T10:00:00Z">
        <w:r>
          <w:delText xml:space="preserve">Pilot receipt corporate. </w:delText>
        </w:r>
      </w:del>
      <w:ins w:id="2183" w:author="Author C" w:date="2026-01-28T10:00:00Z">
        <w:r>
          <w:t xml:space="preserve">Regional maintenance accessibility. </w:t>
        </w:r>
      </w:ins>
      <w:del w:id="2184" w:author="Author B" w:date="2026-01-01T10:00:00Z">
        <w:r>
          <w:delText xml:space="preserve">Trend suggestions board. </w:delText>
        </w:r>
      </w:del>
      <w:ins w:id="2185" w:author="Author B" w:date="2026-01-02T10:00:00Z">
        <w:r>
          <w:t xml:space="preserve">The meeting forecast. </w:t>
        </w:r>
      </w:ins>
      <w:del w:id="2186" w:author="Author A" w:date="2026-01-03T10:00:00Z">
        <w:r>
          <w:delText xml:space="preserve">Inventory relevant group. </w:delText>
        </w:r>
      </w:del>
      <w:ins w:id="2187" w:author="Author A" w:date="2026-01-04T10:00:00Z">
        <w:r>
          <w:t xml:space="preserve">Notice claim team. </w:t>
        </w:r>
      </w:ins>
      <w:del w:id="2188" w:author="Author C" w:date="2026-01-05T10:00:00Z">
        <w:r>
          <w:delText xml:space="preserve">Pilot receipt corporate. </w:delText>
        </w:r>
      </w:del>
      <w:ins w:id="2189" w:author="Author C" w:date="2026-01-06T10:00:00Z">
        <w:r>
          <w:t xml:space="preserve">Regional maintenance accessibility. </w:t>
        </w:r>
      </w:ins>
      <w:del w:id="2190" w:author="Author B" w:date="2026-01-07T10:00:00Z">
        <w:r>
          <w:delText xml:space="preserve">Trend suggestions board. </w:delText>
        </w:r>
      </w:del>
    </w:p>
    <w:p>
      <w:commentRangeStart w:id="219"/>
      <w:r>
        <w:t xml:space="preserve">Pilot receipt corporate requirement.</w:t>
      </w:r>
      <w:commentRangeEnd w:id="219"/>
      <w:r>
        <w:rPr>
          <w:rStyle w:val="CommentReference"/>
        </w:rPr>
        <w:commentReference w:id="219"/>
      </w:r>
      <w:r>
        <w:t xml:space="preserve"> </w:t>
      </w:r>
      <w:ins w:id="2191" w:author="Author A" w:date="2026-01-08T10:00:00Z">
        <w:r>
          <w:t xml:space="preserve">Pilot receipt corporate. </w:t>
        </w:r>
      </w:ins>
      <w:del w:id="2192" w:author="Author C" w:date="2026-01-09T10:00:00Z">
        <w:r>
          <w:delText xml:space="preserve">Regional maintenance accessibility. </w:delText>
        </w:r>
      </w:del>
      <w:ins w:id="2193" w:author="Author C" w:date="2026-01-10T10:00:00Z">
        <w:r>
          <w:t xml:space="preserve">Trend suggestions board. </w:t>
        </w:r>
      </w:ins>
      <w:del w:id="2194" w:author="Author B" w:date="2026-01-11T10:00:00Z">
        <w:r>
          <w:delText xml:space="preserve">The meeting forecast. </w:delText>
        </w:r>
      </w:del>
      <w:ins w:id="2195" w:author="Author B" w:date="2026-01-12T10:00:00Z">
        <w:r>
          <w:t xml:space="preserve">Inventory relevant group. </w:t>
        </w:r>
      </w:ins>
      <w:del w:id="2196" w:author="Author A" w:date="2026-01-13T10:00:00Z">
        <w:r>
          <w:delText xml:space="preserve">Notice claim team. </w:delText>
        </w:r>
      </w:del>
      <w:ins w:id="2197" w:author="Author A" w:date="2026-01-14T10:00:00Z">
        <w:r>
          <w:t xml:space="preserve">Pilot receipt corporate. </w:t>
        </w:r>
      </w:ins>
      <w:del w:id="2198" w:author="Author C" w:date="2026-01-15T10:00:00Z">
        <w:r>
          <w:delText xml:space="preserve">Regional maintenance accessibility. </w:delText>
        </w:r>
      </w:del>
      <w:ins w:id="2199" w:author="Author C" w:date="2026-01-16T10:00:00Z">
        <w:r>
          <w:t xml:space="preserve">Trend suggestions board. </w:t>
        </w:r>
      </w:ins>
      <w:del w:id="2200" w:author="Author B" w:date="2026-01-17T10:00:00Z">
        <w:r>
          <w:delText xml:space="preserve">The meeting forecast. </w:delText>
        </w:r>
      </w:del>
    </w:p>
    <w:p>
      <w:commentRangeStart w:id="220"/>
      <w:r>
        <w:t xml:space="preserve">Regional maintenance accessibility tax.</w:t>
      </w:r>
      <w:commentRangeEnd w:id="220"/>
      <w:r>
        <w:rPr>
          <w:rStyle w:val="CommentReference"/>
        </w:rPr>
        <w:commentReference w:id="220"/>
      </w:r>
      <w:r>
        <w:t xml:space="preserve"> </w:t>
      </w:r>
      <w:ins w:id="2201" w:author="Author A" w:date="2026-01-18T10:00:00Z">
        <w:r>
          <w:t xml:space="preserve">Regional maintenance accessibility. </w:t>
        </w:r>
      </w:ins>
      <w:del w:id="2202" w:author="Author C" w:date="2026-01-19T10:00:00Z">
        <w:r>
          <w:delText xml:space="preserve">Trend suggestions board. </w:delText>
        </w:r>
      </w:del>
      <w:ins w:id="2203" w:author="Author C" w:date="2026-01-20T10:00:00Z">
        <w:r>
          <w:t xml:space="preserve">The meeting forecast. </w:t>
        </w:r>
      </w:ins>
      <w:del w:id="2204" w:author="Author B" w:date="2026-01-21T10:00:00Z">
        <w:r>
          <w:delText xml:space="preserve">Inventory relevant group. </w:delText>
        </w:r>
      </w:del>
      <w:ins w:id="2205" w:author="Author B" w:date="2026-01-22T10:00:00Z">
        <w:r>
          <w:t xml:space="preserve">Notice claim team. </w:t>
        </w:r>
      </w:ins>
      <w:del w:id="2206" w:author="Author A" w:date="2026-01-23T10:00:00Z">
        <w:r>
          <w:delText xml:space="preserve">Pilot receipt corporate. </w:delText>
        </w:r>
      </w:del>
      <w:ins w:id="2207" w:author="Author A" w:date="2026-01-24T10:00:00Z">
        <w:r>
          <w:t xml:space="preserve">Regional maintenance accessibility. </w:t>
        </w:r>
      </w:ins>
      <w:del w:id="2208" w:author="Author C" w:date="2026-01-25T10:00:00Z">
        <w:r>
          <w:delText xml:space="preserve">Trend suggestions board. </w:delText>
        </w:r>
      </w:del>
      <w:ins w:id="2209" w:author="Author C" w:date="2026-01-26T10:00:00Z">
        <w:r>
          <w:t xml:space="preserve">The meeting forecast. </w:t>
        </w:r>
      </w:ins>
      <w:del w:id="2210" w:author="Author B" w:date="2026-01-27T10:00:00Z">
        <w:r>
          <w:delText xml:space="preserve">Inventory relevant group. </w:delText>
        </w:r>
      </w:del>
    </w:p>
    <w:p>
      <w:commentRangeStart w:id="221"/>
      <w:r>
        <w:t xml:space="preserve">Trend suggestions board order.</w:t>
      </w:r>
      <w:commentRangeEnd w:id="221"/>
      <w:r>
        <w:rPr>
          <w:rStyle w:val="CommentReference"/>
        </w:rPr>
        <w:commentReference w:id="221"/>
      </w:r>
      <w:r>
        <w:t xml:space="preserve"> </w:t>
      </w:r>
      <w:ins w:id="2211" w:author="Author A" w:date="2026-01-28T10:00:00Z">
        <w:r>
          <w:t xml:space="preserve">Trend suggestions board. </w:t>
        </w:r>
      </w:ins>
      <w:del w:id="2212" w:author="Author C" w:date="2026-01-01T10:00:00Z">
        <w:r>
          <w:delText xml:space="preserve">The meeting forecast. </w:delText>
        </w:r>
      </w:del>
      <w:ins w:id="2213" w:author="Author C" w:date="2026-01-02T10:00:00Z">
        <w:r>
          <w:t xml:space="preserve">Inventory relevant group. </w:t>
        </w:r>
      </w:ins>
      <w:del w:id="2214" w:author="Author B" w:date="2026-01-03T10:00:00Z">
        <w:r>
          <w:delText xml:space="preserve">Notice claim team. </w:delText>
        </w:r>
      </w:del>
      <w:ins w:id="2215" w:author="Author B" w:date="2026-01-04T10:00:00Z">
        <w:r>
          <w:t xml:space="preserve">Pilot receipt corporate. </w:t>
        </w:r>
      </w:ins>
      <w:del w:id="2216" w:author="Author A" w:date="2026-01-05T10:00:00Z">
        <w:r>
          <w:delText xml:space="preserve">Regional maintenance accessibility. </w:delText>
        </w:r>
      </w:del>
      <w:ins w:id="2217" w:author="Author A" w:date="2026-01-06T10:00:00Z">
        <w:r>
          <w:t xml:space="preserve">Trend suggestions board. </w:t>
        </w:r>
      </w:ins>
      <w:del w:id="2218" w:author="Author C" w:date="2026-01-07T10:00:00Z">
        <w:r>
          <w:delText xml:space="preserve">The meeting forecast. </w:delText>
        </w:r>
      </w:del>
      <w:ins w:id="2219" w:author="Author C" w:date="2026-01-08T10:00:00Z">
        <w:r>
          <w:t xml:space="preserve">Inventory relevant group. </w:t>
        </w:r>
      </w:ins>
      <w:del w:id="2220" w:author="Author B" w:date="2026-01-09T10:00:00Z">
        <w:r>
          <w:delText xml:space="preserve">Notice claim team. </w:delText>
        </w:r>
      </w:del>
    </w:p>
    <w:p>
      <w:commentRangeStart w:id="222"/>
      <w:r>
        <w:t xml:space="preserve">The meeting forecast hereby.</w:t>
      </w:r>
      <w:commentRangeEnd w:id="222"/>
      <w:r>
        <w:rPr>
          <w:rStyle w:val="CommentReference"/>
        </w:rPr>
        <w:commentReference w:id="222"/>
      </w:r>
      <w:r>
        <w:t xml:space="preserve"> </w:t>
      </w:r>
      <w:ins w:id="2221" w:author="Author A" w:date="2026-01-10T10:00:00Z">
        <w:r>
          <w:t xml:space="preserve">The meeting forecast. </w:t>
        </w:r>
      </w:ins>
      <w:del w:id="2222" w:author="Author C" w:date="2026-01-11T10:00:00Z">
        <w:r>
          <w:delText xml:space="preserve">Inventory relevant group. </w:delText>
        </w:r>
      </w:del>
      <w:ins w:id="2223" w:author="Author C" w:date="2026-01-12T10:00:00Z">
        <w:r>
          <w:t xml:space="preserve">Notice claim team. </w:t>
        </w:r>
      </w:ins>
      <w:del w:id="2224" w:author="Author B" w:date="2026-01-13T10:00:00Z">
        <w:r>
          <w:delText xml:space="preserve">Pilot receipt corporate. </w:delText>
        </w:r>
      </w:del>
      <w:ins w:id="2225" w:author="Author B" w:date="2026-01-14T10:00:00Z">
        <w:r>
          <w:t xml:space="preserve">Regional maintenance accessibility. </w:t>
        </w:r>
      </w:ins>
      <w:del w:id="2226" w:author="Author A" w:date="2026-01-15T10:00:00Z">
        <w:r>
          <w:delText xml:space="preserve">Trend suggestions board. </w:delText>
        </w:r>
      </w:del>
      <w:ins w:id="2227" w:author="Author A" w:date="2026-01-16T10:00:00Z">
        <w:r>
          <w:t xml:space="preserve">The meeting forecast. </w:t>
        </w:r>
      </w:ins>
      <w:del w:id="2228" w:author="Author C" w:date="2026-01-17T10:00:00Z">
        <w:r>
          <w:delText xml:space="preserve">Inventory relevant group. </w:delText>
        </w:r>
      </w:del>
      <w:ins w:id="2229" w:author="Author C" w:date="2026-01-18T10:00:00Z">
        <w:r>
          <w:t xml:space="preserve">Notice claim team. </w:t>
        </w:r>
      </w:ins>
      <w:del w:id="2230" w:author="Author B" w:date="2026-01-19T10:00:00Z">
        <w:r>
          <w:delText xml:space="preserve">Pilot receipt corporate. </w:delText>
        </w:r>
      </w:del>
    </w:p>
    <w:p>
      <w:commentRangeStart w:id="223"/>
      <w:r>
        <w:t xml:space="preserve">Inventory relevant group relief.</w:t>
      </w:r>
      <w:commentRangeEnd w:id="223"/>
      <w:r>
        <w:rPr>
          <w:rStyle w:val="CommentReference"/>
        </w:rPr>
        <w:commentReference w:id="223"/>
      </w:r>
      <w:r>
        <w:t xml:space="preserve"> </w:t>
      </w:r>
      <w:ins w:id="2231" w:author="Author A" w:date="2026-01-20T10:00:00Z">
        <w:r>
          <w:t xml:space="preserve">Inventory relevant group. </w:t>
        </w:r>
      </w:ins>
      <w:del w:id="2232" w:author="Author C" w:date="2026-01-21T10:00:00Z">
        <w:r>
          <w:delText xml:space="preserve">Notice claim team. </w:delText>
        </w:r>
      </w:del>
      <w:ins w:id="2233" w:author="Author C" w:date="2026-01-22T10:00:00Z">
        <w:r>
          <w:t xml:space="preserve">Pilot receipt corporate. </w:t>
        </w:r>
      </w:ins>
      <w:del w:id="2234" w:author="Author B" w:date="2026-01-23T10:00:00Z">
        <w:r>
          <w:delText xml:space="preserve">Regional maintenance accessibility. </w:delText>
        </w:r>
      </w:del>
      <w:ins w:id="2235" w:author="Author B" w:date="2026-01-24T10:00:00Z">
        <w:r>
          <w:t xml:space="preserve">Trend suggestions board. </w:t>
        </w:r>
      </w:ins>
      <w:del w:id="2236" w:author="Author A" w:date="2026-01-25T10:00:00Z">
        <w:r>
          <w:delText xml:space="preserve">The meeting forecast. </w:delText>
        </w:r>
      </w:del>
      <w:ins w:id="2237" w:author="Author A" w:date="2026-01-26T10:00:00Z">
        <w:r>
          <w:t xml:space="preserve">Inventory relevant group. </w:t>
        </w:r>
      </w:ins>
      <w:del w:id="2238" w:author="Author C" w:date="2026-01-27T10:00:00Z">
        <w:r>
          <w:delText xml:space="preserve">Notice claim team. </w:delText>
        </w:r>
      </w:del>
      <w:ins w:id="2239" w:author="Author C" w:date="2026-01-28T10:00:00Z">
        <w:r>
          <w:t xml:space="preserve">Pilot receipt corporate. </w:t>
        </w:r>
      </w:ins>
      <w:del w:id="2240" w:author="Author B" w:date="2026-01-01T10:00:00Z">
        <w:r>
          <w:delText xml:space="preserve">Regional maintenance accessibility. </w:delText>
        </w:r>
      </w:del>
    </w:p>
    <w:p>
      <w:commentRangeStart w:id="224"/>
      <w:r>
        <w:t xml:space="preserve">Notice claim team export.</w:t>
      </w:r>
      <w:commentRangeEnd w:id="224"/>
      <w:r>
        <w:rPr>
          <w:rStyle w:val="CommentReference"/>
        </w:rPr>
        <w:commentReference w:id="224"/>
      </w:r>
      <w:r>
        <w:t xml:space="preserve"> </w:t>
      </w:r>
      <w:ins w:id="2241" w:author="Author A" w:date="2026-01-02T10:00:00Z">
        <w:r>
          <w:t xml:space="preserve">Notice claim team. </w:t>
        </w:r>
      </w:ins>
      <w:del w:id="2242" w:author="Author C" w:date="2026-01-03T10:00:00Z">
        <w:r>
          <w:delText xml:space="preserve">Pilot receipt corporate. </w:delText>
        </w:r>
      </w:del>
      <w:ins w:id="2243" w:author="Author C" w:date="2026-01-04T10:00:00Z">
        <w:r>
          <w:t xml:space="preserve">Regional maintenance accessibility. </w:t>
        </w:r>
      </w:ins>
      <w:del w:id="2244" w:author="Author B" w:date="2026-01-05T10:00:00Z">
        <w:r>
          <w:delText xml:space="preserve">Trend suggestions board. </w:delText>
        </w:r>
      </w:del>
      <w:ins w:id="2245" w:author="Author B" w:date="2026-01-06T10:00:00Z">
        <w:r>
          <w:t xml:space="preserve">The meeting forecast. </w:t>
        </w:r>
      </w:ins>
      <w:del w:id="2246" w:author="Author A" w:date="2026-01-07T10:00:00Z">
        <w:r>
          <w:delText xml:space="preserve">Inventory relevant group. </w:delText>
        </w:r>
      </w:del>
      <w:ins w:id="2247" w:author="Author A" w:date="2026-01-08T10:00:00Z">
        <w:r>
          <w:t xml:space="preserve">Notice claim team. </w:t>
        </w:r>
      </w:ins>
      <w:del w:id="2248" w:author="Author C" w:date="2026-01-09T10:00:00Z">
        <w:r>
          <w:delText xml:space="preserve">Pilot receipt corporate. </w:delText>
        </w:r>
      </w:del>
      <w:ins w:id="2249" w:author="Author C" w:date="2026-01-10T10:00:00Z">
        <w:r>
          <w:t xml:space="preserve">Regional maintenance accessibility. </w:t>
        </w:r>
      </w:ins>
      <w:del w:id="2250" w:author="Author B" w:date="2026-01-11T10:00:00Z">
        <w:r>
          <w:delText xml:space="preserve">Trend suggestions board. </w:delText>
        </w:r>
      </w:del>
    </w:p>
    <w:p>
      <w:commentRangeStart w:id="225"/>
      <w:r>
        <w:t xml:space="preserve">Pilot receipt corporate requirement.</w:t>
      </w:r>
      <w:commentRangeEnd w:id="225"/>
      <w:r>
        <w:rPr>
          <w:rStyle w:val="CommentReference"/>
        </w:rPr>
        <w:commentReference w:id="225"/>
      </w:r>
      <w:r>
        <w:t xml:space="preserve"> </w:t>
      </w:r>
      <w:ins w:id="2251" w:author="Author A" w:date="2026-01-12T10:00:00Z">
        <w:r>
          <w:t xml:space="preserve">Pilot receipt corporate. </w:t>
        </w:r>
      </w:ins>
      <w:del w:id="2252" w:author="Author C" w:date="2026-01-13T10:00:00Z">
        <w:r>
          <w:delText xml:space="preserve">Regional maintenance accessibility. </w:delText>
        </w:r>
      </w:del>
      <w:ins w:id="2253" w:author="Author C" w:date="2026-01-14T10:00:00Z">
        <w:r>
          <w:t xml:space="preserve">Trend suggestions board. </w:t>
        </w:r>
      </w:ins>
      <w:del w:id="2254" w:author="Author B" w:date="2026-01-15T10:00:00Z">
        <w:r>
          <w:delText xml:space="preserve">The meeting forecast. </w:delText>
        </w:r>
      </w:del>
      <w:ins w:id="2255" w:author="Author B" w:date="2026-01-16T10:00:00Z">
        <w:r>
          <w:t xml:space="preserve">Inventory relevant group. </w:t>
        </w:r>
      </w:ins>
      <w:del w:id="2256" w:author="Author A" w:date="2026-01-17T10:00:00Z">
        <w:r>
          <w:delText xml:space="preserve">Notice claim team. </w:delText>
        </w:r>
      </w:del>
      <w:ins w:id="2257" w:author="Author A" w:date="2026-01-18T10:00:00Z">
        <w:r>
          <w:t xml:space="preserve">Pilot receipt corporate. </w:t>
        </w:r>
      </w:ins>
      <w:del w:id="2258" w:author="Author C" w:date="2026-01-19T10:00:00Z">
        <w:r>
          <w:delText xml:space="preserve">Regional maintenance accessibility. </w:delText>
        </w:r>
      </w:del>
      <w:ins w:id="2259" w:author="Author C" w:date="2026-01-20T10:00:00Z">
        <w:r>
          <w:t xml:space="preserve">Trend suggestions board. </w:t>
        </w:r>
      </w:ins>
      <w:del w:id="2260" w:author="Author B" w:date="2026-01-21T10:00:00Z">
        <w:r>
          <w:delText xml:space="preserve">The meeting forecast. </w:delText>
        </w:r>
      </w:del>
    </w:p>
    <w:p>
      <w:commentRangeStart w:id="226"/>
      <w:r>
        <w:t xml:space="preserve">Regional maintenance accessibility tax.</w:t>
      </w:r>
      <w:commentRangeEnd w:id="226"/>
      <w:r>
        <w:rPr>
          <w:rStyle w:val="CommentReference"/>
        </w:rPr>
        <w:commentReference w:id="226"/>
      </w:r>
      <w:r>
        <w:t xml:space="preserve"> </w:t>
      </w:r>
      <w:ins w:id="2261" w:author="Author A" w:date="2026-01-22T10:00:00Z">
        <w:r>
          <w:t xml:space="preserve">Regional maintenance accessibility. </w:t>
        </w:r>
      </w:ins>
      <w:del w:id="2262" w:author="Author C" w:date="2026-01-23T10:00:00Z">
        <w:r>
          <w:delText xml:space="preserve">Trend suggestions board. </w:delText>
        </w:r>
      </w:del>
      <w:ins w:id="2263" w:author="Author C" w:date="2026-01-24T10:00:00Z">
        <w:r>
          <w:t xml:space="preserve">The meeting forecast. </w:t>
        </w:r>
      </w:ins>
      <w:del w:id="2264" w:author="Author B" w:date="2026-01-25T10:00:00Z">
        <w:r>
          <w:delText xml:space="preserve">Inventory relevant group. </w:delText>
        </w:r>
      </w:del>
      <w:ins w:id="2265" w:author="Author B" w:date="2026-01-26T10:00:00Z">
        <w:r>
          <w:t xml:space="preserve">Notice claim team. </w:t>
        </w:r>
      </w:ins>
      <w:del w:id="2266" w:author="Author A" w:date="2026-01-27T10:00:00Z">
        <w:r>
          <w:delText xml:space="preserve">Pilot receipt corporate. </w:delText>
        </w:r>
      </w:del>
      <w:ins w:id="2267" w:author="Author A" w:date="2026-01-28T10:00:00Z">
        <w:r>
          <w:t xml:space="preserve">Regional maintenance accessibility. </w:t>
        </w:r>
      </w:ins>
      <w:del w:id="2268" w:author="Author C" w:date="2026-01-01T10:00:00Z">
        <w:r>
          <w:delText xml:space="preserve">Trend suggestions board. </w:delText>
        </w:r>
      </w:del>
      <w:ins w:id="2269" w:author="Author C" w:date="2026-01-02T10:00:00Z">
        <w:r>
          <w:t xml:space="preserve">The meeting forecast. </w:t>
        </w:r>
      </w:ins>
      <w:del w:id="2270" w:author="Author B" w:date="2026-01-03T10:00:00Z">
        <w:r>
          <w:delText xml:space="preserve">Inventory relevant group. </w:delText>
        </w:r>
      </w:del>
    </w:p>
    <w:p>
      <w:commentRangeStart w:id="227"/>
      <w:r>
        <w:t xml:space="preserve">Trend suggestions board order.</w:t>
      </w:r>
      <w:commentRangeEnd w:id="227"/>
      <w:r>
        <w:rPr>
          <w:rStyle w:val="CommentReference"/>
        </w:rPr>
        <w:commentReference w:id="227"/>
      </w:r>
      <w:r>
        <w:t xml:space="preserve"> </w:t>
      </w:r>
      <w:ins w:id="2271" w:author="Author A" w:date="2026-01-04T10:00:00Z">
        <w:r>
          <w:t xml:space="preserve">Trend suggestions board. </w:t>
        </w:r>
      </w:ins>
      <w:del w:id="2272" w:author="Author C" w:date="2026-01-05T10:00:00Z">
        <w:r>
          <w:delText xml:space="preserve">The meeting forecast. </w:delText>
        </w:r>
      </w:del>
      <w:ins w:id="2273" w:author="Author C" w:date="2026-01-06T10:00:00Z">
        <w:r>
          <w:t xml:space="preserve">Inventory relevant group. </w:t>
        </w:r>
      </w:ins>
      <w:del w:id="2274" w:author="Author B" w:date="2026-01-07T10:00:00Z">
        <w:r>
          <w:delText xml:space="preserve">Notice claim team. </w:delText>
        </w:r>
      </w:del>
      <w:ins w:id="2275" w:author="Author B" w:date="2026-01-08T10:00:00Z">
        <w:r>
          <w:t xml:space="preserve">Pilot receipt corporate. </w:t>
        </w:r>
      </w:ins>
      <w:del w:id="2276" w:author="Author A" w:date="2026-01-09T10:00:00Z">
        <w:r>
          <w:delText xml:space="preserve">Regional maintenance accessibility. </w:delText>
        </w:r>
      </w:del>
      <w:ins w:id="2277" w:author="Author A" w:date="2026-01-10T10:00:00Z">
        <w:r>
          <w:t xml:space="preserve">Trend suggestions board. </w:t>
        </w:r>
      </w:ins>
      <w:del w:id="2278" w:author="Author C" w:date="2026-01-11T10:00:00Z">
        <w:r>
          <w:delText xml:space="preserve">The meeting forecast. </w:delText>
        </w:r>
      </w:del>
      <w:ins w:id="2279" w:author="Author C" w:date="2026-01-12T10:00:00Z">
        <w:r>
          <w:t xml:space="preserve">Inventory relevant group. </w:t>
        </w:r>
      </w:ins>
      <w:del w:id="2280" w:author="Author B" w:date="2026-01-13T10:00:00Z">
        <w:r>
          <w:delText xml:space="preserve">Notice claim team. </w:delText>
        </w:r>
      </w:del>
    </w:p>
    <w:p>
      <w:commentRangeStart w:id="228"/>
      <w:r>
        <w:t xml:space="preserve">The meeting forecast hereby.</w:t>
      </w:r>
      <w:commentRangeEnd w:id="228"/>
      <w:r>
        <w:rPr>
          <w:rStyle w:val="CommentReference"/>
        </w:rPr>
        <w:commentReference w:id="228"/>
      </w:r>
      <w:r>
        <w:t xml:space="preserve"> </w:t>
      </w:r>
      <w:ins w:id="2281" w:author="Author A" w:date="2026-01-14T10:00:00Z">
        <w:r>
          <w:t xml:space="preserve">The meeting forecast. </w:t>
        </w:r>
      </w:ins>
      <w:del w:id="2282" w:author="Author C" w:date="2026-01-15T10:00:00Z">
        <w:r>
          <w:delText xml:space="preserve">Inventory relevant group. </w:delText>
        </w:r>
      </w:del>
      <w:ins w:id="2283" w:author="Author C" w:date="2026-01-16T10:00:00Z">
        <w:r>
          <w:t xml:space="preserve">Notice claim team. </w:t>
        </w:r>
      </w:ins>
      <w:del w:id="2284" w:author="Author B" w:date="2026-01-17T10:00:00Z">
        <w:r>
          <w:delText xml:space="preserve">Pilot receipt corporate. </w:delText>
        </w:r>
      </w:del>
      <w:ins w:id="2285" w:author="Author B" w:date="2026-01-18T10:00:00Z">
        <w:r>
          <w:t xml:space="preserve">Regional maintenance accessibility. </w:t>
        </w:r>
      </w:ins>
      <w:del w:id="2286" w:author="Author A" w:date="2026-01-19T10:00:00Z">
        <w:r>
          <w:delText xml:space="preserve">Trend suggestions board. </w:delText>
        </w:r>
      </w:del>
      <w:ins w:id="2287" w:author="Author A" w:date="2026-01-20T10:00:00Z">
        <w:r>
          <w:t xml:space="preserve">The meeting forecast. </w:t>
        </w:r>
      </w:ins>
      <w:del w:id="2288" w:author="Author C" w:date="2026-01-21T10:00:00Z">
        <w:r>
          <w:delText xml:space="preserve">Inventory relevant group. </w:delText>
        </w:r>
      </w:del>
      <w:ins w:id="2289" w:author="Author C" w:date="2026-01-22T10:00:00Z">
        <w:r>
          <w:t xml:space="preserve">Notice claim team. </w:t>
        </w:r>
      </w:ins>
      <w:del w:id="2290" w:author="Author B" w:date="2026-01-23T10:00:00Z">
        <w:r>
          <w:delText xml:space="preserve">Pilot receipt corporate. </w:delText>
        </w:r>
      </w:del>
    </w:p>
    <w:p>
      <w:commentRangeStart w:id="229"/>
      <w:r>
        <w:t xml:space="preserve">Inventory relevant group relief.</w:t>
      </w:r>
      <w:commentRangeEnd w:id="229"/>
      <w:r>
        <w:rPr>
          <w:rStyle w:val="CommentReference"/>
        </w:rPr>
        <w:commentReference w:id="229"/>
      </w:r>
      <w:r>
        <w:t xml:space="preserve"> </w:t>
      </w:r>
      <w:ins w:id="2291" w:author="Author A" w:date="2026-01-24T10:00:00Z">
        <w:r>
          <w:t xml:space="preserve">Inventory relevant group. </w:t>
        </w:r>
      </w:ins>
      <w:del w:id="2292" w:author="Author C" w:date="2026-01-25T10:00:00Z">
        <w:r>
          <w:delText xml:space="preserve">Notice claim team. </w:delText>
        </w:r>
      </w:del>
      <w:ins w:id="2293" w:author="Author C" w:date="2026-01-26T10:00:00Z">
        <w:r>
          <w:t xml:space="preserve">Pilot receipt corporate. </w:t>
        </w:r>
      </w:ins>
      <w:del w:id="2294" w:author="Author B" w:date="2026-01-27T10:00:00Z">
        <w:r>
          <w:delText xml:space="preserve">Regional maintenance accessibility. </w:delText>
        </w:r>
      </w:del>
      <w:ins w:id="2295" w:author="Author B" w:date="2026-01-28T10:00:00Z">
        <w:r>
          <w:t xml:space="preserve">Trend suggestions board. </w:t>
        </w:r>
      </w:ins>
      <w:del w:id="2296" w:author="Author A" w:date="2026-01-01T10:00:00Z">
        <w:r>
          <w:delText xml:space="preserve">The meeting forecast. </w:delText>
        </w:r>
      </w:del>
      <w:ins w:id="2297" w:author="Author A" w:date="2026-01-02T10:00:00Z">
        <w:r>
          <w:t xml:space="preserve">Inventory relevant group. </w:t>
        </w:r>
      </w:ins>
      <w:del w:id="2298" w:author="Author C" w:date="2026-01-03T10:00:00Z">
        <w:r>
          <w:delText xml:space="preserve">Notice claim team. </w:delText>
        </w:r>
      </w:del>
      <w:ins w:id="2299" w:author="Author C" w:date="2026-01-04T10:00:00Z">
        <w:r>
          <w:t xml:space="preserve">Pilot receipt corporate. </w:t>
        </w:r>
      </w:ins>
      <w:del w:id="2300" w:author="Author B" w:date="2026-01-05T10:00:00Z">
        <w:r>
          <w:delText xml:space="preserve">Regional maintenance accessibility. </w:delText>
        </w:r>
      </w:del>
    </w:p>
    <w:p>
      <w:commentRangeStart w:id="230"/>
      <w:r>
        <w:t xml:space="preserve">Notice claim team export.</w:t>
      </w:r>
      <w:commentRangeEnd w:id="230"/>
      <w:r>
        <w:rPr>
          <w:rStyle w:val="CommentReference"/>
        </w:rPr>
        <w:commentReference w:id="230"/>
      </w:r>
      <w:r>
        <w:t xml:space="preserve"> </w:t>
      </w:r>
      <w:ins w:id="2301" w:author="Author A" w:date="2026-01-06T10:00:00Z">
        <w:r>
          <w:t xml:space="preserve">Notice claim team. </w:t>
        </w:r>
      </w:ins>
      <w:del w:id="2302" w:author="Author C" w:date="2026-01-07T10:00:00Z">
        <w:r>
          <w:delText xml:space="preserve">Pilot receipt corporate. </w:delText>
        </w:r>
      </w:del>
      <w:ins w:id="2303" w:author="Author C" w:date="2026-01-08T10:00:00Z">
        <w:r>
          <w:t xml:space="preserve">Regional maintenance accessibility. </w:t>
        </w:r>
      </w:ins>
      <w:del w:id="2304" w:author="Author B" w:date="2026-01-09T10:00:00Z">
        <w:r>
          <w:delText xml:space="preserve">Trend suggestions board. </w:delText>
        </w:r>
      </w:del>
      <w:ins w:id="2305" w:author="Author B" w:date="2026-01-10T10:00:00Z">
        <w:r>
          <w:t xml:space="preserve">The meeting forecast. </w:t>
        </w:r>
      </w:ins>
      <w:del w:id="2306" w:author="Author A" w:date="2026-01-11T10:00:00Z">
        <w:r>
          <w:delText xml:space="preserve">Inventory relevant group. </w:delText>
        </w:r>
      </w:del>
      <w:ins w:id="2307" w:author="Author A" w:date="2026-01-12T10:00:00Z">
        <w:r>
          <w:t xml:space="preserve">Notice claim team. </w:t>
        </w:r>
      </w:ins>
      <w:del w:id="2308" w:author="Author C" w:date="2026-01-13T10:00:00Z">
        <w:r>
          <w:delText xml:space="preserve">Pilot receipt corporate. </w:delText>
        </w:r>
      </w:del>
      <w:ins w:id="2309" w:author="Author C" w:date="2026-01-14T10:00:00Z">
        <w:r>
          <w:t xml:space="preserve">Regional maintenance accessibility. </w:t>
        </w:r>
      </w:ins>
      <w:del w:id="2310" w:author="Author B" w:date="2026-01-15T10:00:00Z">
        <w:r>
          <w:delText xml:space="preserve">Trend suggestions board. </w:delText>
        </w:r>
      </w:del>
    </w:p>
    <w:p>
      <w:commentRangeStart w:id="231"/>
      <w:r>
        <w:t xml:space="preserve">Pilot receipt corporate requirement.</w:t>
      </w:r>
      <w:commentRangeEnd w:id="231"/>
      <w:r>
        <w:rPr>
          <w:rStyle w:val="CommentReference"/>
        </w:rPr>
        <w:commentReference w:id="231"/>
      </w:r>
      <w:r>
        <w:t xml:space="preserve"> </w:t>
      </w:r>
      <w:ins w:id="2311" w:author="Author A" w:date="2026-01-16T10:00:00Z">
        <w:r>
          <w:t xml:space="preserve">Pilot receipt corporate. </w:t>
        </w:r>
      </w:ins>
      <w:del w:id="2312" w:author="Author C" w:date="2026-01-17T10:00:00Z">
        <w:r>
          <w:delText xml:space="preserve">Regional maintenance accessibility. </w:delText>
        </w:r>
      </w:del>
      <w:ins w:id="2313" w:author="Author C" w:date="2026-01-18T10:00:00Z">
        <w:r>
          <w:t xml:space="preserve">Trend suggestions board. </w:t>
        </w:r>
      </w:ins>
      <w:del w:id="2314" w:author="Author B" w:date="2026-01-19T10:00:00Z">
        <w:r>
          <w:delText xml:space="preserve">The meeting forecast. </w:delText>
        </w:r>
      </w:del>
      <w:ins w:id="2315" w:author="Author B" w:date="2026-01-20T10:00:00Z">
        <w:r>
          <w:t xml:space="preserve">Inventory relevant group. </w:t>
        </w:r>
      </w:ins>
      <w:del w:id="2316" w:author="Author A" w:date="2026-01-21T10:00:00Z">
        <w:r>
          <w:delText xml:space="preserve">Notice claim team. </w:delText>
        </w:r>
      </w:del>
      <w:ins w:id="2317" w:author="Author A" w:date="2026-01-22T10:00:00Z">
        <w:r>
          <w:t xml:space="preserve">Pilot receipt corporate. </w:t>
        </w:r>
      </w:ins>
      <w:del w:id="2318" w:author="Author C" w:date="2026-01-23T10:00:00Z">
        <w:r>
          <w:delText xml:space="preserve">Regional maintenance accessibility. </w:delText>
        </w:r>
      </w:del>
      <w:ins w:id="2319" w:author="Author C" w:date="2026-01-24T10:00:00Z">
        <w:r>
          <w:t xml:space="preserve">Trend suggestions board. </w:t>
        </w:r>
      </w:ins>
      <w:del w:id="2320" w:author="Author B" w:date="2026-01-25T10:00:00Z">
        <w:r>
          <w:delText xml:space="preserve">The meeting forecast. </w:delText>
        </w:r>
      </w:del>
    </w:p>
    <w:p>
      <w:commentRangeStart w:id="232"/>
      <w:r>
        <w:t xml:space="preserve">Regional maintenance accessibility tax.</w:t>
      </w:r>
      <w:commentRangeEnd w:id="232"/>
      <w:r>
        <w:rPr>
          <w:rStyle w:val="CommentReference"/>
        </w:rPr>
        <w:commentReference w:id="232"/>
      </w:r>
      <w:r>
        <w:t xml:space="preserve"> </w:t>
      </w:r>
      <w:ins w:id="2321" w:author="Author A" w:date="2026-01-26T10:00:00Z">
        <w:r>
          <w:t xml:space="preserve">Regional maintenance accessibility. </w:t>
        </w:r>
      </w:ins>
      <w:del w:id="2322" w:author="Author C" w:date="2026-01-27T10:00:00Z">
        <w:r>
          <w:delText xml:space="preserve">Trend suggestions board. </w:delText>
        </w:r>
      </w:del>
      <w:ins w:id="2323" w:author="Author C" w:date="2026-01-28T10:00:00Z">
        <w:r>
          <w:t xml:space="preserve">The meeting forecast. </w:t>
        </w:r>
      </w:ins>
      <w:del w:id="2324" w:author="Author B" w:date="2026-01-01T10:00:00Z">
        <w:r>
          <w:delText xml:space="preserve">Inventory relevant group. </w:delText>
        </w:r>
      </w:del>
      <w:ins w:id="2325" w:author="Author B" w:date="2026-01-02T10:00:00Z">
        <w:r>
          <w:t xml:space="preserve">Notice claim team. </w:t>
        </w:r>
      </w:ins>
      <w:del w:id="2326" w:author="Author A" w:date="2026-01-03T10:00:00Z">
        <w:r>
          <w:delText xml:space="preserve">Pilot receipt corporate. </w:delText>
        </w:r>
      </w:del>
      <w:ins w:id="2327" w:author="Author A" w:date="2026-01-04T10:00:00Z">
        <w:r>
          <w:t xml:space="preserve">Regional maintenance accessibility. </w:t>
        </w:r>
      </w:ins>
      <w:del w:id="2328" w:author="Author C" w:date="2026-01-05T10:00:00Z">
        <w:r>
          <w:delText xml:space="preserve">Trend suggestions board. </w:delText>
        </w:r>
      </w:del>
      <w:ins w:id="2329" w:author="Author C" w:date="2026-01-06T10:00:00Z">
        <w:r>
          <w:t xml:space="preserve">The meeting forecast. </w:t>
        </w:r>
      </w:ins>
      <w:del w:id="2330" w:author="Author B" w:date="2026-01-07T10:00:00Z">
        <w:r>
          <w:delText xml:space="preserve">Inventory relevant group. </w:delText>
        </w:r>
      </w:del>
    </w:p>
    <w:p>
      <w:commentRangeStart w:id="233"/>
      <w:r>
        <w:t xml:space="preserve">Trend suggestions board order.</w:t>
      </w:r>
      <w:commentRangeEnd w:id="233"/>
      <w:r>
        <w:rPr>
          <w:rStyle w:val="CommentReference"/>
        </w:rPr>
        <w:commentReference w:id="233"/>
      </w:r>
      <w:r>
        <w:t xml:space="preserve"> </w:t>
      </w:r>
      <w:ins w:id="2331" w:author="Author A" w:date="2026-01-08T10:00:00Z">
        <w:r>
          <w:t xml:space="preserve">Trend suggestions board. </w:t>
        </w:r>
      </w:ins>
      <w:del w:id="2332" w:author="Author C" w:date="2026-01-09T10:00:00Z">
        <w:r>
          <w:delText xml:space="preserve">The meeting forecast. </w:delText>
        </w:r>
      </w:del>
      <w:ins w:id="2333" w:author="Author C" w:date="2026-01-10T10:00:00Z">
        <w:r>
          <w:t xml:space="preserve">Inventory relevant group. </w:t>
        </w:r>
      </w:ins>
      <w:del w:id="2334" w:author="Author B" w:date="2026-01-11T10:00:00Z">
        <w:r>
          <w:delText xml:space="preserve">Notice claim team. </w:delText>
        </w:r>
      </w:del>
      <w:ins w:id="2335" w:author="Author B" w:date="2026-01-12T10:00:00Z">
        <w:r>
          <w:t xml:space="preserve">Pilot receipt corporate. </w:t>
        </w:r>
      </w:ins>
      <w:del w:id="2336" w:author="Author A" w:date="2026-01-13T10:00:00Z">
        <w:r>
          <w:delText xml:space="preserve">Regional maintenance accessibility. </w:delText>
        </w:r>
      </w:del>
      <w:ins w:id="2337" w:author="Author A" w:date="2026-01-14T10:00:00Z">
        <w:r>
          <w:t xml:space="preserve">Trend suggestions board. </w:t>
        </w:r>
      </w:ins>
      <w:del w:id="2338" w:author="Author C" w:date="2026-01-15T10:00:00Z">
        <w:r>
          <w:delText xml:space="preserve">The meeting forecast. </w:delText>
        </w:r>
      </w:del>
      <w:ins w:id="2339" w:author="Author C" w:date="2026-01-16T10:00:00Z">
        <w:r>
          <w:t xml:space="preserve">Inventory relevant group. </w:t>
        </w:r>
      </w:ins>
      <w:del w:id="2340" w:author="Author B" w:date="2026-01-17T10:00:00Z">
        <w:r>
          <w:delText xml:space="preserve">Notice claim team. </w:delText>
        </w:r>
      </w:del>
    </w:p>
    <w:p>
      <w:commentRangeStart w:id="234"/>
      <w:r>
        <w:t xml:space="preserve">The meeting forecast hereby.</w:t>
      </w:r>
      <w:commentRangeEnd w:id="234"/>
      <w:r>
        <w:rPr>
          <w:rStyle w:val="CommentReference"/>
        </w:rPr>
        <w:commentReference w:id="234"/>
      </w:r>
      <w:r>
        <w:t xml:space="preserve"> </w:t>
      </w:r>
      <w:ins w:id="2341" w:author="Author A" w:date="2026-01-18T10:00:00Z">
        <w:r>
          <w:t xml:space="preserve">The meeting forecast. </w:t>
        </w:r>
      </w:ins>
      <w:del w:id="2342" w:author="Author C" w:date="2026-01-19T10:00:00Z">
        <w:r>
          <w:delText xml:space="preserve">Inventory relevant group. </w:delText>
        </w:r>
      </w:del>
      <w:ins w:id="2343" w:author="Author C" w:date="2026-01-20T10:00:00Z">
        <w:r>
          <w:t xml:space="preserve">Notice claim team. </w:t>
        </w:r>
      </w:ins>
      <w:del w:id="2344" w:author="Author B" w:date="2026-01-21T10:00:00Z">
        <w:r>
          <w:delText xml:space="preserve">Pilot receipt corporate. </w:delText>
        </w:r>
      </w:del>
      <w:ins w:id="2345" w:author="Author B" w:date="2026-01-22T10:00:00Z">
        <w:r>
          <w:t xml:space="preserve">Regional maintenance accessibility. </w:t>
        </w:r>
      </w:ins>
      <w:del w:id="2346" w:author="Author A" w:date="2026-01-23T10:00:00Z">
        <w:r>
          <w:delText xml:space="preserve">Trend suggestions board. </w:delText>
        </w:r>
      </w:del>
      <w:ins w:id="2347" w:author="Author A" w:date="2026-01-24T10:00:00Z">
        <w:r>
          <w:t xml:space="preserve">The meeting forecast. </w:t>
        </w:r>
      </w:ins>
      <w:del w:id="2348" w:author="Author C" w:date="2026-01-25T10:00:00Z">
        <w:r>
          <w:delText xml:space="preserve">Inventory relevant group. </w:delText>
        </w:r>
      </w:del>
      <w:ins w:id="2349" w:author="Author C" w:date="2026-01-26T10:00:00Z">
        <w:r>
          <w:t xml:space="preserve">Notice claim team. </w:t>
        </w:r>
      </w:ins>
      <w:del w:id="2350" w:author="Author B" w:date="2026-01-27T10:00:00Z">
        <w:r>
          <w:delText xml:space="preserve">Pilot receipt corporate. </w:delText>
        </w:r>
      </w:del>
    </w:p>
    <w:p>
      <w:commentRangeStart w:id="235"/>
      <w:r>
        <w:t xml:space="preserve">Inventory relevant group relief.</w:t>
      </w:r>
      <w:commentRangeEnd w:id="235"/>
      <w:r>
        <w:rPr>
          <w:rStyle w:val="CommentReference"/>
        </w:rPr>
        <w:commentReference w:id="235"/>
      </w:r>
      <w:r>
        <w:t xml:space="preserve"> </w:t>
      </w:r>
      <w:ins w:id="2351" w:author="Author A" w:date="2026-01-28T10:00:00Z">
        <w:r>
          <w:t xml:space="preserve">Inventory relevant group. </w:t>
        </w:r>
      </w:ins>
      <w:del w:id="2352" w:author="Author C" w:date="2026-01-01T10:00:00Z">
        <w:r>
          <w:delText xml:space="preserve">Notice claim team. </w:delText>
        </w:r>
      </w:del>
      <w:ins w:id="2353" w:author="Author C" w:date="2026-01-02T10:00:00Z">
        <w:r>
          <w:t xml:space="preserve">Pilot receipt corporate. </w:t>
        </w:r>
      </w:ins>
      <w:del w:id="2354" w:author="Author B" w:date="2026-01-03T10:00:00Z">
        <w:r>
          <w:delText xml:space="preserve">Regional maintenance accessibility. </w:delText>
        </w:r>
      </w:del>
      <w:ins w:id="2355" w:author="Author B" w:date="2026-01-04T10:00:00Z">
        <w:r>
          <w:t xml:space="preserve">Trend suggestions board. </w:t>
        </w:r>
      </w:ins>
      <w:del w:id="2356" w:author="Author A" w:date="2026-01-05T10:00:00Z">
        <w:r>
          <w:delText xml:space="preserve">The meeting forecast. </w:delText>
        </w:r>
      </w:del>
      <w:ins w:id="2357" w:author="Author A" w:date="2026-01-06T10:00:00Z">
        <w:r>
          <w:t xml:space="preserve">Inventory relevant group. </w:t>
        </w:r>
      </w:ins>
      <w:del w:id="2358" w:author="Author C" w:date="2026-01-07T10:00:00Z">
        <w:r>
          <w:delText xml:space="preserve">Notice claim team. </w:delText>
        </w:r>
      </w:del>
      <w:ins w:id="2359" w:author="Author C" w:date="2026-01-08T10:00:00Z">
        <w:r>
          <w:t xml:space="preserve">Pilot receipt corporate. </w:t>
        </w:r>
      </w:ins>
      <w:del w:id="2360" w:author="Author B" w:date="2026-01-09T10:00:00Z">
        <w:r>
          <w:delText xml:space="preserve">Regional maintenance accessibility. </w:delText>
        </w:r>
      </w:del>
    </w:p>
    <w:p>
      <w:commentRangeStart w:id="236"/>
      <w:r>
        <w:t xml:space="preserve">Notice claim team export.</w:t>
      </w:r>
      <w:commentRangeEnd w:id="236"/>
      <w:r>
        <w:rPr>
          <w:rStyle w:val="CommentReference"/>
        </w:rPr>
        <w:commentReference w:id="236"/>
      </w:r>
      <w:r>
        <w:t xml:space="preserve"> </w:t>
      </w:r>
      <w:ins w:id="2361" w:author="Author A" w:date="2026-01-10T10:00:00Z">
        <w:r>
          <w:t xml:space="preserve">Notice claim team. </w:t>
        </w:r>
      </w:ins>
      <w:del w:id="2362" w:author="Author C" w:date="2026-01-11T10:00:00Z">
        <w:r>
          <w:delText xml:space="preserve">Pilot receipt corporate. </w:delText>
        </w:r>
      </w:del>
      <w:ins w:id="2363" w:author="Author C" w:date="2026-01-12T10:00:00Z">
        <w:r>
          <w:t xml:space="preserve">Regional maintenance accessibility. </w:t>
        </w:r>
      </w:ins>
      <w:del w:id="2364" w:author="Author B" w:date="2026-01-13T10:00:00Z">
        <w:r>
          <w:delText xml:space="preserve">Trend suggestions board. </w:delText>
        </w:r>
      </w:del>
      <w:ins w:id="2365" w:author="Author B" w:date="2026-01-14T10:00:00Z">
        <w:r>
          <w:t xml:space="preserve">The meeting forecast. </w:t>
        </w:r>
      </w:ins>
      <w:del w:id="2366" w:author="Author A" w:date="2026-01-15T10:00:00Z">
        <w:r>
          <w:delText xml:space="preserve">Inventory relevant group. </w:delText>
        </w:r>
      </w:del>
      <w:ins w:id="2367" w:author="Author A" w:date="2026-01-16T10:00:00Z">
        <w:r>
          <w:t xml:space="preserve">Notice claim team. </w:t>
        </w:r>
      </w:ins>
      <w:del w:id="2368" w:author="Author C" w:date="2026-01-17T10:00:00Z">
        <w:r>
          <w:delText xml:space="preserve">Pilot receipt corporate. </w:delText>
        </w:r>
      </w:del>
      <w:ins w:id="2369" w:author="Author C" w:date="2026-01-18T10:00:00Z">
        <w:r>
          <w:t xml:space="preserve">Regional maintenance accessibility. </w:t>
        </w:r>
      </w:ins>
      <w:del w:id="2370" w:author="Author B" w:date="2026-01-19T10:00:00Z">
        <w:r>
          <w:delText xml:space="preserve">Trend suggestions board. </w:delText>
        </w:r>
      </w:del>
    </w:p>
    <w:p>
      <w:commentRangeStart w:id="237"/>
      <w:r>
        <w:t xml:space="preserve">Pilot receipt corporate requirement.</w:t>
      </w:r>
      <w:commentRangeEnd w:id="237"/>
      <w:r>
        <w:rPr>
          <w:rStyle w:val="CommentReference"/>
        </w:rPr>
        <w:commentReference w:id="237"/>
      </w:r>
      <w:r>
        <w:t xml:space="preserve"> </w:t>
      </w:r>
      <w:ins w:id="2371" w:author="Author A" w:date="2026-01-20T10:00:00Z">
        <w:r>
          <w:t xml:space="preserve">Pilot receipt corporate. </w:t>
        </w:r>
      </w:ins>
      <w:del w:id="2372" w:author="Author C" w:date="2026-01-21T10:00:00Z">
        <w:r>
          <w:delText xml:space="preserve">Regional maintenance accessibility. </w:delText>
        </w:r>
      </w:del>
      <w:ins w:id="2373" w:author="Author C" w:date="2026-01-22T10:00:00Z">
        <w:r>
          <w:t xml:space="preserve">Trend suggestions board. </w:t>
        </w:r>
      </w:ins>
      <w:del w:id="2374" w:author="Author B" w:date="2026-01-23T10:00:00Z">
        <w:r>
          <w:delText xml:space="preserve">The meeting forecast. </w:delText>
        </w:r>
      </w:del>
      <w:ins w:id="2375" w:author="Author B" w:date="2026-01-24T10:00:00Z">
        <w:r>
          <w:t xml:space="preserve">Inventory relevant group. </w:t>
        </w:r>
      </w:ins>
      <w:del w:id="2376" w:author="Author A" w:date="2026-01-25T10:00:00Z">
        <w:r>
          <w:delText xml:space="preserve">Notice claim team. </w:delText>
        </w:r>
      </w:del>
      <w:ins w:id="2377" w:author="Author A" w:date="2026-01-26T10:00:00Z">
        <w:r>
          <w:t xml:space="preserve">Pilot receipt corporate. </w:t>
        </w:r>
      </w:ins>
      <w:del w:id="2378" w:author="Author C" w:date="2026-01-27T10:00:00Z">
        <w:r>
          <w:delText xml:space="preserve">Regional maintenance accessibility. </w:delText>
        </w:r>
      </w:del>
      <w:ins w:id="2379" w:author="Author C" w:date="2026-01-28T10:00:00Z">
        <w:r>
          <w:t xml:space="preserve">Trend suggestions board. </w:t>
        </w:r>
      </w:ins>
      <w:del w:id="2380" w:author="Author B" w:date="2026-01-01T10:00:00Z">
        <w:r>
          <w:delText xml:space="preserve">The meeting forecast. </w:delText>
        </w:r>
      </w:del>
    </w:p>
    <w:p>
      <w:commentRangeStart w:id="238"/>
      <w:r>
        <w:t xml:space="preserve">Regional maintenance accessibility tax.</w:t>
      </w:r>
      <w:commentRangeEnd w:id="238"/>
      <w:r>
        <w:rPr>
          <w:rStyle w:val="CommentReference"/>
        </w:rPr>
        <w:commentReference w:id="238"/>
      </w:r>
      <w:r>
        <w:t xml:space="preserve"> </w:t>
      </w:r>
      <w:ins w:id="2381" w:author="Author A" w:date="2026-01-02T10:00:00Z">
        <w:r>
          <w:t xml:space="preserve">Regional maintenance accessibility. </w:t>
        </w:r>
      </w:ins>
      <w:del w:id="2382" w:author="Author C" w:date="2026-01-03T10:00:00Z">
        <w:r>
          <w:delText xml:space="preserve">Trend suggestions board. </w:delText>
        </w:r>
      </w:del>
      <w:ins w:id="2383" w:author="Author C" w:date="2026-01-04T10:00:00Z">
        <w:r>
          <w:t xml:space="preserve">The meeting forecast. </w:t>
        </w:r>
      </w:ins>
      <w:del w:id="2384" w:author="Author B" w:date="2026-01-05T10:00:00Z">
        <w:r>
          <w:delText xml:space="preserve">Inventory relevant group. </w:delText>
        </w:r>
      </w:del>
      <w:ins w:id="2385" w:author="Author B" w:date="2026-01-06T10:00:00Z">
        <w:r>
          <w:t xml:space="preserve">Notice claim team. </w:t>
        </w:r>
      </w:ins>
      <w:del w:id="2386" w:author="Author A" w:date="2026-01-07T10:00:00Z">
        <w:r>
          <w:delText xml:space="preserve">Pilot receipt corporate. </w:delText>
        </w:r>
      </w:del>
      <w:ins w:id="2387" w:author="Author A" w:date="2026-01-08T10:00:00Z">
        <w:r>
          <w:t xml:space="preserve">Regional maintenance accessibility. </w:t>
        </w:r>
      </w:ins>
      <w:del w:id="2388" w:author="Author C" w:date="2026-01-09T10:00:00Z">
        <w:r>
          <w:delText xml:space="preserve">Trend suggestions board. </w:delText>
        </w:r>
      </w:del>
      <w:ins w:id="2389" w:author="Author C" w:date="2026-01-10T10:00:00Z">
        <w:r>
          <w:t xml:space="preserve">The meeting forecast. </w:t>
        </w:r>
      </w:ins>
      <w:del w:id="2390" w:author="Author B" w:date="2026-01-11T10:00:00Z">
        <w:r>
          <w:delText xml:space="preserve">Inventory relevant group. </w:delText>
        </w:r>
      </w:del>
    </w:p>
    <w:p>
      <w:commentRangeStart w:id="239"/>
      <w:r>
        <w:t xml:space="preserve">Trend suggestions board order.</w:t>
      </w:r>
      <w:commentRangeEnd w:id="239"/>
      <w:r>
        <w:rPr>
          <w:rStyle w:val="CommentReference"/>
        </w:rPr>
        <w:commentReference w:id="239"/>
      </w:r>
      <w:r>
        <w:t xml:space="preserve"> </w:t>
      </w:r>
      <w:ins w:id="2391" w:author="Author A" w:date="2026-01-12T10:00:00Z">
        <w:r>
          <w:t xml:space="preserve">Trend suggestions board. </w:t>
        </w:r>
      </w:ins>
      <w:del w:id="2392" w:author="Author C" w:date="2026-01-13T10:00:00Z">
        <w:r>
          <w:delText xml:space="preserve">The meeting forecast. </w:delText>
        </w:r>
      </w:del>
      <w:ins w:id="2393" w:author="Author C" w:date="2026-01-14T10:00:00Z">
        <w:r>
          <w:t xml:space="preserve">Inventory relevant group. </w:t>
        </w:r>
      </w:ins>
      <w:del w:id="2394" w:author="Author B" w:date="2026-01-15T10:00:00Z">
        <w:r>
          <w:delText xml:space="preserve">Notice claim team. </w:delText>
        </w:r>
      </w:del>
      <w:ins w:id="2395" w:author="Author B" w:date="2026-01-16T10:00:00Z">
        <w:r>
          <w:t xml:space="preserve">Pilot receipt corporate. </w:t>
        </w:r>
      </w:ins>
      <w:del w:id="2396" w:author="Author A" w:date="2026-01-17T10:00:00Z">
        <w:r>
          <w:delText xml:space="preserve">Regional maintenance accessibility. </w:delText>
        </w:r>
      </w:del>
      <w:ins w:id="2397" w:author="Author A" w:date="2026-01-18T10:00:00Z">
        <w:r>
          <w:t xml:space="preserve">Trend suggestions board. </w:t>
        </w:r>
      </w:ins>
      <w:del w:id="2398" w:author="Author C" w:date="2026-01-19T10:00:00Z">
        <w:r>
          <w:delText xml:space="preserve">The meeting forecast. </w:delText>
        </w:r>
      </w:del>
      <w:ins w:id="2399" w:author="Author C" w:date="2026-01-20T10:00:00Z">
        <w:r>
          <w:t xml:space="preserve">Inventory relevant group. </w:t>
        </w:r>
      </w:ins>
      <w:del w:id="2400" w:author="Author B" w:date="2026-01-21T10:00:00Z">
        <w:r>
          <w:delText xml:space="preserve">Notice claim team. </w:delText>
        </w:r>
      </w:del>
    </w:p>
    <w:p>
      <w:commentRangeStart w:id="240"/>
      <w:r>
        <w:t xml:space="preserve">The meeting forecast hereby.</w:t>
      </w:r>
      <w:commentRangeEnd w:id="240"/>
      <w:r>
        <w:rPr>
          <w:rStyle w:val="CommentReference"/>
        </w:rPr>
        <w:commentReference w:id="240"/>
      </w:r>
      <w:r>
        <w:t xml:space="preserve"> </w:t>
      </w:r>
      <w:ins w:id="2401" w:author="Author A" w:date="2026-01-22T10:00:00Z">
        <w:r>
          <w:t xml:space="preserve">The meeting forecast. </w:t>
        </w:r>
      </w:ins>
      <w:del w:id="2402" w:author="Author C" w:date="2026-01-23T10:00:00Z">
        <w:r>
          <w:delText xml:space="preserve">Inventory relevant group. </w:delText>
        </w:r>
      </w:del>
      <w:ins w:id="2403" w:author="Author C" w:date="2026-01-24T10:00:00Z">
        <w:r>
          <w:t xml:space="preserve">Notice claim team. </w:t>
        </w:r>
      </w:ins>
      <w:del w:id="2404" w:author="Author B" w:date="2026-01-25T10:00:00Z">
        <w:r>
          <w:delText xml:space="preserve">Pilot receipt corporate. </w:delText>
        </w:r>
      </w:del>
      <w:ins w:id="2405" w:author="Author B" w:date="2026-01-26T10:00:00Z">
        <w:r>
          <w:t xml:space="preserve">Regional maintenance accessibility. </w:t>
        </w:r>
      </w:ins>
      <w:del w:id="2406" w:author="Author A" w:date="2026-01-27T10:00:00Z">
        <w:r>
          <w:delText xml:space="preserve">Trend suggestions board. </w:delText>
        </w:r>
      </w:del>
      <w:ins w:id="2407" w:author="Author A" w:date="2026-01-28T10:00:00Z">
        <w:r>
          <w:t xml:space="preserve">The meeting forecast. </w:t>
        </w:r>
      </w:ins>
      <w:del w:id="2408" w:author="Author C" w:date="2026-01-01T10:00:00Z">
        <w:r>
          <w:delText xml:space="preserve">Inventory relevant group. </w:delText>
        </w:r>
      </w:del>
      <w:ins w:id="2409" w:author="Author C" w:date="2026-01-02T10:00:00Z">
        <w:r>
          <w:t xml:space="preserve">Notice claim team. </w:t>
        </w:r>
      </w:ins>
      <w:del w:id="2410" w:author="Author B" w:date="2026-01-03T10:00:00Z">
        <w:r>
          <w:delText xml:space="preserve">Pilot receipt corporate. </w:delText>
        </w:r>
      </w:del>
    </w:p>
    <w:p>
      <w:commentRangeStart w:id="241"/>
      <w:r>
        <w:t xml:space="preserve">Inventory relevant group relief.</w:t>
      </w:r>
      <w:commentRangeEnd w:id="241"/>
      <w:r>
        <w:rPr>
          <w:rStyle w:val="CommentReference"/>
        </w:rPr>
        <w:commentReference w:id="241"/>
      </w:r>
      <w:r>
        <w:t xml:space="preserve"> </w:t>
      </w:r>
      <w:ins w:id="2411" w:author="Author A" w:date="2026-01-04T10:00:00Z">
        <w:r>
          <w:t xml:space="preserve">Inventory relevant group. </w:t>
        </w:r>
      </w:ins>
      <w:del w:id="2412" w:author="Author C" w:date="2026-01-05T10:00:00Z">
        <w:r>
          <w:delText xml:space="preserve">Notice claim team. </w:delText>
        </w:r>
      </w:del>
      <w:ins w:id="2413" w:author="Author C" w:date="2026-01-06T10:00:00Z">
        <w:r>
          <w:t xml:space="preserve">Pilot receipt corporate. </w:t>
        </w:r>
      </w:ins>
      <w:del w:id="2414" w:author="Author B" w:date="2026-01-07T10:00:00Z">
        <w:r>
          <w:delText xml:space="preserve">Regional maintenance accessibility. </w:delText>
        </w:r>
      </w:del>
      <w:ins w:id="2415" w:author="Author B" w:date="2026-01-08T10:00:00Z">
        <w:r>
          <w:t xml:space="preserve">Trend suggestions board. </w:t>
        </w:r>
      </w:ins>
      <w:del w:id="2416" w:author="Author A" w:date="2026-01-09T10:00:00Z">
        <w:r>
          <w:delText xml:space="preserve">The meeting forecast. </w:delText>
        </w:r>
      </w:del>
      <w:ins w:id="2417" w:author="Author A" w:date="2026-01-10T10:00:00Z">
        <w:r>
          <w:t xml:space="preserve">Inventory relevant group. </w:t>
        </w:r>
      </w:ins>
      <w:del w:id="2418" w:author="Author C" w:date="2026-01-11T10:00:00Z">
        <w:r>
          <w:delText xml:space="preserve">Notice claim team. </w:delText>
        </w:r>
      </w:del>
      <w:ins w:id="2419" w:author="Author C" w:date="2026-01-12T10:00:00Z">
        <w:r>
          <w:t xml:space="preserve">Pilot receipt corporate. </w:t>
        </w:r>
      </w:ins>
      <w:del w:id="2420" w:author="Author B" w:date="2026-01-13T10:00:00Z">
        <w:r>
          <w:delText xml:space="preserve">Regional maintenance accessibility. </w:delText>
        </w:r>
      </w:del>
    </w:p>
    <w:p>
      <w:commentRangeStart w:id="242"/>
      <w:r>
        <w:t xml:space="preserve">Notice claim team export.</w:t>
      </w:r>
      <w:commentRangeEnd w:id="242"/>
      <w:r>
        <w:rPr>
          <w:rStyle w:val="CommentReference"/>
        </w:rPr>
        <w:commentReference w:id="242"/>
      </w:r>
      <w:r>
        <w:t xml:space="preserve"> </w:t>
      </w:r>
      <w:ins w:id="2421" w:author="Author A" w:date="2026-01-14T10:00:00Z">
        <w:r>
          <w:t xml:space="preserve">Notice claim team. </w:t>
        </w:r>
      </w:ins>
      <w:del w:id="2422" w:author="Author C" w:date="2026-01-15T10:00:00Z">
        <w:r>
          <w:delText xml:space="preserve">Pilot receipt corporate. </w:delText>
        </w:r>
      </w:del>
      <w:ins w:id="2423" w:author="Author C" w:date="2026-01-16T10:00:00Z">
        <w:r>
          <w:t xml:space="preserve">Regional maintenance accessibility. </w:t>
        </w:r>
      </w:ins>
      <w:del w:id="2424" w:author="Author B" w:date="2026-01-17T10:00:00Z">
        <w:r>
          <w:delText xml:space="preserve">Trend suggestions board. </w:delText>
        </w:r>
      </w:del>
      <w:ins w:id="2425" w:author="Author B" w:date="2026-01-18T10:00:00Z">
        <w:r>
          <w:t xml:space="preserve">The meeting forecast. </w:t>
        </w:r>
      </w:ins>
      <w:del w:id="2426" w:author="Author A" w:date="2026-01-19T10:00:00Z">
        <w:r>
          <w:delText xml:space="preserve">Inventory relevant group. </w:delText>
        </w:r>
      </w:del>
      <w:ins w:id="2427" w:author="Author A" w:date="2026-01-20T10:00:00Z">
        <w:r>
          <w:t xml:space="preserve">Notice claim team. </w:t>
        </w:r>
      </w:ins>
      <w:del w:id="2428" w:author="Author C" w:date="2026-01-21T10:00:00Z">
        <w:r>
          <w:delText xml:space="preserve">Pilot receipt corporate. </w:delText>
        </w:r>
      </w:del>
      <w:ins w:id="2429" w:author="Author C" w:date="2026-01-22T10:00:00Z">
        <w:r>
          <w:t xml:space="preserve">Regional maintenance accessibility. </w:t>
        </w:r>
      </w:ins>
      <w:del w:id="2430" w:author="Author B" w:date="2026-01-23T10:00:00Z">
        <w:r>
          <w:delText xml:space="preserve">Trend suggestions board. </w:delText>
        </w:r>
      </w:del>
    </w:p>
    <w:p>
      <w:commentRangeStart w:id="243"/>
      <w:r>
        <w:t xml:space="preserve">Pilot receipt corporate requirement.</w:t>
      </w:r>
      <w:commentRangeEnd w:id="243"/>
      <w:r>
        <w:rPr>
          <w:rStyle w:val="CommentReference"/>
        </w:rPr>
        <w:commentReference w:id="243"/>
      </w:r>
      <w:r>
        <w:t xml:space="preserve"> </w:t>
      </w:r>
      <w:ins w:id="2431" w:author="Author A" w:date="2026-01-24T10:00:00Z">
        <w:r>
          <w:t xml:space="preserve">Pilot receipt corporate. </w:t>
        </w:r>
      </w:ins>
      <w:del w:id="2432" w:author="Author C" w:date="2026-01-25T10:00:00Z">
        <w:r>
          <w:delText xml:space="preserve">Regional maintenance accessibility. </w:delText>
        </w:r>
      </w:del>
      <w:ins w:id="2433" w:author="Author C" w:date="2026-01-26T10:00:00Z">
        <w:r>
          <w:t xml:space="preserve">Trend suggestions board. </w:t>
        </w:r>
      </w:ins>
      <w:del w:id="2434" w:author="Author B" w:date="2026-01-27T10:00:00Z">
        <w:r>
          <w:delText xml:space="preserve">The meeting forecast. </w:delText>
        </w:r>
      </w:del>
      <w:ins w:id="2435" w:author="Author B" w:date="2026-01-28T10:00:00Z">
        <w:r>
          <w:t xml:space="preserve">Inventory relevant group. </w:t>
        </w:r>
      </w:ins>
      <w:del w:id="2436" w:author="Author A" w:date="2026-01-01T10:00:00Z">
        <w:r>
          <w:delText xml:space="preserve">Notice claim team. </w:delText>
        </w:r>
      </w:del>
      <w:ins w:id="2437" w:author="Author A" w:date="2026-01-02T10:00:00Z">
        <w:r>
          <w:t xml:space="preserve">Pilot receipt corporate. </w:t>
        </w:r>
      </w:ins>
      <w:del w:id="2438" w:author="Author C" w:date="2026-01-03T10:00:00Z">
        <w:r>
          <w:delText xml:space="preserve">Regional maintenance accessibility. </w:delText>
        </w:r>
      </w:del>
      <w:ins w:id="2439" w:author="Author C" w:date="2026-01-04T10:00:00Z">
        <w:r>
          <w:t xml:space="preserve">Trend suggestions board. </w:t>
        </w:r>
      </w:ins>
      <w:del w:id="2440" w:author="Author B" w:date="2026-01-05T10:00:00Z">
        <w:r>
          <w:delText xml:space="preserve">The meeting forecast. </w:delText>
        </w:r>
      </w:del>
    </w:p>
    <w:p>
      <w:commentRangeStart w:id="244"/>
      <w:r>
        <w:t xml:space="preserve">Regional maintenance accessibility tax.</w:t>
      </w:r>
      <w:commentRangeEnd w:id="244"/>
      <w:r>
        <w:rPr>
          <w:rStyle w:val="CommentReference"/>
        </w:rPr>
        <w:commentReference w:id="244"/>
      </w:r>
      <w:r>
        <w:t xml:space="preserve"> </w:t>
      </w:r>
      <w:ins w:id="2441" w:author="Author A" w:date="2026-01-06T10:00:00Z">
        <w:r>
          <w:t xml:space="preserve">Regional maintenance accessibility. </w:t>
        </w:r>
      </w:ins>
      <w:del w:id="2442" w:author="Author C" w:date="2026-01-07T10:00:00Z">
        <w:r>
          <w:delText xml:space="preserve">Trend suggestions board. </w:delText>
        </w:r>
      </w:del>
      <w:ins w:id="2443" w:author="Author C" w:date="2026-01-08T10:00:00Z">
        <w:r>
          <w:t xml:space="preserve">The meeting forecast. </w:t>
        </w:r>
      </w:ins>
      <w:del w:id="2444" w:author="Author B" w:date="2026-01-09T10:00:00Z">
        <w:r>
          <w:delText xml:space="preserve">Inventory relevant group. </w:delText>
        </w:r>
      </w:del>
      <w:ins w:id="2445" w:author="Author B" w:date="2026-01-10T10:00:00Z">
        <w:r>
          <w:t xml:space="preserve">Notice claim team. </w:t>
        </w:r>
      </w:ins>
      <w:del w:id="2446" w:author="Author A" w:date="2026-01-11T10:00:00Z">
        <w:r>
          <w:delText xml:space="preserve">Pilot receipt corporate. </w:delText>
        </w:r>
      </w:del>
      <w:ins w:id="2447" w:author="Author A" w:date="2026-01-12T10:00:00Z">
        <w:r>
          <w:t xml:space="preserve">Regional maintenance accessibility. </w:t>
        </w:r>
      </w:ins>
      <w:del w:id="2448" w:author="Author C" w:date="2026-01-13T10:00:00Z">
        <w:r>
          <w:delText xml:space="preserve">Trend suggestions board. </w:delText>
        </w:r>
      </w:del>
      <w:ins w:id="2449" w:author="Author C" w:date="2026-01-14T10:00:00Z">
        <w:r>
          <w:t xml:space="preserve">The meeting forecast. </w:t>
        </w:r>
      </w:ins>
      <w:del w:id="2450" w:author="Author B" w:date="2026-01-15T10:00:00Z">
        <w:r>
          <w:delText xml:space="preserve">Inventory relevant group. </w:delText>
        </w:r>
      </w:del>
    </w:p>
    <w:p>
      <w:commentRangeStart w:id="245"/>
      <w:r>
        <w:t xml:space="preserve">Trend suggestions board order.</w:t>
      </w:r>
      <w:commentRangeEnd w:id="245"/>
      <w:r>
        <w:rPr>
          <w:rStyle w:val="CommentReference"/>
        </w:rPr>
        <w:commentReference w:id="245"/>
      </w:r>
      <w:r>
        <w:t xml:space="preserve"> </w:t>
      </w:r>
      <w:ins w:id="2451" w:author="Author A" w:date="2026-01-16T10:00:00Z">
        <w:r>
          <w:t xml:space="preserve">Trend suggestions board. </w:t>
        </w:r>
      </w:ins>
      <w:del w:id="2452" w:author="Author C" w:date="2026-01-17T10:00:00Z">
        <w:r>
          <w:delText xml:space="preserve">The meeting forecast. </w:delText>
        </w:r>
      </w:del>
      <w:ins w:id="2453" w:author="Author C" w:date="2026-01-18T10:00:00Z">
        <w:r>
          <w:t xml:space="preserve">Inventory relevant group. </w:t>
        </w:r>
      </w:ins>
      <w:del w:id="2454" w:author="Author B" w:date="2026-01-19T10:00:00Z">
        <w:r>
          <w:delText xml:space="preserve">Notice claim team. </w:delText>
        </w:r>
      </w:del>
      <w:ins w:id="2455" w:author="Author B" w:date="2026-01-20T10:00:00Z">
        <w:r>
          <w:t xml:space="preserve">Pilot receipt corporate. </w:t>
        </w:r>
      </w:ins>
      <w:del w:id="2456" w:author="Author A" w:date="2026-01-21T10:00:00Z">
        <w:r>
          <w:delText xml:space="preserve">Regional maintenance accessibility. </w:delText>
        </w:r>
      </w:del>
      <w:ins w:id="2457" w:author="Author A" w:date="2026-01-22T10:00:00Z">
        <w:r>
          <w:t xml:space="preserve">Trend suggestions board. </w:t>
        </w:r>
      </w:ins>
      <w:del w:id="2458" w:author="Author C" w:date="2026-01-23T10:00:00Z">
        <w:r>
          <w:delText xml:space="preserve">The meeting forecast. </w:delText>
        </w:r>
      </w:del>
      <w:ins w:id="2459" w:author="Author C" w:date="2026-01-24T10:00:00Z">
        <w:r>
          <w:t xml:space="preserve">Inventory relevant group. </w:t>
        </w:r>
      </w:ins>
      <w:del w:id="2460" w:author="Author B" w:date="2026-01-25T10:00:00Z">
        <w:r>
          <w:delText xml:space="preserve">Notice claim team. </w:delText>
        </w:r>
      </w:del>
    </w:p>
    <w:p>
      <w:commentRangeStart w:id="246"/>
      <w:r>
        <w:t xml:space="preserve">The meeting forecast hereby.</w:t>
      </w:r>
      <w:commentRangeEnd w:id="246"/>
      <w:r>
        <w:rPr>
          <w:rStyle w:val="CommentReference"/>
        </w:rPr>
        <w:commentReference w:id="246"/>
      </w:r>
      <w:r>
        <w:t xml:space="preserve"> </w:t>
      </w:r>
      <w:ins w:id="2461" w:author="Author A" w:date="2026-01-26T10:00:00Z">
        <w:r>
          <w:t xml:space="preserve">The meeting forecast. </w:t>
        </w:r>
      </w:ins>
      <w:del w:id="2462" w:author="Author C" w:date="2026-01-27T10:00:00Z">
        <w:r>
          <w:delText xml:space="preserve">Inventory relevant group. </w:delText>
        </w:r>
      </w:del>
      <w:ins w:id="2463" w:author="Author C" w:date="2026-01-28T10:00:00Z">
        <w:r>
          <w:t xml:space="preserve">Notice claim team. </w:t>
        </w:r>
      </w:ins>
      <w:del w:id="2464" w:author="Author B" w:date="2026-01-01T10:00:00Z">
        <w:r>
          <w:delText xml:space="preserve">Pilot receipt corporate. </w:delText>
        </w:r>
      </w:del>
      <w:ins w:id="2465" w:author="Author B" w:date="2026-01-02T10:00:00Z">
        <w:r>
          <w:t xml:space="preserve">Regional maintenance accessibility. </w:t>
        </w:r>
      </w:ins>
      <w:del w:id="2466" w:author="Author A" w:date="2026-01-03T10:00:00Z">
        <w:r>
          <w:delText xml:space="preserve">Trend suggestions board. </w:delText>
        </w:r>
      </w:del>
      <w:ins w:id="2467" w:author="Author A" w:date="2026-01-04T10:00:00Z">
        <w:r>
          <w:t xml:space="preserve">The meeting forecast. </w:t>
        </w:r>
      </w:ins>
      <w:del w:id="2468" w:author="Author C" w:date="2026-01-05T10:00:00Z">
        <w:r>
          <w:delText xml:space="preserve">Inventory relevant group. </w:delText>
        </w:r>
      </w:del>
      <w:ins w:id="2469" w:author="Author C" w:date="2026-01-06T10:00:00Z">
        <w:r>
          <w:t xml:space="preserve">Notice claim team. </w:t>
        </w:r>
      </w:ins>
      <w:del w:id="2470" w:author="Author B" w:date="2026-01-07T10:00:00Z">
        <w:r>
          <w:delText xml:space="preserve">Pilot receipt corporate. </w:delText>
        </w:r>
      </w:del>
    </w:p>
    <w:p>
      <w:commentRangeStart w:id="247"/>
      <w:r>
        <w:t xml:space="preserve">Inventory relevant group relief.</w:t>
      </w:r>
      <w:commentRangeEnd w:id="247"/>
      <w:r>
        <w:rPr>
          <w:rStyle w:val="CommentReference"/>
        </w:rPr>
        <w:commentReference w:id="247"/>
      </w:r>
      <w:r>
        <w:t xml:space="preserve"> </w:t>
      </w:r>
      <w:ins w:id="2471" w:author="Author A" w:date="2026-01-08T10:00:00Z">
        <w:r>
          <w:t xml:space="preserve">Inventory relevant group. </w:t>
        </w:r>
      </w:ins>
      <w:del w:id="2472" w:author="Author C" w:date="2026-01-09T10:00:00Z">
        <w:r>
          <w:delText xml:space="preserve">Notice claim team. </w:delText>
        </w:r>
      </w:del>
      <w:ins w:id="2473" w:author="Author C" w:date="2026-01-10T10:00:00Z">
        <w:r>
          <w:t xml:space="preserve">Pilot receipt corporate. </w:t>
        </w:r>
      </w:ins>
      <w:del w:id="2474" w:author="Author B" w:date="2026-01-11T10:00:00Z">
        <w:r>
          <w:delText xml:space="preserve">Regional maintenance accessibility. </w:delText>
        </w:r>
      </w:del>
      <w:ins w:id="2475" w:author="Author B" w:date="2026-01-12T10:00:00Z">
        <w:r>
          <w:t xml:space="preserve">Trend suggestions board. </w:t>
        </w:r>
      </w:ins>
      <w:del w:id="2476" w:author="Author A" w:date="2026-01-13T10:00:00Z">
        <w:r>
          <w:delText xml:space="preserve">The meeting forecast. </w:delText>
        </w:r>
      </w:del>
      <w:ins w:id="2477" w:author="Author A" w:date="2026-01-14T10:00:00Z">
        <w:r>
          <w:t xml:space="preserve">Inventory relevant group. </w:t>
        </w:r>
      </w:ins>
      <w:del w:id="2478" w:author="Author C" w:date="2026-01-15T10:00:00Z">
        <w:r>
          <w:delText xml:space="preserve">Notice claim team. </w:delText>
        </w:r>
      </w:del>
      <w:ins w:id="2479" w:author="Author C" w:date="2026-01-16T10:00:00Z">
        <w:r>
          <w:t xml:space="preserve">Pilot receipt corporate. </w:t>
        </w:r>
      </w:ins>
      <w:del w:id="2480" w:author="Author B" w:date="2026-01-17T10:00:00Z">
        <w:r>
          <w:delText xml:space="preserve">Regional maintenance accessibility. </w:delText>
        </w:r>
      </w:del>
    </w:p>
    <w:p>
      <w:commentRangeStart w:id="248"/>
      <w:r>
        <w:t xml:space="preserve">Notice claim team export.</w:t>
      </w:r>
      <w:commentRangeEnd w:id="248"/>
      <w:r>
        <w:rPr>
          <w:rStyle w:val="CommentReference"/>
        </w:rPr>
        <w:commentReference w:id="248"/>
      </w:r>
      <w:r>
        <w:t xml:space="preserve"> </w:t>
      </w:r>
      <w:ins w:id="2481" w:author="Author A" w:date="2026-01-18T10:00:00Z">
        <w:r>
          <w:t xml:space="preserve">Notice claim team. </w:t>
        </w:r>
      </w:ins>
      <w:del w:id="2482" w:author="Author C" w:date="2026-01-19T10:00:00Z">
        <w:r>
          <w:delText xml:space="preserve">Pilot receipt corporate. </w:delText>
        </w:r>
      </w:del>
      <w:ins w:id="2483" w:author="Author C" w:date="2026-01-20T10:00:00Z">
        <w:r>
          <w:t xml:space="preserve">Regional maintenance accessibility. </w:t>
        </w:r>
      </w:ins>
      <w:del w:id="2484" w:author="Author B" w:date="2026-01-21T10:00:00Z">
        <w:r>
          <w:delText xml:space="preserve">Trend suggestions board. </w:delText>
        </w:r>
      </w:del>
      <w:ins w:id="2485" w:author="Author B" w:date="2026-01-22T10:00:00Z">
        <w:r>
          <w:t xml:space="preserve">The meeting forecast. </w:t>
        </w:r>
      </w:ins>
      <w:del w:id="2486" w:author="Author A" w:date="2026-01-23T10:00:00Z">
        <w:r>
          <w:delText xml:space="preserve">Inventory relevant group. </w:delText>
        </w:r>
      </w:del>
      <w:ins w:id="2487" w:author="Author A" w:date="2026-01-24T10:00:00Z">
        <w:r>
          <w:t xml:space="preserve">Notice claim team. </w:t>
        </w:r>
      </w:ins>
      <w:del w:id="2488" w:author="Author C" w:date="2026-01-25T10:00:00Z">
        <w:r>
          <w:delText xml:space="preserve">Pilot receipt corporate. </w:delText>
        </w:r>
      </w:del>
      <w:ins w:id="2489" w:author="Author C" w:date="2026-01-26T10:00:00Z">
        <w:r>
          <w:t xml:space="preserve">Regional maintenance accessibility. </w:t>
        </w:r>
      </w:ins>
      <w:del w:id="2490" w:author="Author B" w:date="2026-01-27T10:00:00Z">
        <w:r>
          <w:delText xml:space="preserve">Trend suggestions board. </w:delText>
        </w:r>
      </w:del>
    </w:p>
    <w:p>
      <w:commentRangeStart w:id="249"/>
      <w:r>
        <w:t xml:space="preserve">Pilot receipt corporate requirement.</w:t>
      </w:r>
      <w:commentRangeEnd w:id="249"/>
      <w:r>
        <w:rPr>
          <w:rStyle w:val="CommentReference"/>
        </w:rPr>
        <w:commentReference w:id="249"/>
      </w:r>
      <w:r>
        <w:t xml:space="preserve"> </w:t>
      </w:r>
      <w:ins w:id="2491" w:author="Author A" w:date="2026-01-28T10:00:00Z">
        <w:r>
          <w:t xml:space="preserve">Pilot receipt corporate. </w:t>
        </w:r>
      </w:ins>
      <w:del w:id="2492" w:author="Author C" w:date="2026-01-01T10:00:00Z">
        <w:r>
          <w:delText xml:space="preserve">Regional maintenance accessibility. </w:delText>
        </w:r>
      </w:del>
      <w:ins w:id="2493" w:author="Author C" w:date="2026-01-02T10:00:00Z">
        <w:r>
          <w:t xml:space="preserve">Trend suggestions board. </w:t>
        </w:r>
      </w:ins>
      <w:del w:id="2494" w:author="Author B" w:date="2026-01-03T10:00:00Z">
        <w:r>
          <w:delText xml:space="preserve">The meeting forecast. </w:delText>
        </w:r>
      </w:del>
      <w:ins w:id="2495" w:author="Author B" w:date="2026-01-04T10:00:00Z">
        <w:r>
          <w:t xml:space="preserve">Inventory relevant group. </w:t>
        </w:r>
      </w:ins>
      <w:del w:id="2496" w:author="Author A" w:date="2026-01-05T10:00:00Z">
        <w:r>
          <w:delText xml:space="preserve">Notice claim team. </w:delText>
        </w:r>
      </w:del>
      <w:ins w:id="2497" w:author="Author A" w:date="2026-01-06T10:00:00Z">
        <w:r>
          <w:t xml:space="preserve">Pilot receipt corporate. </w:t>
        </w:r>
      </w:ins>
      <w:del w:id="2498" w:author="Author C" w:date="2026-01-07T10:00:00Z">
        <w:r>
          <w:delText xml:space="preserve">Regional maintenance accessibility. </w:delText>
        </w:r>
      </w:del>
      <w:ins w:id="2499" w:author="Author C" w:date="2026-01-08T10:00:00Z">
        <w:r>
          <w:t xml:space="preserve">Trend suggestions board. </w:t>
        </w:r>
      </w:ins>
      <w:del w:id="2500" w:author="Author B" w:date="2026-01-09T10:00:00Z">
        <w:r>
          <w:delText xml:space="preserve">The meeting forecast. </w:delText>
        </w:r>
      </w:del>
    </w:p>
    <w:p>
      <w:commentRangeStart w:id="250"/>
      <w:r>
        <w:t xml:space="preserve">Regional maintenance accessibility tax.</w:t>
      </w:r>
      <w:commentRangeEnd w:id="250"/>
      <w:r>
        <w:rPr>
          <w:rStyle w:val="CommentReference"/>
        </w:rPr>
        <w:commentReference w:id="250"/>
      </w:r>
      <w:r>
        <w:t xml:space="preserve"> </w:t>
      </w:r>
      <w:ins w:id="2501" w:author="Author A" w:date="2026-01-10T10:00:00Z">
        <w:r>
          <w:t xml:space="preserve">Regional maintenance accessibility. </w:t>
        </w:r>
      </w:ins>
      <w:del w:id="2502" w:author="Author C" w:date="2026-01-11T10:00:00Z">
        <w:r>
          <w:delText xml:space="preserve">Trend suggestions board. </w:delText>
        </w:r>
      </w:del>
      <w:ins w:id="2503" w:author="Author C" w:date="2026-01-12T10:00:00Z">
        <w:r>
          <w:t xml:space="preserve">The meeting forecast. </w:t>
        </w:r>
      </w:ins>
      <w:del w:id="2504" w:author="Author B" w:date="2026-01-13T10:00:00Z">
        <w:r>
          <w:delText xml:space="preserve">Inventory relevant group. </w:delText>
        </w:r>
      </w:del>
      <w:ins w:id="2505" w:author="Author B" w:date="2026-01-14T10:00:00Z">
        <w:r>
          <w:t xml:space="preserve">Notice claim team. </w:t>
        </w:r>
      </w:ins>
      <w:del w:id="2506" w:author="Author A" w:date="2026-01-15T10:00:00Z">
        <w:r>
          <w:delText xml:space="preserve">Pilot receipt corporate. </w:delText>
        </w:r>
      </w:del>
      <w:ins w:id="2507" w:author="Author A" w:date="2026-01-16T10:00:00Z">
        <w:r>
          <w:t xml:space="preserve">Regional maintenance accessibility. </w:t>
        </w:r>
      </w:ins>
      <w:del w:id="2508" w:author="Author C" w:date="2026-01-17T10:00:00Z">
        <w:r>
          <w:delText xml:space="preserve">Trend suggestions board. </w:delText>
        </w:r>
      </w:del>
      <w:ins w:id="2509" w:author="Author C" w:date="2026-01-18T10:00:00Z">
        <w:r>
          <w:t xml:space="preserve">The meeting forecast. </w:t>
        </w:r>
      </w:ins>
      <w:del w:id="2510" w:author="Author B" w:date="2026-01-19T10:00:00Z">
        <w:r>
          <w:delText xml:space="preserve">Inventory relevant group. </w:delText>
        </w:r>
      </w:del>
    </w:p>
    <w:p>
      <w:commentRangeStart w:id="251"/>
      <w:r>
        <w:t xml:space="preserve">Trend suggestions board order.</w:t>
      </w:r>
      <w:commentRangeEnd w:id="251"/>
      <w:r>
        <w:rPr>
          <w:rStyle w:val="CommentReference"/>
        </w:rPr>
        <w:commentReference w:id="251"/>
      </w:r>
      <w:r>
        <w:t xml:space="preserve"> </w:t>
      </w:r>
      <w:ins w:id="2511" w:author="Author A" w:date="2026-01-20T10:00:00Z">
        <w:r>
          <w:t xml:space="preserve">Trend suggestions board. </w:t>
        </w:r>
      </w:ins>
      <w:del w:id="2512" w:author="Author C" w:date="2026-01-21T10:00:00Z">
        <w:r>
          <w:delText xml:space="preserve">The meeting forecast. </w:delText>
        </w:r>
      </w:del>
      <w:ins w:id="2513" w:author="Author C" w:date="2026-01-22T10:00:00Z">
        <w:r>
          <w:t xml:space="preserve">Inventory relevant group. </w:t>
        </w:r>
      </w:ins>
      <w:del w:id="2514" w:author="Author B" w:date="2026-01-23T10:00:00Z">
        <w:r>
          <w:delText xml:space="preserve">Notice claim team. </w:delText>
        </w:r>
      </w:del>
      <w:ins w:id="2515" w:author="Author B" w:date="2026-01-24T10:00:00Z">
        <w:r>
          <w:t xml:space="preserve">Pilot receipt corporate. </w:t>
        </w:r>
      </w:ins>
      <w:del w:id="2516" w:author="Author A" w:date="2026-01-25T10:00:00Z">
        <w:r>
          <w:delText xml:space="preserve">Regional maintenance accessibility. </w:delText>
        </w:r>
      </w:del>
      <w:ins w:id="2517" w:author="Author A" w:date="2026-01-26T10:00:00Z">
        <w:r>
          <w:t xml:space="preserve">Trend suggestions board. </w:t>
        </w:r>
      </w:ins>
      <w:del w:id="2518" w:author="Author C" w:date="2026-01-27T10:00:00Z">
        <w:r>
          <w:delText xml:space="preserve">The meeting forecast. </w:delText>
        </w:r>
      </w:del>
      <w:ins w:id="2519" w:author="Author C" w:date="2026-01-28T10:00:00Z">
        <w:r>
          <w:t xml:space="preserve">Inventory relevant group. </w:t>
        </w:r>
      </w:ins>
      <w:del w:id="2520" w:author="Author B" w:date="2026-01-01T10:00:00Z">
        <w:r>
          <w:delText xml:space="preserve">Notice claim team. </w:delText>
        </w:r>
      </w:del>
    </w:p>
    <w:p>
      <w:commentRangeStart w:id="252"/>
      <w:r>
        <w:t xml:space="preserve">The meeting forecast hereby.</w:t>
      </w:r>
      <w:commentRangeEnd w:id="252"/>
      <w:r>
        <w:rPr>
          <w:rStyle w:val="CommentReference"/>
        </w:rPr>
        <w:commentReference w:id="252"/>
      </w:r>
      <w:r>
        <w:t xml:space="preserve"> </w:t>
      </w:r>
      <w:ins w:id="2521" w:author="Author A" w:date="2026-01-02T10:00:00Z">
        <w:r>
          <w:t xml:space="preserve">The meeting forecast. </w:t>
        </w:r>
      </w:ins>
      <w:del w:id="2522" w:author="Author C" w:date="2026-01-03T10:00:00Z">
        <w:r>
          <w:delText xml:space="preserve">Inventory relevant group. </w:delText>
        </w:r>
      </w:del>
      <w:ins w:id="2523" w:author="Author C" w:date="2026-01-04T10:00:00Z">
        <w:r>
          <w:t xml:space="preserve">Notice claim team. </w:t>
        </w:r>
      </w:ins>
      <w:del w:id="2524" w:author="Author B" w:date="2026-01-05T10:00:00Z">
        <w:r>
          <w:delText xml:space="preserve">Pilot receipt corporate. </w:delText>
        </w:r>
      </w:del>
      <w:ins w:id="2525" w:author="Author B" w:date="2026-01-06T10:00:00Z">
        <w:r>
          <w:t xml:space="preserve">Regional maintenance accessibility. </w:t>
        </w:r>
      </w:ins>
      <w:del w:id="2526" w:author="Author A" w:date="2026-01-07T10:00:00Z">
        <w:r>
          <w:delText xml:space="preserve">Trend suggestions board. </w:delText>
        </w:r>
      </w:del>
      <w:ins w:id="2527" w:author="Author A" w:date="2026-01-08T10:00:00Z">
        <w:r>
          <w:t xml:space="preserve">The meeting forecast. </w:t>
        </w:r>
      </w:ins>
      <w:del w:id="2528" w:author="Author C" w:date="2026-01-09T10:00:00Z">
        <w:r>
          <w:delText xml:space="preserve">Inventory relevant group. </w:delText>
        </w:r>
      </w:del>
      <w:ins w:id="2529" w:author="Author C" w:date="2026-01-10T10:00:00Z">
        <w:r>
          <w:t xml:space="preserve">Notice claim team. </w:t>
        </w:r>
      </w:ins>
      <w:del w:id="2530" w:author="Author B" w:date="2026-01-11T10:00:00Z">
        <w:r>
          <w:delText xml:space="preserve">Pilot receipt corporate. </w:delText>
        </w:r>
      </w:del>
    </w:p>
    <w:p>
      <w:commentRangeStart w:id="253"/>
      <w:r>
        <w:t xml:space="preserve">Inventory relevant group relief.</w:t>
      </w:r>
      <w:commentRangeEnd w:id="253"/>
      <w:r>
        <w:rPr>
          <w:rStyle w:val="CommentReference"/>
        </w:rPr>
        <w:commentReference w:id="253"/>
      </w:r>
      <w:r>
        <w:t xml:space="preserve"> </w:t>
      </w:r>
      <w:ins w:id="2531" w:author="Author A" w:date="2026-01-12T10:00:00Z">
        <w:r>
          <w:t xml:space="preserve">Inventory relevant group. </w:t>
        </w:r>
      </w:ins>
      <w:del w:id="2532" w:author="Author C" w:date="2026-01-13T10:00:00Z">
        <w:r>
          <w:delText xml:space="preserve">Notice claim team. </w:delText>
        </w:r>
      </w:del>
      <w:ins w:id="2533" w:author="Author C" w:date="2026-01-14T10:00:00Z">
        <w:r>
          <w:t xml:space="preserve">Pilot receipt corporate. </w:t>
        </w:r>
      </w:ins>
      <w:del w:id="2534" w:author="Author B" w:date="2026-01-15T10:00:00Z">
        <w:r>
          <w:delText xml:space="preserve">Regional maintenance accessibility. </w:delText>
        </w:r>
      </w:del>
      <w:ins w:id="2535" w:author="Author B" w:date="2026-01-16T10:00:00Z">
        <w:r>
          <w:t xml:space="preserve">Trend suggestions board. </w:t>
        </w:r>
      </w:ins>
      <w:del w:id="2536" w:author="Author A" w:date="2026-01-17T10:00:00Z">
        <w:r>
          <w:delText xml:space="preserve">The meeting forecast. </w:delText>
        </w:r>
      </w:del>
      <w:ins w:id="2537" w:author="Author A" w:date="2026-01-18T10:00:00Z">
        <w:r>
          <w:t xml:space="preserve">Inventory relevant group. </w:t>
        </w:r>
      </w:ins>
      <w:del w:id="2538" w:author="Author C" w:date="2026-01-19T10:00:00Z">
        <w:r>
          <w:delText xml:space="preserve">Notice claim team. </w:delText>
        </w:r>
      </w:del>
      <w:ins w:id="2539" w:author="Author C" w:date="2026-01-20T10:00:00Z">
        <w:r>
          <w:t xml:space="preserve">Pilot receipt corporate. </w:t>
        </w:r>
      </w:ins>
      <w:del w:id="2540" w:author="Author B" w:date="2026-01-21T10:00:00Z">
        <w:r>
          <w:delText xml:space="preserve">Regional maintenance accessibility. </w:delText>
        </w:r>
      </w:del>
    </w:p>
    <w:p>
      <w:commentRangeStart w:id="254"/>
      <w:r>
        <w:t xml:space="preserve">Notice claim team export.</w:t>
      </w:r>
      <w:commentRangeEnd w:id="254"/>
      <w:r>
        <w:rPr>
          <w:rStyle w:val="CommentReference"/>
        </w:rPr>
        <w:commentReference w:id="254"/>
      </w:r>
      <w:r>
        <w:t xml:space="preserve"> </w:t>
      </w:r>
      <w:ins w:id="2541" w:author="Author A" w:date="2026-01-22T10:00:00Z">
        <w:r>
          <w:t xml:space="preserve">Notice claim team. </w:t>
        </w:r>
      </w:ins>
      <w:del w:id="2542" w:author="Author C" w:date="2026-01-23T10:00:00Z">
        <w:r>
          <w:delText xml:space="preserve">Pilot receipt corporate. </w:delText>
        </w:r>
      </w:del>
      <w:ins w:id="2543" w:author="Author C" w:date="2026-01-24T10:00:00Z">
        <w:r>
          <w:t xml:space="preserve">Regional maintenance accessibility. </w:t>
        </w:r>
      </w:ins>
      <w:del w:id="2544" w:author="Author B" w:date="2026-01-25T10:00:00Z">
        <w:r>
          <w:delText xml:space="preserve">Trend suggestions board. </w:delText>
        </w:r>
      </w:del>
      <w:ins w:id="2545" w:author="Author B" w:date="2026-01-26T10:00:00Z">
        <w:r>
          <w:t xml:space="preserve">The meeting forecast. </w:t>
        </w:r>
      </w:ins>
      <w:del w:id="2546" w:author="Author A" w:date="2026-01-27T10:00:00Z">
        <w:r>
          <w:delText xml:space="preserve">Inventory relevant group. </w:delText>
        </w:r>
      </w:del>
      <w:ins w:id="2547" w:author="Author A" w:date="2026-01-28T10:00:00Z">
        <w:r>
          <w:t xml:space="preserve">Notice claim team. </w:t>
        </w:r>
      </w:ins>
      <w:del w:id="2548" w:author="Author C" w:date="2026-01-01T10:00:00Z">
        <w:r>
          <w:delText xml:space="preserve">Pilot receipt corporate. </w:delText>
        </w:r>
      </w:del>
      <w:ins w:id="2549" w:author="Author C" w:date="2026-01-02T10:00:00Z">
        <w:r>
          <w:t xml:space="preserve">Regional maintenance accessibility. </w:t>
        </w:r>
      </w:ins>
      <w:del w:id="2550" w:author="Author B" w:date="2026-01-03T10:00:00Z">
        <w:r>
          <w:delText xml:space="preserve">Trend suggestions board. </w:delText>
        </w:r>
      </w:del>
    </w:p>
    <w:p>
      <w:commentRangeStart w:id="255"/>
      <w:r>
        <w:t xml:space="preserve">Pilot receipt corporate requirement.</w:t>
      </w:r>
      <w:commentRangeEnd w:id="255"/>
      <w:r>
        <w:rPr>
          <w:rStyle w:val="CommentReference"/>
        </w:rPr>
        <w:commentReference w:id="255"/>
      </w:r>
      <w:r>
        <w:t xml:space="preserve"> </w:t>
      </w:r>
      <w:ins w:id="2551" w:author="Author A" w:date="2026-01-04T10:00:00Z">
        <w:r>
          <w:t xml:space="preserve">Pilot receipt corporate. </w:t>
        </w:r>
      </w:ins>
      <w:del w:id="2552" w:author="Author C" w:date="2026-01-05T10:00:00Z">
        <w:r>
          <w:delText xml:space="preserve">Regional maintenance accessibility. </w:delText>
        </w:r>
      </w:del>
      <w:ins w:id="2553" w:author="Author C" w:date="2026-01-06T10:00:00Z">
        <w:r>
          <w:t xml:space="preserve">Trend suggestions board. </w:t>
        </w:r>
      </w:ins>
      <w:del w:id="2554" w:author="Author B" w:date="2026-01-07T10:00:00Z">
        <w:r>
          <w:delText xml:space="preserve">The meeting forecast. </w:delText>
        </w:r>
      </w:del>
      <w:ins w:id="2555" w:author="Author B" w:date="2026-01-08T10:00:00Z">
        <w:r>
          <w:t xml:space="preserve">Inventory relevant group. </w:t>
        </w:r>
      </w:ins>
      <w:del w:id="2556" w:author="Author A" w:date="2026-01-09T10:00:00Z">
        <w:r>
          <w:delText xml:space="preserve">Notice claim team. </w:delText>
        </w:r>
      </w:del>
      <w:ins w:id="2557" w:author="Author A" w:date="2026-01-10T10:00:00Z">
        <w:r>
          <w:t xml:space="preserve">Pilot receipt corporate. </w:t>
        </w:r>
      </w:ins>
      <w:del w:id="2558" w:author="Author C" w:date="2026-01-11T10:00:00Z">
        <w:r>
          <w:delText xml:space="preserve">Regional maintenance accessibility. </w:delText>
        </w:r>
      </w:del>
      <w:ins w:id="2559" w:author="Author C" w:date="2026-01-12T10:00:00Z">
        <w:r>
          <w:t xml:space="preserve">Trend suggestions board. </w:t>
        </w:r>
      </w:ins>
      <w:del w:id="2560" w:author="Author B" w:date="2026-01-13T10:00:00Z">
        <w:r>
          <w:delText xml:space="preserve">The meeting forecast. </w:delText>
        </w:r>
      </w:del>
    </w:p>
    <w:p>
      <w:commentRangeStart w:id="256"/>
      <w:r>
        <w:t xml:space="preserve">Regional maintenance accessibility tax.</w:t>
      </w:r>
      <w:commentRangeEnd w:id="256"/>
      <w:r>
        <w:rPr>
          <w:rStyle w:val="CommentReference"/>
        </w:rPr>
        <w:commentReference w:id="256"/>
      </w:r>
      <w:r>
        <w:t xml:space="preserve"> </w:t>
      </w:r>
      <w:ins w:id="2561" w:author="Author A" w:date="2026-01-14T10:00:00Z">
        <w:r>
          <w:t xml:space="preserve">Regional maintenance accessibility. </w:t>
        </w:r>
      </w:ins>
      <w:del w:id="2562" w:author="Author C" w:date="2026-01-15T10:00:00Z">
        <w:r>
          <w:delText xml:space="preserve">Trend suggestions board. </w:delText>
        </w:r>
      </w:del>
      <w:ins w:id="2563" w:author="Author C" w:date="2026-01-16T10:00:00Z">
        <w:r>
          <w:t xml:space="preserve">The meeting forecast. </w:t>
        </w:r>
      </w:ins>
      <w:del w:id="2564" w:author="Author B" w:date="2026-01-17T10:00:00Z">
        <w:r>
          <w:delText xml:space="preserve">Inventory relevant group. </w:delText>
        </w:r>
      </w:del>
      <w:ins w:id="2565" w:author="Author B" w:date="2026-01-18T10:00:00Z">
        <w:r>
          <w:t xml:space="preserve">Notice claim team. </w:t>
        </w:r>
      </w:ins>
      <w:del w:id="2566" w:author="Author A" w:date="2026-01-19T10:00:00Z">
        <w:r>
          <w:delText xml:space="preserve">Pilot receipt corporate. </w:delText>
        </w:r>
      </w:del>
      <w:ins w:id="2567" w:author="Author A" w:date="2026-01-20T10:00:00Z">
        <w:r>
          <w:t xml:space="preserve">Regional maintenance accessibility. </w:t>
        </w:r>
      </w:ins>
      <w:del w:id="2568" w:author="Author C" w:date="2026-01-21T10:00:00Z">
        <w:r>
          <w:delText xml:space="preserve">Trend suggestions board. </w:delText>
        </w:r>
      </w:del>
      <w:ins w:id="2569" w:author="Author C" w:date="2026-01-22T10:00:00Z">
        <w:r>
          <w:t xml:space="preserve">The meeting forecast. </w:t>
        </w:r>
      </w:ins>
      <w:del w:id="2570" w:author="Author B" w:date="2026-01-23T10:00:00Z">
        <w:r>
          <w:delText xml:space="preserve">Inventory relevant group. </w:delText>
        </w:r>
      </w:del>
    </w:p>
    <w:p>
      <w:commentRangeStart w:id="257"/>
      <w:r>
        <w:t xml:space="preserve">Trend suggestions board order.</w:t>
      </w:r>
      <w:commentRangeEnd w:id="257"/>
      <w:r>
        <w:rPr>
          <w:rStyle w:val="CommentReference"/>
        </w:rPr>
        <w:commentReference w:id="257"/>
      </w:r>
      <w:r>
        <w:t xml:space="preserve"> </w:t>
      </w:r>
      <w:ins w:id="2571" w:author="Author A" w:date="2026-01-24T10:00:00Z">
        <w:r>
          <w:t xml:space="preserve">Trend suggestions board. </w:t>
        </w:r>
      </w:ins>
      <w:del w:id="2572" w:author="Author C" w:date="2026-01-25T10:00:00Z">
        <w:r>
          <w:delText xml:space="preserve">The meeting forecast. </w:delText>
        </w:r>
      </w:del>
      <w:ins w:id="2573" w:author="Author C" w:date="2026-01-26T10:00:00Z">
        <w:r>
          <w:t xml:space="preserve">Inventory relevant group. </w:t>
        </w:r>
      </w:ins>
      <w:del w:id="2574" w:author="Author B" w:date="2026-01-27T10:00:00Z">
        <w:r>
          <w:delText xml:space="preserve">Notice claim team. </w:delText>
        </w:r>
      </w:del>
      <w:ins w:id="2575" w:author="Author B" w:date="2026-01-28T10:00:00Z">
        <w:r>
          <w:t xml:space="preserve">Pilot receipt corporate. </w:t>
        </w:r>
      </w:ins>
      <w:del w:id="2576" w:author="Author A" w:date="2026-01-01T10:00:00Z">
        <w:r>
          <w:delText xml:space="preserve">Regional maintenance accessibility. </w:delText>
        </w:r>
      </w:del>
      <w:ins w:id="2577" w:author="Author A" w:date="2026-01-02T10:00:00Z">
        <w:r>
          <w:t xml:space="preserve">Trend suggestions board. </w:t>
        </w:r>
      </w:ins>
      <w:del w:id="2578" w:author="Author C" w:date="2026-01-03T10:00:00Z">
        <w:r>
          <w:delText xml:space="preserve">The meeting forecast. </w:delText>
        </w:r>
      </w:del>
      <w:ins w:id="2579" w:author="Author C" w:date="2026-01-04T10:00:00Z">
        <w:r>
          <w:t xml:space="preserve">Inventory relevant group. </w:t>
        </w:r>
      </w:ins>
      <w:del w:id="2580" w:author="Author B" w:date="2026-01-05T10:00:00Z">
        <w:r>
          <w:delText xml:space="preserve">Notice claim team. </w:delText>
        </w:r>
      </w:del>
    </w:p>
    <w:p>
      <w:commentRangeStart w:id="258"/>
      <w:r>
        <w:t xml:space="preserve">The meeting forecast hereby.</w:t>
      </w:r>
      <w:commentRangeEnd w:id="258"/>
      <w:r>
        <w:rPr>
          <w:rStyle w:val="CommentReference"/>
        </w:rPr>
        <w:commentReference w:id="258"/>
      </w:r>
      <w:r>
        <w:t xml:space="preserve"> </w:t>
      </w:r>
      <w:ins w:id="2581" w:author="Author A" w:date="2026-01-06T10:00:00Z">
        <w:r>
          <w:t xml:space="preserve">The meeting forecast. </w:t>
        </w:r>
      </w:ins>
      <w:del w:id="2582" w:author="Author C" w:date="2026-01-07T10:00:00Z">
        <w:r>
          <w:delText xml:space="preserve">Inventory relevant group. </w:delText>
        </w:r>
      </w:del>
      <w:ins w:id="2583" w:author="Author C" w:date="2026-01-08T10:00:00Z">
        <w:r>
          <w:t xml:space="preserve">Notice claim team. </w:t>
        </w:r>
      </w:ins>
      <w:del w:id="2584" w:author="Author B" w:date="2026-01-09T10:00:00Z">
        <w:r>
          <w:delText xml:space="preserve">Pilot receipt corporate. </w:delText>
        </w:r>
      </w:del>
      <w:ins w:id="2585" w:author="Author B" w:date="2026-01-10T10:00:00Z">
        <w:r>
          <w:t xml:space="preserve">Regional maintenance accessibility. </w:t>
        </w:r>
      </w:ins>
      <w:del w:id="2586" w:author="Author A" w:date="2026-01-11T10:00:00Z">
        <w:r>
          <w:delText xml:space="preserve">Trend suggestions board. </w:delText>
        </w:r>
      </w:del>
      <w:ins w:id="2587" w:author="Author A" w:date="2026-01-12T10:00:00Z">
        <w:r>
          <w:t xml:space="preserve">The meeting forecast. </w:t>
        </w:r>
      </w:ins>
      <w:del w:id="2588" w:author="Author C" w:date="2026-01-13T10:00:00Z">
        <w:r>
          <w:delText xml:space="preserve">Inventory relevant group. </w:delText>
        </w:r>
      </w:del>
      <w:ins w:id="2589" w:author="Author C" w:date="2026-01-14T10:00:00Z">
        <w:r>
          <w:t xml:space="preserve">Notice claim team. </w:t>
        </w:r>
      </w:ins>
      <w:del w:id="2590" w:author="Author B" w:date="2026-01-15T10:00:00Z">
        <w:r>
          <w:delText xml:space="preserve">Pilot receipt corporate. </w:delText>
        </w:r>
      </w:del>
    </w:p>
    <w:p>
      <w:commentRangeStart w:id="259"/>
      <w:r>
        <w:t xml:space="preserve">Inventory relevant group relief.</w:t>
      </w:r>
      <w:commentRangeEnd w:id="259"/>
      <w:r>
        <w:rPr>
          <w:rStyle w:val="CommentReference"/>
        </w:rPr>
        <w:commentReference w:id="259"/>
      </w:r>
      <w:r>
        <w:t xml:space="preserve"> </w:t>
      </w:r>
      <w:ins w:id="2591" w:author="Author A" w:date="2026-01-16T10:00:00Z">
        <w:r>
          <w:t xml:space="preserve">Inventory relevant group. </w:t>
        </w:r>
      </w:ins>
      <w:del w:id="2592" w:author="Author C" w:date="2026-01-17T10:00:00Z">
        <w:r>
          <w:delText xml:space="preserve">Notice claim team. </w:delText>
        </w:r>
      </w:del>
      <w:ins w:id="2593" w:author="Author C" w:date="2026-01-18T10:00:00Z">
        <w:r>
          <w:t xml:space="preserve">Pilot receipt corporate. </w:t>
        </w:r>
      </w:ins>
      <w:del w:id="2594" w:author="Author B" w:date="2026-01-19T10:00:00Z">
        <w:r>
          <w:delText xml:space="preserve">Regional maintenance accessibility. </w:delText>
        </w:r>
      </w:del>
      <w:ins w:id="2595" w:author="Author B" w:date="2026-01-20T10:00:00Z">
        <w:r>
          <w:t xml:space="preserve">Trend suggestions board. </w:t>
        </w:r>
      </w:ins>
      <w:del w:id="2596" w:author="Author A" w:date="2026-01-21T10:00:00Z">
        <w:r>
          <w:delText xml:space="preserve">The meeting forecast. </w:delText>
        </w:r>
      </w:del>
      <w:ins w:id="2597" w:author="Author A" w:date="2026-01-22T10:00:00Z">
        <w:r>
          <w:t xml:space="preserve">Inventory relevant group. </w:t>
        </w:r>
      </w:ins>
      <w:del w:id="2598" w:author="Author C" w:date="2026-01-23T10:00:00Z">
        <w:r>
          <w:delText xml:space="preserve">Notice claim team. </w:delText>
        </w:r>
      </w:del>
      <w:ins w:id="2599" w:author="Author C" w:date="2026-01-24T10:00:00Z">
        <w:r>
          <w:t xml:space="preserve">Pilot receipt corporate. </w:t>
        </w:r>
      </w:ins>
      <w:del w:id="2600" w:author="Author B" w:date="2026-01-25T10:00:00Z">
        <w:r>
          <w:delText xml:space="preserve">Regional maintenance accessibility. </w:delText>
        </w:r>
      </w:del>
    </w:p>
    <w:p>
      <w:commentRangeStart w:id="260"/>
      <w:r>
        <w:t xml:space="preserve">Notice claim team export.</w:t>
      </w:r>
      <w:commentRangeEnd w:id="260"/>
      <w:r>
        <w:rPr>
          <w:rStyle w:val="CommentReference"/>
        </w:rPr>
        <w:commentReference w:id="260"/>
      </w:r>
      <w:r>
        <w:t xml:space="preserve"> </w:t>
      </w:r>
      <w:ins w:id="2601" w:author="Author A" w:date="2026-01-26T10:00:00Z">
        <w:r>
          <w:t xml:space="preserve">Notice claim team. </w:t>
        </w:r>
      </w:ins>
      <w:del w:id="2602" w:author="Author C" w:date="2026-01-27T10:00:00Z">
        <w:r>
          <w:delText xml:space="preserve">Pilot receipt corporate. </w:delText>
        </w:r>
      </w:del>
      <w:ins w:id="2603" w:author="Author C" w:date="2026-01-28T10:00:00Z">
        <w:r>
          <w:t xml:space="preserve">Regional maintenance accessibility. </w:t>
        </w:r>
      </w:ins>
      <w:del w:id="2604" w:author="Author B" w:date="2026-01-01T10:00:00Z">
        <w:r>
          <w:delText xml:space="preserve">Trend suggestions board. </w:delText>
        </w:r>
      </w:del>
      <w:ins w:id="2605" w:author="Author B" w:date="2026-01-02T10:00:00Z">
        <w:r>
          <w:t xml:space="preserve">The meeting forecast. </w:t>
        </w:r>
      </w:ins>
      <w:del w:id="2606" w:author="Author A" w:date="2026-01-03T10:00:00Z">
        <w:r>
          <w:delText xml:space="preserve">Inventory relevant group. </w:delText>
        </w:r>
      </w:del>
      <w:ins w:id="2607" w:author="Author A" w:date="2026-01-04T10:00:00Z">
        <w:r>
          <w:t xml:space="preserve">Notice claim team. </w:t>
        </w:r>
      </w:ins>
      <w:del w:id="2608" w:author="Author C" w:date="2026-01-05T10:00:00Z">
        <w:r>
          <w:delText xml:space="preserve">Pilot receipt corporate. </w:delText>
        </w:r>
      </w:del>
      <w:ins w:id="2609" w:author="Author C" w:date="2026-01-06T10:00:00Z">
        <w:r>
          <w:t xml:space="preserve">Regional maintenance accessibility. </w:t>
        </w:r>
      </w:ins>
      <w:del w:id="2610" w:author="Author B" w:date="2026-01-07T10:00:00Z">
        <w:r>
          <w:delText xml:space="preserve">Trend suggestions board. </w:delText>
        </w:r>
      </w:del>
    </w:p>
    <w:p>
      <w:commentRangeStart w:id="261"/>
      <w:r>
        <w:t xml:space="preserve">Pilot receipt corporate requirement.</w:t>
      </w:r>
      <w:commentRangeEnd w:id="261"/>
      <w:r>
        <w:rPr>
          <w:rStyle w:val="CommentReference"/>
        </w:rPr>
        <w:commentReference w:id="261"/>
      </w:r>
      <w:r>
        <w:t xml:space="preserve"> </w:t>
      </w:r>
      <w:ins w:id="2611" w:author="Author A" w:date="2026-01-08T10:00:00Z">
        <w:r>
          <w:t xml:space="preserve">Pilot receipt corporate. </w:t>
        </w:r>
      </w:ins>
      <w:del w:id="2612" w:author="Author C" w:date="2026-01-09T10:00:00Z">
        <w:r>
          <w:delText xml:space="preserve">Regional maintenance accessibility. </w:delText>
        </w:r>
      </w:del>
      <w:ins w:id="2613" w:author="Author C" w:date="2026-01-10T10:00:00Z">
        <w:r>
          <w:t xml:space="preserve">Trend suggestions board. </w:t>
        </w:r>
      </w:ins>
      <w:del w:id="2614" w:author="Author B" w:date="2026-01-11T10:00:00Z">
        <w:r>
          <w:delText xml:space="preserve">The meeting forecast. </w:delText>
        </w:r>
      </w:del>
      <w:ins w:id="2615" w:author="Author B" w:date="2026-01-12T10:00:00Z">
        <w:r>
          <w:t xml:space="preserve">Inventory relevant group. </w:t>
        </w:r>
      </w:ins>
      <w:del w:id="2616" w:author="Author A" w:date="2026-01-13T10:00:00Z">
        <w:r>
          <w:delText xml:space="preserve">Notice claim team. </w:delText>
        </w:r>
      </w:del>
      <w:ins w:id="2617" w:author="Author A" w:date="2026-01-14T10:00:00Z">
        <w:r>
          <w:t xml:space="preserve">Pilot receipt corporate. </w:t>
        </w:r>
      </w:ins>
      <w:del w:id="2618" w:author="Author C" w:date="2026-01-15T10:00:00Z">
        <w:r>
          <w:delText xml:space="preserve">Regional maintenance accessibility. </w:delText>
        </w:r>
      </w:del>
      <w:ins w:id="2619" w:author="Author C" w:date="2026-01-16T10:00:00Z">
        <w:r>
          <w:t xml:space="preserve">Trend suggestions board. </w:t>
        </w:r>
      </w:ins>
      <w:del w:id="2620" w:author="Author B" w:date="2026-01-17T10:00:00Z">
        <w:r>
          <w:delText xml:space="preserve">The meeting forecast. </w:delText>
        </w:r>
      </w:del>
    </w:p>
    <w:p>
      <w:commentRangeStart w:id="262"/>
      <w:r>
        <w:t xml:space="preserve">Regional maintenance accessibility tax.</w:t>
      </w:r>
      <w:commentRangeEnd w:id="262"/>
      <w:r>
        <w:rPr>
          <w:rStyle w:val="CommentReference"/>
        </w:rPr>
        <w:commentReference w:id="262"/>
      </w:r>
      <w:r>
        <w:t xml:space="preserve"> </w:t>
      </w:r>
      <w:ins w:id="2621" w:author="Author A" w:date="2026-01-18T10:00:00Z">
        <w:r>
          <w:t xml:space="preserve">Regional maintenance accessibility. </w:t>
        </w:r>
      </w:ins>
      <w:del w:id="2622" w:author="Author C" w:date="2026-01-19T10:00:00Z">
        <w:r>
          <w:delText xml:space="preserve">Trend suggestions board. </w:delText>
        </w:r>
      </w:del>
      <w:ins w:id="2623" w:author="Author C" w:date="2026-01-20T10:00:00Z">
        <w:r>
          <w:t xml:space="preserve">The meeting forecast. </w:t>
        </w:r>
      </w:ins>
      <w:del w:id="2624" w:author="Author B" w:date="2026-01-21T10:00:00Z">
        <w:r>
          <w:delText xml:space="preserve">Inventory relevant group. </w:delText>
        </w:r>
      </w:del>
      <w:ins w:id="2625" w:author="Author B" w:date="2026-01-22T10:00:00Z">
        <w:r>
          <w:t xml:space="preserve">Notice claim team. </w:t>
        </w:r>
      </w:ins>
      <w:del w:id="2626" w:author="Author A" w:date="2026-01-23T10:00:00Z">
        <w:r>
          <w:delText xml:space="preserve">Pilot receipt corporate. </w:delText>
        </w:r>
      </w:del>
      <w:ins w:id="2627" w:author="Author A" w:date="2026-01-24T10:00:00Z">
        <w:r>
          <w:t xml:space="preserve">Regional maintenance accessibility. </w:t>
        </w:r>
      </w:ins>
      <w:del w:id="2628" w:author="Author C" w:date="2026-01-25T10:00:00Z">
        <w:r>
          <w:delText xml:space="preserve">Trend suggestions board. </w:delText>
        </w:r>
      </w:del>
      <w:ins w:id="2629" w:author="Author C" w:date="2026-01-26T10:00:00Z">
        <w:r>
          <w:t xml:space="preserve">The meeting forecast. </w:t>
        </w:r>
      </w:ins>
      <w:del w:id="2630" w:author="Author B" w:date="2026-01-27T10:00:00Z">
        <w:r>
          <w:delText xml:space="preserve">Inventory relevant group. </w:delText>
        </w:r>
      </w:del>
    </w:p>
    <w:p>
      <w:commentRangeStart w:id="263"/>
      <w:r>
        <w:t xml:space="preserve">Trend suggestions board order.</w:t>
      </w:r>
      <w:commentRangeEnd w:id="263"/>
      <w:r>
        <w:rPr>
          <w:rStyle w:val="CommentReference"/>
        </w:rPr>
        <w:commentReference w:id="263"/>
      </w:r>
      <w:r>
        <w:t xml:space="preserve"> </w:t>
      </w:r>
      <w:ins w:id="2631" w:author="Author A" w:date="2026-01-28T10:00:00Z">
        <w:r>
          <w:t xml:space="preserve">Trend suggestions board. </w:t>
        </w:r>
      </w:ins>
      <w:del w:id="2632" w:author="Author C" w:date="2026-01-01T10:00:00Z">
        <w:r>
          <w:delText xml:space="preserve">The meeting forecast. </w:delText>
        </w:r>
      </w:del>
      <w:ins w:id="2633" w:author="Author C" w:date="2026-01-02T10:00:00Z">
        <w:r>
          <w:t xml:space="preserve">Inventory relevant group. </w:t>
        </w:r>
      </w:ins>
      <w:del w:id="2634" w:author="Author B" w:date="2026-01-03T10:00:00Z">
        <w:r>
          <w:delText xml:space="preserve">Notice claim team. </w:delText>
        </w:r>
      </w:del>
      <w:ins w:id="2635" w:author="Author B" w:date="2026-01-04T10:00:00Z">
        <w:r>
          <w:t xml:space="preserve">Pilot receipt corporate. </w:t>
        </w:r>
      </w:ins>
      <w:del w:id="2636" w:author="Author A" w:date="2026-01-05T10:00:00Z">
        <w:r>
          <w:delText xml:space="preserve">Regional maintenance accessibility. </w:delText>
        </w:r>
      </w:del>
      <w:ins w:id="2637" w:author="Author A" w:date="2026-01-06T10:00:00Z">
        <w:r>
          <w:t xml:space="preserve">Trend suggestions board. </w:t>
        </w:r>
      </w:ins>
      <w:del w:id="2638" w:author="Author C" w:date="2026-01-07T10:00:00Z">
        <w:r>
          <w:delText xml:space="preserve">The meeting forecast. </w:delText>
        </w:r>
      </w:del>
      <w:ins w:id="2639" w:author="Author C" w:date="2026-01-08T10:00:00Z">
        <w:r>
          <w:t xml:space="preserve">Inventory relevant group. </w:t>
        </w:r>
      </w:ins>
      <w:del w:id="2640" w:author="Author B" w:date="2026-01-09T10:00:00Z">
        <w:r>
          <w:delText xml:space="preserve">Notice claim team. </w:delText>
        </w:r>
      </w:del>
    </w:p>
    <w:p>
      <w:commentRangeStart w:id="264"/>
      <w:r>
        <w:t xml:space="preserve">The meeting forecast hereby.</w:t>
      </w:r>
      <w:commentRangeEnd w:id="264"/>
      <w:r>
        <w:rPr>
          <w:rStyle w:val="CommentReference"/>
        </w:rPr>
        <w:commentReference w:id="264"/>
      </w:r>
      <w:r>
        <w:t xml:space="preserve"> </w:t>
      </w:r>
      <w:ins w:id="2641" w:author="Author A" w:date="2026-01-10T10:00:00Z">
        <w:r>
          <w:t xml:space="preserve">The meeting forecast. </w:t>
        </w:r>
      </w:ins>
      <w:del w:id="2642" w:author="Author C" w:date="2026-01-11T10:00:00Z">
        <w:r>
          <w:delText xml:space="preserve">Inventory relevant group. </w:delText>
        </w:r>
      </w:del>
      <w:ins w:id="2643" w:author="Author C" w:date="2026-01-12T10:00:00Z">
        <w:r>
          <w:t xml:space="preserve">Notice claim team. </w:t>
        </w:r>
      </w:ins>
      <w:del w:id="2644" w:author="Author B" w:date="2026-01-13T10:00:00Z">
        <w:r>
          <w:delText xml:space="preserve">Pilot receipt corporate. </w:delText>
        </w:r>
      </w:del>
      <w:ins w:id="2645" w:author="Author B" w:date="2026-01-14T10:00:00Z">
        <w:r>
          <w:t xml:space="preserve">Regional maintenance accessibility. </w:t>
        </w:r>
      </w:ins>
      <w:del w:id="2646" w:author="Author A" w:date="2026-01-15T10:00:00Z">
        <w:r>
          <w:delText xml:space="preserve">Trend suggestions board. </w:delText>
        </w:r>
      </w:del>
      <w:ins w:id="2647" w:author="Author A" w:date="2026-01-16T10:00:00Z">
        <w:r>
          <w:t xml:space="preserve">The meeting forecast. </w:t>
        </w:r>
      </w:ins>
      <w:del w:id="2648" w:author="Author C" w:date="2026-01-17T10:00:00Z">
        <w:r>
          <w:delText xml:space="preserve">Inventory relevant group. </w:delText>
        </w:r>
      </w:del>
      <w:ins w:id="2649" w:author="Author C" w:date="2026-01-18T10:00:00Z">
        <w:r>
          <w:t xml:space="preserve">Notice claim team. </w:t>
        </w:r>
      </w:ins>
      <w:del w:id="2650" w:author="Author B" w:date="2026-01-19T10:00:00Z">
        <w:r>
          <w:delText xml:space="preserve">Pilot receipt corporate. </w:delText>
        </w:r>
      </w:del>
    </w:p>
    <w:p>
      <w:commentRangeStart w:id="265"/>
      <w:r>
        <w:t xml:space="preserve">Inventory relevant group relief.</w:t>
      </w:r>
      <w:commentRangeEnd w:id="265"/>
      <w:r>
        <w:rPr>
          <w:rStyle w:val="CommentReference"/>
        </w:rPr>
        <w:commentReference w:id="265"/>
      </w:r>
      <w:r>
        <w:t xml:space="preserve"> </w:t>
      </w:r>
      <w:ins w:id="2651" w:author="Author A" w:date="2026-01-20T10:00:00Z">
        <w:r>
          <w:t xml:space="preserve">Inventory relevant group. </w:t>
        </w:r>
      </w:ins>
      <w:del w:id="2652" w:author="Author C" w:date="2026-01-21T10:00:00Z">
        <w:r>
          <w:delText xml:space="preserve">Notice claim team. </w:delText>
        </w:r>
      </w:del>
      <w:ins w:id="2653" w:author="Author C" w:date="2026-01-22T10:00:00Z">
        <w:r>
          <w:t xml:space="preserve">Pilot receipt corporate. </w:t>
        </w:r>
      </w:ins>
      <w:del w:id="2654" w:author="Author B" w:date="2026-01-23T10:00:00Z">
        <w:r>
          <w:delText xml:space="preserve">Regional maintenance accessibility. </w:delText>
        </w:r>
      </w:del>
      <w:ins w:id="2655" w:author="Author B" w:date="2026-01-24T10:00:00Z">
        <w:r>
          <w:t xml:space="preserve">Trend suggestions board. </w:t>
        </w:r>
      </w:ins>
      <w:del w:id="2656" w:author="Author A" w:date="2026-01-25T10:00:00Z">
        <w:r>
          <w:delText xml:space="preserve">The meeting forecast. </w:delText>
        </w:r>
      </w:del>
      <w:ins w:id="2657" w:author="Author A" w:date="2026-01-26T10:00:00Z">
        <w:r>
          <w:t xml:space="preserve">Inventory relevant group. </w:t>
        </w:r>
      </w:ins>
      <w:del w:id="2658" w:author="Author C" w:date="2026-01-27T10:00:00Z">
        <w:r>
          <w:delText xml:space="preserve">Notice claim team. </w:delText>
        </w:r>
      </w:del>
      <w:ins w:id="2659" w:author="Author C" w:date="2026-01-28T10:00:00Z">
        <w:r>
          <w:t xml:space="preserve">Pilot receipt corporate. </w:t>
        </w:r>
      </w:ins>
      <w:del w:id="2660" w:author="Author B" w:date="2026-01-01T10:00:00Z">
        <w:r>
          <w:delText xml:space="preserve">Regional maintenance accessibility. </w:delText>
        </w:r>
      </w:del>
    </w:p>
    <w:p>
      <w:commentRangeStart w:id="266"/>
      <w:r>
        <w:t xml:space="preserve">Notice claim team export.</w:t>
      </w:r>
      <w:commentRangeEnd w:id="266"/>
      <w:r>
        <w:rPr>
          <w:rStyle w:val="CommentReference"/>
        </w:rPr>
        <w:commentReference w:id="266"/>
      </w:r>
      <w:r>
        <w:t xml:space="preserve"> </w:t>
      </w:r>
      <w:ins w:id="2661" w:author="Author A" w:date="2026-01-02T10:00:00Z">
        <w:r>
          <w:t xml:space="preserve">Notice claim team. </w:t>
        </w:r>
      </w:ins>
      <w:del w:id="2662" w:author="Author C" w:date="2026-01-03T10:00:00Z">
        <w:r>
          <w:delText xml:space="preserve">Pilot receipt corporate. </w:delText>
        </w:r>
      </w:del>
      <w:ins w:id="2663" w:author="Author C" w:date="2026-01-04T10:00:00Z">
        <w:r>
          <w:t xml:space="preserve">Regional maintenance accessibility. </w:t>
        </w:r>
      </w:ins>
      <w:del w:id="2664" w:author="Author B" w:date="2026-01-05T10:00:00Z">
        <w:r>
          <w:delText xml:space="preserve">Trend suggestions board. </w:delText>
        </w:r>
      </w:del>
      <w:ins w:id="2665" w:author="Author B" w:date="2026-01-06T10:00:00Z">
        <w:r>
          <w:t xml:space="preserve">The meeting forecast. </w:t>
        </w:r>
      </w:ins>
      <w:del w:id="2666" w:author="Author A" w:date="2026-01-07T10:00:00Z">
        <w:r>
          <w:delText xml:space="preserve">Inventory relevant group. </w:delText>
        </w:r>
      </w:del>
      <w:ins w:id="2667" w:author="Author A" w:date="2026-01-08T10:00:00Z">
        <w:r>
          <w:t xml:space="preserve">Notice claim team. </w:t>
        </w:r>
      </w:ins>
      <w:del w:id="2668" w:author="Author C" w:date="2026-01-09T10:00:00Z">
        <w:r>
          <w:delText xml:space="preserve">Pilot receipt corporate. </w:delText>
        </w:r>
      </w:del>
      <w:ins w:id="2669" w:author="Author C" w:date="2026-01-10T10:00:00Z">
        <w:r>
          <w:t xml:space="preserve">Regional maintenance accessibility. </w:t>
        </w:r>
      </w:ins>
      <w:del w:id="2670" w:author="Author B" w:date="2026-01-11T10:00:00Z">
        <w:r>
          <w:delText xml:space="preserve">Trend suggestions board. </w:delText>
        </w:r>
      </w:del>
    </w:p>
    <w:p>
      <w:commentRangeStart w:id="267"/>
      <w:r>
        <w:t xml:space="preserve">Pilot receipt corporate requirement.</w:t>
      </w:r>
      <w:commentRangeEnd w:id="267"/>
      <w:r>
        <w:rPr>
          <w:rStyle w:val="CommentReference"/>
        </w:rPr>
        <w:commentReference w:id="267"/>
      </w:r>
      <w:r>
        <w:t xml:space="preserve"> </w:t>
      </w:r>
      <w:ins w:id="2671" w:author="Author A" w:date="2026-01-12T10:00:00Z">
        <w:r>
          <w:t xml:space="preserve">Pilot receipt corporate. </w:t>
        </w:r>
      </w:ins>
      <w:del w:id="2672" w:author="Author C" w:date="2026-01-13T10:00:00Z">
        <w:r>
          <w:delText xml:space="preserve">Regional maintenance accessibility. </w:delText>
        </w:r>
      </w:del>
      <w:ins w:id="2673" w:author="Author C" w:date="2026-01-14T10:00:00Z">
        <w:r>
          <w:t xml:space="preserve">Trend suggestions board. </w:t>
        </w:r>
      </w:ins>
      <w:del w:id="2674" w:author="Author B" w:date="2026-01-15T10:00:00Z">
        <w:r>
          <w:delText xml:space="preserve">The meeting forecast. </w:delText>
        </w:r>
      </w:del>
      <w:ins w:id="2675" w:author="Author B" w:date="2026-01-16T10:00:00Z">
        <w:r>
          <w:t xml:space="preserve">Inventory relevant group. </w:t>
        </w:r>
      </w:ins>
      <w:del w:id="2676" w:author="Author A" w:date="2026-01-17T10:00:00Z">
        <w:r>
          <w:delText xml:space="preserve">Notice claim team. </w:delText>
        </w:r>
      </w:del>
      <w:ins w:id="2677" w:author="Author A" w:date="2026-01-18T10:00:00Z">
        <w:r>
          <w:t xml:space="preserve">Pilot receipt corporate. </w:t>
        </w:r>
      </w:ins>
      <w:del w:id="2678" w:author="Author C" w:date="2026-01-19T10:00:00Z">
        <w:r>
          <w:delText xml:space="preserve">Regional maintenance accessibility. </w:delText>
        </w:r>
      </w:del>
      <w:ins w:id="2679" w:author="Author C" w:date="2026-01-20T10:00:00Z">
        <w:r>
          <w:t xml:space="preserve">Trend suggestions board. </w:t>
        </w:r>
      </w:ins>
      <w:del w:id="2680" w:author="Author B" w:date="2026-01-21T10:00:00Z">
        <w:r>
          <w:delText xml:space="preserve">The meeting forecast. </w:delText>
        </w:r>
      </w:del>
    </w:p>
    <w:p>
      <w:commentRangeStart w:id="268"/>
      <w:r>
        <w:t xml:space="preserve">Regional maintenance accessibility tax.</w:t>
      </w:r>
      <w:commentRangeEnd w:id="268"/>
      <w:r>
        <w:rPr>
          <w:rStyle w:val="CommentReference"/>
        </w:rPr>
        <w:commentReference w:id="268"/>
      </w:r>
      <w:r>
        <w:t xml:space="preserve"> </w:t>
      </w:r>
      <w:ins w:id="2681" w:author="Author A" w:date="2026-01-22T10:00:00Z">
        <w:r>
          <w:t xml:space="preserve">Regional maintenance accessibility. </w:t>
        </w:r>
      </w:ins>
      <w:del w:id="2682" w:author="Author C" w:date="2026-01-23T10:00:00Z">
        <w:r>
          <w:delText xml:space="preserve">Trend suggestions board. </w:delText>
        </w:r>
      </w:del>
      <w:ins w:id="2683" w:author="Author C" w:date="2026-01-24T10:00:00Z">
        <w:r>
          <w:t xml:space="preserve">The meeting forecast. </w:t>
        </w:r>
      </w:ins>
      <w:del w:id="2684" w:author="Author B" w:date="2026-01-25T10:00:00Z">
        <w:r>
          <w:delText xml:space="preserve">Inventory relevant group. </w:delText>
        </w:r>
      </w:del>
      <w:ins w:id="2685" w:author="Author B" w:date="2026-01-26T10:00:00Z">
        <w:r>
          <w:t xml:space="preserve">Notice claim team. </w:t>
        </w:r>
      </w:ins>
      <w:del w:id="2686" w:author="Author A" w:date="2026-01-27T10:00:00Z">
        <w:r>
          <w:delText xml:space="preserve">Pilot receipt corporate. </w:delText>
        </w:r>
      </w:del>
      <w:ins w:id="2687" w:author="Author A" w:date="2026-01-28T10:00:00Z">
        <w:r>
          <w:t xml:space="preserve">Regional maintenance accessibility. </w:t>
        </w:r>
      </w:ins>
      <w:del w:id="2688" w:author="Author C" w:date="2026-01-01T10:00:00Z">
        <w:r>
          <w:delText xml:space="preserve">Trend suggestions board. </w:delText>
        </w:r>
      </w:del>
      <w:ins w:id="2689" w:author="Author C" w:date="2026-01-02T10:00:00Z">
        <w:r>
          <w:t xml:space="preserve">The meeting forecast. </w:t>
        </w:r>
      </w:ins>
      <w:del w:id="2690" w:author="Author B" w:date="2026-01-03T10:00:00Z">
        <w:r>
          <w:delText xml:space="preserve">Inventory relevant group. </w:delText>
        </w:r>
      </w:del>
    </w:p>
    <w:p>
      <w:commentRangeStart w:id="269"/>
      <w:r>
        <w:t xml:space="preserve">Trend suggestions board order.</w:t>
      </w:r>
      <w:commentRangeEnd w:id="269"/>
      <w:r>
        <w:rPr>
          <w:rStyle w:val="CommentReference"/>
        </w:rPr>
        <w:commentReference w:id="269"/>
      </w:r>
      <w:r>
        <w:t xml:space="preserve"> </w:t>
      </w:r>
      <w:ins w:id="2691" w:author="Author A" w:date="2026-01-04T10:00:00Z">
        <w:r>
          <w:t xml:space="preserve">Trend suggestions board. </w:t>
        </w:r>
      </w:ins>
      <w:del w:id="2692" w:author="Author C" w:date="2026-01-05T10:00:00Z">
        <w:r>
          <w:delText xml:space="preserve">The meeting forecast. </w:delText>
        </w:r>
      </w:del>
      <w:ins w:id="2693" w:author="Author C" w:date="2026-01-06T10:00:00Z">
        <w:r>
          <w:t xml:space="preserve">Inventory relevant group. </w:t>
        </w:r>
      </w:ins>
      <w:del w:id="2694" w:author="Author B" w:date="2026-01-07T10:00:00Z">
        <w:r>
          <w:delText xml:space="preserve">Notice claim team. </w:delText>
        </w:r>
      </w:del>
      <w:ins w:id="2695" w:author="Author B" w:date="2026-01-08T10:00:00Z">
        <w:r>
          <w:t xml:space="preserve">Pilot receipt corporate. </w:t>
        </w:r>
      </w:ins>
      <w:del w:id="2696" w:author="Author A" w:date="2026-01-09T10:00:00Z">
        <w:r>
          <w:delText xml:space="preserve">Regional maintenance accessibility. </w:delText>
        </w:r>
      </w:del>
      <w:ins w:id="2697" w:author="Author A" w:date="2026-01-10T10:00:00Z">
        <w:r>
          <w:t xml:space="preserve">Trend suggestions board. </w:t>
        </w:r>
      </w:ins>
      <w:del w:id="2698" w:author="Author C" w:date="2026-01-11T10:00:00Z">
        <w:r>
          <w:delText xml:space="preserve">The meeting forecast. </w:delText>
        </w:r>
      </w:del>
      <w:ins w:id="2699" w:author="Author C" w:date="2026-01-12T10:00:00Z">
        <w:r>
          <w:t xml:space="preserve">Inventory relevant group. </w:t>
        </w:r>
      </w:ins>
      <w:del w:id="2700" w:author="Author B" w:date="2026-01-13T10:00:00Z">
        <w:r>
          <w:delText xml:space="preserve">Notice claim team. </w:delText>
        </w:r>
      </w:del>
    </w:p>
    <w:p>
      <w:commentRangeStart w:id="270"/>
      <w:r>
        <w:t xml:space="preserve">The meeting forecast hereby.</w:t>
      </w:r>
      <w:commentRangeEnd w:id="270"/>
      <w:r>
        <w:rPr>
          <w:rStyle w:val="CommentReference"/>
        </w:rPr>
        <w:commentReference w:id="270"/>
      </w:r>
      <w:r>
        <w:t xml:space="preserve"> </w:t>
      </w:r>
      <w:ins w:id="2701" w:author="Author A" w:date="2026-01-14T10:00:00Z">
        <w:r>
          <w:t xml:space="preserve">The meeting forecast. </w:t>
        </w:r>
      </w:ins>
      <w:del w:id="2702" w:author="Author C" w:date="2026-01-15T10:00:00Z">
        <w:r>
          <w:delText xml:space="preserve">Inventory relevant group. </w:delText>
        </w:r>
      </w:del>
      <w:ins w:id="2703" w:author="Author C" w:date="2026-01-16T10:00:00Z">
        <w:r>
          <w:t xml:space="preserve">Notice claim team. </w:t>
        </w:r>
      </w:ins>
      <w:del w:id="2704" w:author="Author B" w:date="2026-01-17T10:00:00Z">
        <w:r>
          <w:delText xml:space="preserve">Pilot receipt corporate. </w:delText>
        </w:r>
      </w:del>
      <w:ins w:id="2705" w:author="Author B" w:date="2026-01-18T10:00:00Z">
        <w:r>
          <w:t xml:space="preserve">Regional maintenance accessibility. </w:t>
        </w:r>
      </w:ins>
      <w:del w:id="2706" w:author="Author A" w:date="2026-01-19T10:00:00Z">
        <w:r>
          <w:delText xml:space="preserve">Trend suggestions board. </w:delText>
        </w:r>
      </w:del>
      <w:ins w:id="2707" w:author="Author A" w:date="2026-01-20T10:00:00Z">
        <w:r>
          <w:t xml:space="preserve">The meeting forecast. </w:t>
        </w:r>
      </w:ins>
      <w:del w:id="2708" w:author="Author C" w:date="2026-01-21T10:00:00Z">
        <w:r>
          <w:delText xml:space="preserve">Inventory relevant group. </w:delText>
        </w:r>
      </w:del>
      <w:ins w:id="2709" w:author="Author C" w:date="2026-01-22T10:00:00Z">
        <w:r>
          <w:t xml:space="preserve">Notice claim team. </w:t>
        </w:r>
      </w:ins>
      <w:del w:id="2710" w:author="Author B" w:date="2026-01-23T10:00:00Z">
        <w:r>
          <w:delText xml:space="preserve">Pilot receipt corporate. </w:delText>
        </w:r>
      </w:del>
    </w:p>
    <w:p>
      <w:commentRangeStart w:id="271"/>
      <w:r>
        <w:t xml:space="preserve">Inventory relevant group relief.</w:t>
      </w:r>
      <w:commentRangeEnd w:id="271"/>
      <w:r>
        <w:rPr>
          <w:rStyle w:val="CommentReference"/>
        </w:rPr>
        <w:commentReference w:id="271"/>
      </w:r>
      <w:r>
        <w:t xml:space="preserve"> </w:t>
      </w:r>
      <w:ins w:id="2711" w:author="Author A" w:date="2026-01-24T10:00:00Z">
        <w:r>
          <w:t xml:space="preserve">Inventory relevant group. </w:t>
        </w:r>
      </w:ins>
      <w:del w:id="2712" w:author="Author C" w:date="2026-01-25T10:00:00Z">
        <w:r>
          <w:delText xml:space="preserve">Notice claim team. </w:delText>
        </w:r>
      </w:del>
      <w:ins w:id="2713" w:author="Author C" w:date="2026-01-26T10:00:00Z">
        <w:r>
          <w:t xml:space="preserve">Pilot receipt corporate. </w:t>
        </w:r>
      </w:ins>
      <w:del w:id="2714" w:author="Author B" w:date="2026-01-27T10:00:00Z">
        <w:r>
          <w:delText xml:space="preserve">Regional maintenance accessibility. </w:delText>
        </w:r>
      </w:del>
      <w:ins w:id="2715" w:author="Author B" w:date="2026-01-28T10:00:00Z">
        <w:r>
          <w:t xml:space="preserve">Trend suggestions board. </w:t>
        </w:r>
      </w:ins>
      <w:del w:id="2716" w:author="Author A" w:date="2026-01-01T10:00:00Z">
        <w:r>
          <w:delText xml:space="preserve">The meeting forecast. </w:delText>
        </w:r>
      </w:del>
      <w:ins w:id="2717" w:author="Author A" w:date="2026-01-02T10:00:00Z">
        <w:r>
          <w:t xml:space="preserve">Inventory relevant group. </w:t>
        </w:r>
      </w:ins>
      <w:del w:id="2718" w:author="Author C" w:date="2026-01-03T10:00:00Z">
        <w:r>
          <w:delText xml:space="preserve">Notice claim team. </w:delText>
        </w:r>
      </w:del>
      <w:ins w:id="2719" w:author="Author C" w:date="2026-01-04T10:00:00Z">
        <w:r>
          <w:t xml:space="preserve">Pilot receipt corporate. </w:t>
        </w:r>
      </w:ins>
      <w:del w:id="2720" w:author="Author B" w:date="2026-01-05T10:00:00Z">
        <w:r>
          <w:delText xml:space="preserve">Regional maintenance accessibility. </w:delText>
        </w:r>
      </w:del>
    </w:p>
    <w:p>
      <w:commentRangeStart w:id="272"/>
      <w:r>
        <w:t xml:space="preserve">Notice claim team export.</w:t>
      </w:r>
      <w:commentRangeEnd w:id="272"/>
      <w:r>
        <w:rPr>
          <w:rStyle w:val="CommentReference"/>
        </w:rPr>
        <w:commentReference w:id="272"/>
      </w:r>
      <w:r>
        <w:t xml:space="preserve"> </w:t>
      </w:r>
      <w:ins w:id="2721" w:author="Author A" w:date="2026-01-06T10:00:00Z">
        <w:r>
          <w:t xml:space="preserve">Notice claim team. </w:t>
        </w:r>
      </w:ins>
      <w:del w:id="2722" w:author="Author C" w:date="2026-01-07T10:00:00Z">
        <w:r>
          <w:delText xml:space="preserve">Pilot receipt corporate. </w:delText>
        </w:r>
      </w:del>
      <w:ins w:id="2723" w:author="Author C" w:date="2026-01-08T10:00:00Z">
        <w:r>
          <w:t xml:space="preserve">Regional maintenance accessibility. </w:t>
        </w:r>
      </w:ins>
      <w:del w:id="2724" w:author="Author B" w:date="2026-01-09T10:00:00Z">
        <w:r>
          <w:delText xml:space="preserve">Trend suggestions board. </w:delText>
        </w:r>
      </w:del>
      <w:ins w:id="2725" w:author="Author B" w:date="2026-01-10T10:00:00Z">
        <w:r>
          <w:t xml:space="preserve">The meeting forecast. </w:t>
        </w:r>
      </w:ins>
      <w:del w:id="2726" w:author="Author A" w:date="2026-01-11T10:00:00Z">
        <w:r>
          <w:delText xml:space="preserve">Inventory relevant group. </w:delText>
        </w:r>
      </w:del>
      <w:ins w:id="2727" w:author="Author A" w:date="2026-01-12T10:00:00Z">
        <w:r>
          <w:t xml:space="preserve">Notice claim team. </w:t>
        </w:r>
      </w:ins>
      <w:del w:id="2728" w:author="Author C" w:date="2026-01-13T10:00:00Z">
        <w:r>
          <w:delText xml:space="preserve">Pilot receipt corporate. </w:delText>
        </w:r>
      </w:del>
      <w:ins w:id="2729" w:author="Author C" w:date="2026-01-14T10:00:00Z">
        <w:r>
          <w:t xml:space="preserve">Regional maintenance accessibility. </w:t>
        </w:r>
      </w:ins>
      <w:del w:id="2730" w:author="Author B" w:date="2026-01-15T10:00:00Z">
        <w:r>
          <w:delText xml:space="preserve">Trend suggestions board. </w:delText>
        </w:r>
      </w:del>
    </w:p>
    <w:p>
      <w:commentRangeStart w:id="273"/>
      <w:r>
        <w:t xml:space="preserve">Pilot receipt corporate requirement.</w:t>
      </w:r>
      <w:commentRangeEnd w:id="273"/>
      <w:r>
        <w:rPr>
          <w:rStyle w:val="CommentReference"/>
        </w:rPr>
        <w:commentReference w:id="273"/>
      </w:r>
      <w:r>
        <w:t xml:space="preserve"> </w:t>
      </w:r>
      <w:ins w:id="2731" w:author="Author A" w:date="2026-01-16T10:00:00Z">
        <w:r>
          <w:t xml:space="preserve">Pilot receipt corporate. </w:t>
        </w:r>
      </w:ins>
      <w:del w:id="2732" w:author="Author C" w:date="2026-01-17T10:00:00Z">
        <w:r>
          <w:delText xml:space="preserve">Regional maintenance accessibility. </w:delText>
        </w:r>
      </w:del>
      <w:ins w:id="2733" w:author="Author C" w:date="2026-01-18T10:00:00Z">
        <w:r>
          <w:t xml:space="preserve">Trend suggestions board. </w:t>
        </w:r>
      </w:ins>
      <w:del w:id="2734" w:author="Author B" w:date="2026-01-19T10:00:00Z">
        <w:r>
          <w:delText xml:space="preserve">The meeting forecast. </w:delText>
        </w:r>
      </w:del>
      <w:ins w:id="2735" w:author="Author B" w:date="2026-01-20T10:00:00Z">
        <w:r>
          <w:t xml:space="preserve">Inventory relevant group. </w:t>
        </w:r>
      </w:ins>
      <w:del w:id="2736" w:author="Author A" w:date="2026-01-21T10:00:00Z">
        <w:r>
          <w:delText xml:space="preserve">Notice claim team. </w:delText>
        </w:r>
      </w:del>
      <w:ins w:id="2737" w:author="Author A" w:date="2026-01-22T10:00:00Z">
        <w:r>
          <w:t xml:space="preserve">Pilot receipt corporate. </w:t>
        </w:r>
      </w:ins>
      <w:del w:id="2738" w:author="Author C" w:date="2026-01-23T10:00:00Z">
        <w:r>
          <w:delText xml:space="preserve">Regional maintenance accessibility. </w:delText>
        </w:r>
      </w:del>
      <w:ins w:id="2739" w:author="Author C" w:date="2026-01-24T10:00:00Z">
        <w:r>
          <w:t xml:space="preserve">Trend suggestions board. </w:t>
        </w:r>
      </w:ins>
      <w:del w:id="2740" w:author="Author B" w:date="2026-01-25T10:00:00Z">
        <w:r>
          <w:delText xml:space="preserve">The meeting forecast. </w:delText>
        </w:r>
      </w:del>
    </w:p>
    <w:p>
      <w:commentRangeStart w:id="274"/>
      <w:r>
        <w:t xml:space="preserve">Regional maintenance accessibility tax.</w:t>
      </w:r>
      <w:commentRangeEnd w:id="274"/>
      <w:r>
        <w:rPr>
          <w:rStyle w:val="CommentReference"/>
        </w:rPr>
        <w:commentReference w:id="274"/>
      </w:r>
      <w:r>
        <w:t xml:space="preserve"> </w:t>
      </w:r>
      <w:ins w:id="2741" w:author="Author A" w:date="2026-01-26T10:00:00Z">
        <w:r>
          <w:t xml:space="preserve">Regional maintenance accessibility. </w:t>
        </w:r>
      </w:ins>
      <w:del w:id="2742" w:author="Author C" w:date="2026-01-27T10:00:00Z">
        <w:r>
          <w:delText xml:space="preserve">Trend suggestions board. </w:delText>
        </w:r>
      </w:del>
      <w:ins w:id="2743" w:author="Author C" w:date="2026-01-28T10:00:00Z">
        <w:r>
          <w:t xml:space="preserve">The meeting forecast. </w:t>
        </w:r>
      </w:ins>
      <w:del w:id="2744" w:author="Author B" w:date="2026-01-01T10:00:00Z">
        <w:r>
          <w:delText xml:space="preserve">Inventory relevant group. </w:delText>
        </w:r>
      </w:del>
      <w:ins w:id="2745" w:author="Author B" w:date="2026-01-02T10:00:00Z">
        <w:r>
          <w:t xml:space="preserve">Notice claim team. </w:t>
        </w:r>
      </w:ins>
      <w:del w:id="2746" w:author="Author A" w:date="2026-01-03T10:00:00Z">
        <w:r>
          <w:delText xml:space="preserve">Pilot receipt corporate. </w:delText>
        </w:r>
      </w:del>
      <w:ins w:id="2747" w:author="Author A" w:date="2026-01-04T10:00:00Z">
        <w:r>
          <w:t xml:space="preserve">Regional maintenance accessibility. </w:t>
        </w:r>
      </w:ins>
      <w:del w:id="2748" w:author="Author C" w:date="2026-01-05T10:00:00Z">
        <w:r>
          <w:delText xml:space="preserve">Trend suggestions board. </w:delText>
        </w:r>
      </w:del>
      <w:ins w:id="2749" w:author="Author C" w:date="2026-01-06T10:00:00Z">
        <w:r>
          <w:t xml:space="preserve">The meeting forecast. </w:t>
        </w:r>
      </w:ins>
      <w:del w:id="2750" w:author="Author B" w:date="2026-01-07T10:00:00Z">
        <w:r>
          <w:delText xml:space="preserve">Inventory relevant group. </w:delText>
        </w:r>
      </w:del>
    </w:p>
    <w:p>
      <w:commentRangeStart w:id="275"/>
      <w:r>
        <w:t xml:space="preserve">Trend suggestions board order.</w:t>
      </w:r>
      <w:commentRangeEnd w:id="275"/>
      <w:r>
        <w:rPr>
          <w:rStyle w:val="CommentReference"/>
        </w:rPr>
        <w:commentReference w:id="275"/>
      </w:r>
      <w:r>
        <w:t xml:space="preserve"> </w:t>
      </w:r>
      <w:ins w:id="2751" w:author="Author A" w:date="2026-01-08T10:00:00Z">
        <w:r>
          <w:t xml:space="preserve">Trend suggestions board. </w:t>
        </w:r>
      </w:ins>
      <w:del w:id="2752" w:author="Author C" w:date="2026-01-09T10:00:00Z">
        <w:r>
          <w:delText xml:space="preserve">The meeting forecast. </w:delText>
        </w:r>
      </w:del>
      <w:ins w:id="2753" w:author="Author C" w:date="2026-01-10T10:00:00Z">
        <w:r>
          <w:t xml:space="preserve">Inventory relevant group. </w:t>
        </w:r>
      </w:ins>
      <w:del w:id="2754" w:author="Author B" w:date="2026-01-11T10:00:00Z">
        <w:r>
          <w:delText xml:space="preserve">Notice claim team. </w:delText>
        </w:r>
      </w:del>
      <w:ins w:id="2755" w:author="Author B" w:date="2026-01-12T10:00:00Z">
        <w:r>
          <w:t xml:space="preserve">Pilot receipt corporate. </w:t>
        </w:r>
      </w:ins>
      <w:del w:id="2756" w:author="Author A" w:date="2026-01-13T10:00:00Z">
        <w:r>
          <w:delText xml:space="preserve">Regional maintenance accessibility. </w:delText>
        </w:r>
      </w:del>
      <w:ins w:id="2757" w:author="Author A" w:date="2026-01-14T10:00:00Z">
        <w:r>
          <w:t xml:space="preserve">Trend suggestions board. </w:t>
        </w:r>
      </w:ins>
      <w:del w:id="2758" w:author="Author C" w:date="2026-01-15T10:00:00Z">
        <w:r>
          <w:delText xml:space="preserve">The meeting forecast. </w:delText>
        </w:r>
      </w:del>
      <w:ins w:id="2759" w:author="Author C" w:date="2026-01-16T10:00:00Z">
        <w:r>
          <w:t xml:space="preserve">Inventory relevant group. </w:t>
        </w:r>
      </w:ins>
      <w:del w:id="2760" w:author="Author B" w:date="2026-01-17T10:00:00Z">
        <w:r>
          <w:delText xml:space="preserve">Notice claim team. </w:delText>
        </w:r>
      </w:del>
    </w:p>
    <w:p>
      <w:commentRangeStart w:id="276"/>
      <w:r>
        <w:t xml:space="preserve">The meeting forecast hereby.</w:t>
      </w:r>
      <w:commentRangeEnd w:id="276"/>
      <w:r>
        <w:rPr>
          <w:rStyle w:val="CommentReference"/>
        </w:rPr>
        <w:commentReference w:id="276"/>
      </w:r>
      <w:r>
        <w:t xml:space="preserve"> </w:t>
      </w:r>
      <w:ins w:id="2761" w:author="Author A" w:date="2026-01-18T10:00:00Z">
        <w:r>
          <w:t xml:space="preserve">The meeting forecast. </w:t>
        </w:r>
      </w:ins>
      <w:del w:id="2762" w:author="Author C" w:date="2026-01-19T10:00:00Z">
        <w:r>
          <w:delText xml:space="preserve">Inventory relevant group. </w:delText>
        </w:r>
      </w:del>
      <w:ins w:id="2763" w:author="Author C" w:date="2026-01-20T10:00:00Z">
        <w:r>
          <w:t xml:space="preserve">Notice claim team. </w:t>
        </w:r>
      </w:ins>
      <w:del w:id="2764" w:author="Author B" w:date="2026-01-21T10:00:00Z">
        <w:r>
          <w:delText xml:space="preserve">Pilot receipt corporate. </w:delText>
        </w:r>
      </w:del>
      <w:ins w:id="2765" w:author="Author B" w:date="2026-01-22T10:00:00Z">
        <w:r>
          <w:t xml:space="preserve">Regional maintenance accessibility. </w:t>
        </w:r>
      </w:ins>
      <w:del w:id="2766" w:author="Author A" w:date="2026-01-23T10:00:00Z">
        <w:r>
          <w:delText xml:space="preserve">Trend suggestions board. </w:delText>
        </w:r>
      </w:del>
      <w:ins w:id="2767" w:author="Author A" w:date="2026-01-24T10:00:00Z">
        <w:r>
          <w:t xml:space="preserve">The meeting forecast. </w:t>
        </w:r>
      </w:ins>
      <w:del w:id="2768" w:author="Author C" w:date="2026-01-25T10:00:00Z">
        <w:r>
          <w:delText xml:space="preserve">Inventory relevant group. </w:delText>
        </w:r>
      </w:del>
      <w:ins w:id="2769" w:author="Author C" w:date="2026-01-26T10:00:00Z">
        <w:r>
          <w:t xml:space="preserve">Notice claim team. </w:t>
        </w:r>
      </w:ins>
      <w:del w:id="2770" w:author="Author B" w:date="2026-01-27T10:00:00Z">
        <w:r>
          <w:delText xml:space="preserve">Pilot receipt corporate. </w:delText>
        </w:r>
      </w:del>
    </w:p>
    <w:p>
      <w:commentRangeStart w:id="277"/>
      <w:r>
        <w:t xml:space="preserve">Inventory relevant group relief.</w:t>
      </w:r>
      <w:commentRangeEnd w:id="277"/>
      <w:r>
        <w:rPr>
          <w:rStyle w:val="CommentReference"/>
        </w:rPr>
        <w:commentReference w:id="277"/>
      </w:r>
      <w:r>
        <w:t xml:space="preserve"> </w:t>
      </w:r>
      <w:ins w:id="2771" w:author="Author A" w:date="2026-01-28T10:00:00Z">
        <w:r>
          <w:t xml:space="preserve">Inventory relevant group. </w:t>
        </w:r>
      </w:ins>
      <w:del w:id="2772" w:author="Author C" w:date="2026-01-01T10:00:00Z">
        <w:r>
          <w:delText xml:space="preserve">Notice claim team. </w:delText>
        </w:r>
      </w:del>
      <w:ins w:id="2773" w:author="Author C" w:date="2026-01-02T10:00:00Z">
        <w:r>
          <w:t xml:space="preserve">Pilot receipt corporate. </w:t>
        </w:r>
      </w:ins>
      <w:del w:id="2774" w:author="Author B" w:date="2026-01-03T10:00:00Z">
        <w:r>
          <w:delText xml:space="preserve">Regional maintenance accessibility. </w:delText>
        </w:r>
      </w:del>
      <w:ins w:id="2775" w:author="Author B" w:date="2026-01-04T10:00:00Z">
        <w:r>
          <w:t xml:space="preserve">Trend suggestions board. </w:t>
        </w:r>
      </w:ins>
      <w:del w:id="2776" w:author="Author A" w:date="2026-01-05T10:00:00Z">
        <w:r>
          <w:delText xml:space="preserve">The meeting forecast. </w:delText>
        </w:r>
      </w:del>
      <w:ins w:id="2777" w:author="Author A" w:date="2026-01-06T10:00:00Z">
        <w:r>
          <w:t xml:space="preserve">Inventory relevant group. </w:t>
        </w:r>
      </w:ins>
      <w:del w:id="2778" w:author="Author C" w:date="2026-01-07T10:00:00Z">
        <w:r>
          <w:delText xml:space="preserve">Notice claim team. </w:delText>
        </w:r>
      </w:del>
      <w:ins w:id="2779" w:author="Author C" w:date="2026-01-08T10:00:00Z">
        <w:r>
          <w:t xml:space="preserve">Pilot receipt corporate. </w:t>
        </w:r>
      </w:ins>
      <w:del w:id="2780" w:author="Author B" w:date="2026-01-09T10:00:00Z">
        <w:r>
          <w:delText xml:space="preserve">Regional maintenance accessibility. </w:delText>
        </w:r>
      </w:del>
    </w:p>
    <w:p>
      <w:commentRangeStart w:id="278"/>
      <w:r>
        <w:t xml:space="preserve">Notice claim team export.</w:t>
      </w:r>
      <w:commentRangeEnd w:id="278"/>
      <w:r>
        <w:rPr>
          <w:rStyle w:val="CommentReference"/>
        </w:rPr>
        <w:commentReference w:id="278"/>
      </w:r>
      <w:r>
        <w:t xml:space="preserve"> </w:t>
      </w:r>
      <w:ins w:id="2781" w:author="Author A" w:date="2026-01-10T10:00:00Z">
        <w:r>
          <w:t xml:space="preserve">Notice claim team. </w:t>
        </w:r>
      </w:ins>
      <w:del w:id="2782" w:author="Author C" w:date="2026-01-11T10:00:00Z">
        <w:r>
          <w:delText xml:space="preserve">Pilot receipt corporate. </w:delText>
        </w:r>
      </w:del>
      <w:ins w:id="2783" w:author="Author C" w:date="2026-01-12T10:00:00Z">
        <w:r>
          <w:t xml:space="preserve">Regional maintenance accessibility. </w:t>
        </w:r>
      </w:ins>
      <w:del w:id="2784" w:author="Author B" w:date="2026-01-13T10:00:00Z">
        <w:r>
          <w:delText xml:space="preserve">Trend suggestions board. </w:delText>
        </w:r>
      </w:del>
      <w:ins w:id="2785" w:author="Author B" w:date="2026-01-14T10:00:00Z">
        <w:r>
          <w:t xml:space="preserve">The meeting forecast. </w:t>
        </w:r>
      </w:ins>
      <w:del w:id="2786" w:author="Author A" w:date="2026-01-15T10:00:00Z">
        <w:r>
          <w:delText xml:space="preserve">Inventory relevant group. </w:delText>
        </w:r>
      </w:del>
      <w:ins w:id="2787" w:author="Author A" w:date="2026-01-16T10:00:00Z">
        <w:r>
          <w:t xml:space="preserve">Notice claim team. </w:t>
        </w:r>
      </w:ins>
      <w:del w:id="2788" w:author="Author C" w:date="2026-01-17T10:00:00Z">
        <w:r>
          <w:delText xml:space="preserve">Pilot receipt corporate. </w:delText>
        </w:r>
      </w:del>
      <w:ins w:id="2789" w:author="Author C" w:date="2026-01-18T10:00:00Z">
        <w:r>
          <w:t xml:space="preserve">Regional maintenance accessibility. </w:t>
        </w:r>
      </w:ins>
      <w:del w:id="2790" w:author="Author B" w:date="2026-01-19T10:00:00Z">
        <w:r>
          <w:delText xml:space="preserve">Trend suggestions board. </w:delText>
        </w:r>
      </w:del>
    </w:p>
    <w:p>
      <w:commentRangeStart w:id="279"/>
      <w:r>
        <w:t xml:space="preserve">Pilot receipt corporate requirement.</w:t>
      </w:r>
      <w:commentRangeEnd w:id="279"/>
      <w:r>
        <w:rPr>
          <w:rStyle w:val="CommentReference"/>
        </w:rPr>
        <w:commentReference w:id="279"/>
      </w:r>
      <w:r>
        <w:t xml:space="preserve"> </w:t>
      </w:r>
      <w:ins w:id="2791" w:author="Author A" w:date="2026-01-20T10:00:00Z">
        <w:r>
          <w:t xml:space="preserve">Pilot receipt corporate. </w:t>
        </w:r>
      </w:ins>
      <w:del w:id="2792" w:author="Author C" w:date="2026-01-21T10:00:00Z">
        <w:r>
          <w:delText xml:space="preserve">Regional maintenance accessibility. </w:delText>
        </w:r>
      </w:del>
      <w:ins w:id="2793" w:author="Author C" w:date="2026-01-22T10:00:00Z">
        <w:r>
          <w:t xml:space="preserve">Trend suggestions board. </w:t>
        </w:r>
      </w:ins>
      <w:del w:id="2794" w:author="Author B" w:date="2026-01-23T10:00:00Z">
        <w:r>
          <w:delText xml:space="preserve">The meeting forecast. </w:delText>
        </w:r>
      </w:del>
      <w:ins w:id="2795" w:author="Author B" w:date="2026-01-24T10:00:00Z">
        <w:r>
          <w:t xml:space="preserve">Inventory relevant group. </w:t>
        </w:r>
      </w:ins>
      <w:del w:id="2796" w:author="Author A" w:date="2026-01-25T10:00:00Z">
        <w:r>
          <w:delText xml:space="preserve">Notice claim team. </w:delText>
        </w:r>
      </w:del>
      <w:ins w:id="2797" w:author="Author A" w:date="2026-01-26T10:00:00Z">
        <w:r>
          <w:t xml:space="preserve">Pilot receipt corporate. </w:t>
        </w:r>
      </w:ins>
      <w:del w:id="2798" w:author="Author C" w:date="2026-01-27T10:00:00Z">
        <w:r>
          <w:delText xml:space="preserve">Regional maintenance accessibility. </w:delText>
        </w:r>
      </w:del>
      <w:ins w:id="2799" w:author="Author C" w:date="2026-01-28T10:00:00Z">
        <w:r>
          <w:t xml:space="preserve">Trend suggestions board. </w:t>
        </w:r>
      </w:ins>
      <w:del w:id="2800" w:author="Author B" w:date="2026-01-01T10:00:00Z">
        <w:r>
          <w:delText xml:space="preserve">The meeting forecast. </w:delText>
        </w:r>
      </w:del>
    </w:p>
    <w:p>
      <w:commentRangeStart w:id="280"/>
      <w:r>
        <w:t xml:space="preserve">Regional maintenance accessibility tax.</w:t>
      </w:r>
      <w:commentRangeEnd w:id="280"/>
      <w:r>
        <w:rPr>
          <w:rStyle w:val="CommentReference"/>
        </w:rPr>
        <w:commentReference w:id="280"/>
      </w:r>
      <w:r>
        <w:t xml:space="preserve"> </w:t>
      </w:r>
      <w:ins w:id="2801" w:author="Author A" w:date="2026-01-02T10:00:00Z">
        <w:r>
          <w:t xml:space="preserve">Regional maintenance accessibility. </w:t>
        </w:r>
      </w:ins>
      <w:del w:id="2802" w:author="Author C" w:date="2026-01-03T10:00:00Z">
        <w:r>
          <w:delText xml:space="preserve">Trend suggestions board. </w:delText>
        </w:r>
      </w:del>
      <w:ins w:id="2803" w:author="Author C" w:date="2026-01-04T10:00:00Z">
        <w:r>
          <w:t xml:space="preserve">The meeting forecast. </w:t>
        </w:r>
      </w:ins>
      <w:del w:id="2804" w:author="Author B" w:date="2026-01-05T10:00:00Z">
        <w:r>
          <w:delText xml:space="preserve">Inventory relevant group. </w:delText>
        </w:r>
      </w:del>
      <w:ins w:id="2805" w:author="Author B" w:date="2026-01-06T10:00:00Z">
        <w:r>
          <w:t xml:space="preserve">Notice claim team. </w:t>
        </w:r>
      </w:ins>
      <w:del w:id="2806" w:author="Author A" w:date="2026-01-07T10:00:00Z">
        <w:r>
          <w:delText xml:space="preserve">Pilot receipt corporate. </w:delText>
        </w:r>
      </w:del>
      <w:ins w:id="2807" w:author="Author A" w:date="2026-01-08T10:00:00Z">
        <w:r>
          <w:t xml:space="preserve">Regional maintenance accessibility. </w:t>
        </w:r>
      </w:ins>
      <w:del w:id="2808" w:author="Author C" w:date="2026-01-09T10:00:00Z">
        <w:r>
          <w:delText xml:space="preserve">Trend suggestions board. </w:delText>
        </w:r>
      </w:del>
      <w:ins w:id="2809" w:author="Author C" w:date="2026-01-10T10:00:00Z">
        <w:r>
          <w:t xml:space="preserve">The meeting forecast. </w:t>
        </w:r>
      </w:ins>
      <w:del w:id="2810" w:author="Author B" w:date="2026-01-11T10:00:00Z">
        <w:r>
          <w:delText xml:space="preserve">Inventory relevant group. </w:delText>
        </w:r>
      </w:del>
    </w:p>
    <w:p>
      <w:commentRangeStart w:id="281"/>
      <w:r>
        <w:t xml:space="preserve">Trend suggestions board order.</w:t>
      </w:r>
      <w:commentRangeEnd w:id="281"/>
      <w:r>
        <w:rPr>
          <w:rStyle w:val="CommentReference"/>
        </w:rPr>
        <w:commentReference w:id="281"/>
      </w:r>
      <w:r>
        <w:t xml:space="preserve"> </w:t>
      </w:r>
      <w:ins w:id="2811" w:author="Author A" w:date="2026-01-12T10:00:00Z">
        <w:r>
          <w:t xml:space="preserve">Trend suggestions board. </w:t>
        </w:r>
      </w:ins>
      <w:del w:id="2812" w:author="Author C" w:date="2026-01-13T10:00:00Z">
        <w:r>
          <w:delText xml:space="preserve">The meeting forecast. </w:delText>
        </w:r>
      </w:del>
      <w:ins w:id="2813" w:author="Author C" w:date="2026-01-14T10:00:00Z">
        <w:r>
          <w:t xml:space="preserve">Inventory relevant group. </w:t>
        </w:r>
      </w:ins>
      <w:del w:id="2814" w:author="Author B" w:date="2026-01-15T10:00:00Z">
        <w:r>
          <w:delText xml:space="preserve">Notice claim team. </w:delText>
        </w:r>
      </w:del>
      <w:ins w:id="2815" w:author="Author B" w:date="2026-01-16T10:00:00Z">
        <w:r>
          <w:t xml:space="preserve">Pilot receipt corporate. </w:t>
        </w:r>
      </w:ins>
      <w:del w:id="2816" w:author="Author A" w:date="2026-01-17T10:00:00Z">
        <w:r>
          <w:delText xml:space="preserve">Regional maintenance accessibility. </w:delText>
        </w:r>
      </w:del>
      <w:ins w:id="2817" w:author="Author A" w:date="2026-01-18T10:00:00Z">
        <w:r>
          <w:t xml:space="preserve">Trend suggestions board. </w:t>
        </w:r>
      </w:ins>
      <w:del w:id="2818" w:author="Author C" w:date="2026-01-19T10:00:00Z">
        <w:r>
          <w:delText xml:space="preserve">The meeting forecast. </w:delText>
        </w:r>
      </w:del>
      <w:ins w:id="2819" w:author="Author C" w:date="2026-01-20T10:00:00Z">
        <w:r>
          <w:t xml:space="preserve">Inventory relevant group. </w:t>
        </w:r>
      </w:ins>
      <w:del w:id="2820" w:author="Author B" w:date="2026-01-21T10:00:00Z">
        <w:r>
          <w:delText xml:space="preserve">Notice claim team. </w:delText>
        </w:r>
      </w:del>
    </w:p>
    <w:p>
      <w:commentRangeStart w:id="282"/>
      <w:r>
        <w:t xml:space="preserve">The meeting forecast hereby.</w:t>
      </w:r>
      <w:commentRangeEnd w:id="282"/>
      <w:r>
        <w:rPr>
          <w:rStyle w:val="CommentReference"/>
        </w:rPr>
        <w:commentReference w:id="282"/>
      </w:r>
      <w:r>
        <w:t xml:space="preserve"> </w:t>
      </w:r>
      <w:ins w:id="2821" w:author="Author A" w:date="2026-01-22T10:00:00Z">
        <w:r>
          <w:t xml:space="preserve">The meeting forecast. </w:t>
        </w:r>
      </w:ins>
      <w:del w:id="2822" w:author="Author C" w:date="2026-01-23T10:00:00Z">
        <w:r>
          <w:delText xml:space="preserve">Inventory relevant group. </w:delText>
        </w:r>
      </w:del>
      <w:ins w:id="2823" w:author="Author C" w:date="2026-01-24T10:00:00Z">
        <w:r>
          <w:t xml:space="preserve">Notice claim team. </w:t>
        </w:r>
      </w:ins>
      <w:del w:id="2824" w:author="Author B" w:date="2026-01-25T10:00:00Z">
        <w:r>
          <w:delText xml:space="preserve">Pilot receipt corporate. </w:delText>
        </w:r>
      </w:del>
      <w:ins w:id="2825" w:author="Author B" w:date="2026-01-26T10:00:00Z">
        <w:r>
          <w:t xml:space="preserve">Regional maintenance accessibility. </w:t>
        </w:r>
      </w:ins>
      <w:del w:id="2826" w:author="Author A" w:date="2026-01-27T10:00:00Z">
        <w:r>
          <w:delText xml:space="preserve">Trend suggestions board. </w:delText>
        </w:r>
      </w:del>
      <w:ins w:id="2827" w:author="Author A" w:date="2026-01-28T10:00:00Z">
        <w:r>
          <w:t xml:space="preserve">The meeting forecast. </w:t>
        </w:r>
      </w:ins>
      <w:del w:id="2828" w:author="Author C" w:date="2026-01-01T10:00:00Z">
        <w:r>
          <w:delText xml:space="preserve">Inventory relevant group. </w:delText>
        </w:r>
      </w:del>
      <w:ins w:id="2829" w:author="Author C" w:date="2026-01-02T10:00:00Z">
        <w:r>
          <w:t xml:space="preserve">Notice claim team. </w:t>
        </w:r>
      </w:ins>
      <w:del w:id="2830" w:author="Author B" w:date="2026-01-03T10:00:00Z">
        <w:r>
          <w:delText xml:space="preserve">Pilot receipt corporate. </w:delText>
        </w:r>
      </w:del>
    </w:p>
    <w:p>
      <w:commentRangeStart w:id="283"/>
      <w:r>
        <w:t xml:space="preserve">Inventory relevant group relief.</w:t>
      </w:r>
      <w:commentRangeEnd w:id="283"/>
      <w:r>
        <w:rPr>
          <w:rStyle w:val="CommentReference"/>
        </w:rPr>
        <w:commentReference w:id="283"/>
      </w:r>
      <w:r>
        <w:t xml:space="preserve"> </w:t>
      </w:r>
      <w:ins w:id="2831" w:author="Author A" w:date="2026-01-04T10:00:00Z">
        <w:r>
          <w:t xml:space="preserve">Inventory relevant group. </w:t>
        </w:r>
      </w:ins>
      <w:del w:id="2832" w:author="Author C" w:date="2026-01-05T10:00:00Z">
        <w:r>
          <w:delText xml:space="preserve">Notice claim team. </w:delText>
        </w:r>
      </w:del>
      <w:ins w:id="2833" w:author="Author C" w:date="2026-01-06T10:00:00Z">
        <w:r>
          <w:t xml:space="preserve">Pilot receipt corporate. </w:t>
        </w:r>
      </w:ins>
      <w:del w:id="2834" w:author="Author B" w:date="2026-01-07T10:00:00Z">
        <w:r>
          <w:delText xml:space="preserve">Regional maintenance accessibility. </w:delText>
        </w:r>
      </w:del>
      <w:ins w:id="2835" w:author="Author B" w:date="2026-01-08T10:00:00Z">
        <w:r>
          <w:t xml:space="preserve">Trend suggestions board. </w:t>
        </w:r>
      </w:ins>
      <w:del w:id="2836" w:author="Author A" w:date="2026-01-09T10:00:00Z">
        <w:r>
          <w:delText xml:space="preserve">The meeting forecast. </w:delText>
        </w:r>
      </w:del>
      <w:ins w:id="2837" w:author="Author A" w:date="2026-01-10T10:00:00Z">
        <w:r>
          <w:t xml:space="preserve">Inventory relevant group. </w:t>
        </w:r>
      </w:ins>
      <w:del w:id="2838" w:author="Author C" w:date="2026-01-11T10:00:00Z">
        <w:r>
          <w:delText xml:space="preserve">Notice claim team. </w:delText>
        </w:r>
      </w:del>
      <w:ins w:id="2839" w:author="Author C" w:date="2026-01-12T10:00:00Z">
        <w:r>
          <w:t xml:space="preserve">Pilot receipt corporate. </w:t>
        </w:r>
      </w:ins>
      <w:del w:id="2840" w:author="Author B" w:date="2026-01-13T10:00:00Z">
        <w:r>
          <w:delText xml:space="preserve">Regional maintenance accessibility. </w:delText>
        </w:r>
      </w:del>
    </w:p>
    <w:p>
      <w:commentRangeStart w:id="284"/>
      <w:r>
        <w:t xml:space="preserve">Notice claim team export.</w:t>
      </w:r>
      <w:commentRangeEnd w:id="284"/>
      <w:r>
        <w:rPr>
          <w:rStyle w:val="CommentReference"/>
        </w:rPr>
        <w:commentReference w:id="284"/>
      </w:r>
      <w:r>
        <w:t xml:space="preserve"> </w:t>
      </w:r>
      <w:ins w:id="2841" w:author="Author A" w:date="2026-01-14T10:00:00Z">
        <w:r>
          <w:t xml:space="preserve">Notice claim team. </w:t>
        </w:r>
      </w:ins>
      <w:del w:id="2842" w:author="Author C" w:date="2026-01-15T10:00:00Z">
        <w:r>
          <w:delText xml:space="preserve">Pilot receipt corporate. </w:delText>
        </w:r>
      </w:del>
      <w:ins w:id="2843" w:author="Author C" w:date="2026-01-16T10:00:00Z">
        <w:r>
          <w:t xml:space="preserve">Regional maintenance accessibility. </w:t>
        </w:r>
      </w:ins>
      <w:del w:id="2844" w:author="Author B" w:date="2026-01-17T10:00:00Z">
        <w:r>
          <w:delText xml:space="preserve">Trend suggestions board. </w:delText>
        </w:r>
      </w:del>
      <w:ins w:id="2845" w:author="Author B" w:date="2026-01-18T10:00:00Z">
        <w:r>
          <w:t xml:space="preserve">The meeting forecast. </w:t>
        </w:r>
      </w:ins>
      <w:del w:id="2846" w:author="Author A" w:date="2026-01-19T10:00:00Z">
        <w:r>
          <w:delText xml:space="preserve">Inventory relevant group. </w:delText>
        </w:r>
      </w:del>
      <w:ins w:id="2847" w:author="Author A" w:date="2026-01-20T10:00:00Z">
        <w:r>
          <w:t xml:space="preserve">Notice claim team. </w:t>
        </w:r>
      </w:ins>
      <w:del w:id="2848" w:author="Author C" w:date="2026-01-21T10:00:00Z">
        <w:r>
          <w:delText xml:space="preserve">Pilot receipt corporate. </w:delText>
        </w:r>
      </w:del>
      <w:ins w:id="2849" w:author="Author C" w:date="2026-01-22T10:00:00Z">
        <w:r>
          <w:t xml:space="preserve">Regional maintenance accessibility. </w:t>
        </w:r>
      </w:ins>
      <w:del w:id="2850" w:author="Author B" w:date="2026-01-23T10:00:00Z">
        <w:r>
          <w:delText xml:space="preserve">Trend suggestions board. </w:delText>
        </w:r>
      </w:del>
    </w:p>
    <w:p>
      <w:commentRangeStart w:id="285"/>
      <w:r>
        <w:t xml:space="preserve">Pilot receipt corporate requirement.</w:t>
      </w:r>
      <w:commentRangeEnd w:id="285"/>
      <w:r>
        <w:rPr>
          <w:rStyle w:val="CommentReference"/>
        </w:rPr>
        <w:commentReference w:id="285"/>
      </w:r>
      <w:r>
        <w:t xml:space="preserve"> </w:t>
      </w:r>
      <w:ins w:id="2851" w:author="Author A" w:date="2026-01-24T10:00:00Z">
        <w:r>
          <w:t xml:space="preserve">Pilot receipt corporate. </w:t>
        </w:r>
      </w:ins>
      <w:del w:id="2852" w:author="Author C" w:date="2026-01-25T10:00:00Z">
        <w:r>
          <w:delText xml:space="preserve">Regional maintenance accessibility. </w:delText>
        </w:r>
      </w:del>
      <w:ins w:id="2853" w:author="Author C" w:date="2026-01-26T10:00:00Z">
        <w:r>
          <w:t xml:space="preserve">Trend suggestions board. </w:t>
        </w:r>
      </w:ins>
      <w:del w:id="2854" w:author="Author B" w:date="2026-01-27T10:00:00Z">
        <w:r>
          <w:delText xml:space="preserve">The meeting forecast. </w:delText>
        </w:r>
      </w:del>
      <w:ins w:id="2855" w:author="Author B" w:date="2026-01-28T10:00:00Z">
        <w:r>
          <w:t xml:space="preserve">Inventory relevant group. </w:t>
        </w:r>
      </w:ins>
      <w:del w:id="2856" w:author="Author A" w:date="2026-01-01T10:00:00Z">
        <w:r>
          <w:delText xml:space="preserve">Notice claim team. </w:delText>
        </w:r>
      </w:del>
      <w:ins w:id="2857" w:author="Author A" w:date="2026-01-02T10:00:00Z">
        <w:r>
          <w:t xml:space="preserve">Pilot receipt corporate. </w:t>
        </w:r>
      </w:ins>
      <w:del w:id="2858" w:author="Author C" w:date="2026-01-03T10:00:00Z">
        <w:r>
          <w:delText xml:space="preserve">Regional maintenance accessibility. </w:delText>
        </w:r>
      </w:del>
      <w:ins w:id="2859" w:author="Author C" w:date="2026-01-04T10:00:00Z">
        <w:r>
          <w:t xml:space="preserve">Trend suggestions board. </w:t>
        </w:r>
      </w:ins>
      <w:del w:id="2860" w:author="Author B" w:date="2026-01-05T10:00:00Z">
        <w:r>
          <w:delText xml:space="preserve">The meeting forecast. </w:delText>
        </w:r>
      </w:del>
    </w:p>
    <w:p>
      <w:commentRangeStart w:id="286"/>
      <w:r>
        <w:t xml:space="preserve">Regional maintenance accessibility tax.</w:t>
      </w:r>
      <w:commentRangeEnd w:id="286"/>
      <w:r>
        <w:rPr>
          <w:rStyle w:val="CommentReference"/>
        </w:rPr>
        <w:commentReference w:id="286"/>
      </w:r>
      <w:r>
        <w:t xml:space="preserve"> </w:t>
      </w:r>
      <w:ins w:id="2861" w:author="Author A" w:date="2026-01-06T10:00:00Z">
        <w:r>
          <w:t xml:space="preserve">Regional maintenance accessibility. </w:t>
        </w:r>
      </w:ins>
      <w:del w:id="2862" w:author="Author C" w:date="2026-01-07T10:00:00Z">
        <w:r>
          <w:delText xml:space="preserve">Trend suggestions board. </w:delText>
        </w:r>
      </w:del>
      <w:ins w:id="2863" w:author="Author C" w:date="2026-01-08T10:00:00Z">
        <w:r>
          <w:t xml:space="preserve">The meeting forecast. </w:t>
        </w:r>
      </w:ins>
      <w:del w:id="2864" w:author="Author B" w:date="2026-01-09T10:00:00Z">
        <w:r>
          <w:delText xml:space="preserve">Inventory relevant group. </w:delText>
        </w:r>
      </w:del>
      <w:ins w:id="2865" w:author="Author B" w:date="2026-01-10T10:00:00Z">
        <w:r>
          <w:t xml:space="preserve">Notice claim team. </w:t>
        </w:r>
      </w:ins>
      <w:del w:id="2866" w:author="Author A" w:date="2026-01-11T10:00:00Z">
        <w:r>
          <w:delText xml:space="preserve">Pilot receipt corporate. </w:delText>
        </w:r>
      </w:del>
      <w:ins w:id="2867" w:author="Author A" w:date="2026-01-12T10:00:00Z">
        <w:r>
          <w:t xml:space="preserve">Regional maintenance accessibility. </w:t>
        </w:r>
      </w:ins>
      <w:del w:id="2868" w:author="Author C" w:date="2026-01-13T10:00:00Z">
        <w:r>
          <w:delText xml:space="preserve">Trend suggestions board. </w:delText>
        </w:r>
      </w:del>
      <w:ins w:id="2869" w:author="Author C" w:date="2026-01-14T10:00:00Z">
        <w:r>
          <w:t xml:space="preserve">The meeting forecast. </w:t>
        </w:r>
      </w:ins>
      <w:del w:id="2870" w:author="Author B" w:date="2026-01-15T10:00:00Z">
        <w:r>
          <w:delText xml:space="preserve">Inventory relevant group. </w:delText>
        </w:r>
      </w:del>
    </w:p>
    <w:p>
      <w:commentRangeStart w:id="287"/>
      <w:r>
        <w:t xml:space="preserve">Trend suggestions board order.</w:t>
      </w:r>
      <w:commentRangeEnd w:id="287"/>
      <w:r>
        <w:rPr>
          <w:rStyle w:val="CommentReference"/>
        </w:rPr>
        <w:commentReference w:id="287"/>
      </w:r>
      <w:r>
        <w:t xml:space="preserve"> </w:t>
      </w:r>
      <w:ins w:id="2871" w:author="Author A" w:date="2026-01-16T10:00:00Z">
        <w:r>
          <w:t xml:space="preserve">Trend suggestions board. </w:t>
        </w:r>
      </w:ins>
      <w:del w:id="2872" w:author="Author C" w:date="2026-01-17T10:00:00Z">
        <w:r>
          <w:delText xml:space="preserve">The meeting forecast. </w:delText>
        </w:r>
      </w:del>
      <w:ins w:id="2873" w:author="Author C" w:date="2026-01-18T10:00:00Z">
        <w:r>
          <w:t xml:space="preserve">Inventory relevant group. </w:t>
        </w:r>
      </w:ins>
      <w:del w:id="2874" w:author="Author B" w:date="2026-01-19T10:00:00Z">
        <w:r>
          <w:delText xml:space="preserve">Notice claim team. </w:delText>
        </w:r>
      </w:del>
      <w:ins w:id="2875" w:author="Author B" w:date="2026-01-20T10:00:00Z">
        <w:r>
          <w:t xml:space="preserve">Pilot receipt corporate. </w:t>
        </w:r>
      </w:ins>
      <w:del w:id="2876" w:author="Author A" w:date="2026-01-21T10:00:00Z">
        <w:r>
          <w:delText xml:space="preserve">Regional maintenance accessibility. </w:delText>
        </w:r>
      </w:del>
      <w:ins w:id="2877" w:author="Author A" w:date="2026-01-22T10:00:00Z">
        <w:r>
          <w:t xml:space="preserve">Trend suggestions board. </w:t>
        </w:r>
      </w:ins>
      <w:del w:id="2878" w:author="Author C" w:date="2026-01-23T10:00:00Z">
        <w:r>
          <w:delText xml:space="preserve">The meeting forecast. </w:delText>
        </w:r>
      </w:del>
      <w:ins w:id="2879" w:author="Author C" w:date="2026-01-24T10:00:00Z">
        <w:r>
          <w:t xml:space="preserve">Inventory relevant group. </w:t>
        </w:r>
      </w:ins>
      <w:del w:id="2880" w:author="Author B" w:date="2026-01-25T10:00:00Z">
        <w:r>
          <w:delText xml:space="preserve">Notice claim team. </w:delText>
        </w:r>
      </w:del>
    </w:p>
    <w:p>
      <w:commentRangeStart w:id="288"/>
      <w:r>
        <w:t xml:space="preserve">The meeting forecast hereby.</w:t>
      </w:r>
      <w:commentRangeEnd w:id="288"/>
      <w:r>
        <w:rPr>
          <w:rStyle w:val="CommentReference"/>
        </w:rPr>
        <w:commentReference w:id="288"/>
      </w:r>
      <w:r>
        <w:t xml:space="preserve"> </w:t>
      </w:r>
      <w:ins w:id="2881" w:author="Author A" w:date="2026-01-26T10:00:00Z">
        <w:r>
          <w:t xml:space="preserve">The meeting forecast. </w:t>
        </w:r>
      </w:ins>
      <w:del w:id="2882" w:author="Author C" w:date="2026-01-27T10:00:00Z">
        <w:r>
          <w:delText xml:space="preserve">Inventory relevant group. </w:delText>
        </w:r>
      </w:del>
      <w:ins w:id="2883" w:author="Author C" w:date="2026-01-28T10:00:00Z">
        <w:r>
          <w:t xml:space="preserve">Notice claim team. </w:t>
        </w:r>
      </w:ins>
      <w:del w:id="2884" w:author="Author B" w:date="2026-01-01T10:00:00Z">
        <w:r>
          <w:delText xml:space="preserve">Pilot receipt corporate. </w:delText>
        </w:r>
      </w:del>
      <w:ins w:id="2885" w:author="Author B" w:date="2026-01-02T10:00:00Z">
        <w:r>
          <w:t xml:space="preserve">Regional maintenance accessibility. </w:t>
        </w:r>
      </w:ins>
      <w:del w:id="2886" w:author="Author A" w:date="2026-01-03T10:00:00Z">
        <w:r>
          <w:delText xml:space="preserve">Trend suggestions board. </w:delText>
        </w:r>
      </w:del>
      <w:ins w:id="2887" w:author="Author A" w:date="2026-01-04T10:00:00Z">
        <w:r>
          <w:t xml:space="preserve">The meeting forecast. </w:t>
        </w:r>
      </w:ins>
      <w:del w:id="2888" w:author="Author C" w:date="2026-01-05T10:00:00Z">
        <w:r>
          <w:delText xml:space="preserve">Inventory relevant group. </w:delText>
        </w:r>
      </w:del>
      <w:ins w:id="2889" w:author="Author C" w:date="2026-01-06T10:00:00Z">
        <w:r>
          <w:t xml:space="preserve">Notice claim team. </w:t>
        </w:r>
      </w:ins>
      <w:del w:id="2890" w:author="Author B" w:date="2026-01-07T10:00:00Z">
        <w:r>
          <w:delText xml:space="preserve">Pilot receipt corporate. </w:delText>
        </w:r>
      </w:del>
    </w:p>
    <w:p>
      <w:commentRangeStart w:id="289"/>
      <w:r>
        <w:t xml:space="preserve">Inventory relevant group relief.</w:t>
      </w:r>
      <w:commentRangeEnd w:id="289"/>
      <w:r>
        <w:rPr>
          <w:rStyle w:val="CommentReference"/>
        </w:rPr>
        <w:commentReference w:id="289"/>
      </w:r>
      <w:r>
        <w:t xml:space="preserve"> </w:t>
      </w:r>
      <w:ins w:id="2891" w:author="Author A" w:date="2026-01-08T10:00:00Z">
        <w:r>
          <w:t xml:space="preserve">Inventory relevant group. </w:t>
        </w:r>
      </w:ins>
      <w:del w:id="2892" w:author="Author C" w:date="2026-01-09T10:00:00Z">
        <w:r>
          <w:delText xml:space="preserve">Notice claim team. </w:delText>
        </w:r>
      </w:del>
      <w:ins w:id="2893" w:author="Author C" w:date="2026-01-10T10:00:00Z">
        <w:r>
          <w:t xml:space="preserve">Pilot receipt corporate. </w:t>
        </w:r>
      </w:ins>
      <w:del w:id="2894" w:author="Author B" w:date="2026-01-11T10:00:00Z">
        <w:r>
          <w:delText xml:space="preserve">Regional maintenance accessibility. </w:delText>
        </w:r>
      </w:del>
      <w:ins w:id="2895" w:author="Author B" w:date="2026-01-12T10:00:00Z">
        <w:r>
          <w:t xml:space="preserve">Trend suggestions board. </w:t>
        </w:r>
      </w:ins>
      <w:del w:id="2896" w:author="Author A" w:date="2026-01-13T10:00:00Z">
        <w:r>
          <w:delText xml:space="preserve">The meeting forecast. </w:delText>
        </w:r>
      </w:del>
      <w:ins w:id="2897" w:author="Author A" w:date="2026-01-14T10:00:00Z">
        <w:r>
          <w:t xml:space="preserve">Inventory relevant group. </w:t>
        </w:r>
      </w:ins>
      <w:del w:id="2898" w:author="Author C" w:date="2026-01-15T10:00:00Z">
        <w:r>
          <w:delText xml:space="preserve">Notice claim team. </w:delText>
        </w:r>
      </w:del>
      <w:ins w:id="2899" w:author="Author C" w:date="2026-01-16T10:00:00Z">
        <w:r>
          <w:t xml:space="preserve">Pilot receipt corporate. </w:t>
        </w:r>
      </w:ins>
      <w:del w:id="2900" w:author="Author B" w:date="2026-01-17T10:00:00Z">
        <w:r>
          <w:delText xml:space="preserve">Regional maintenance accessibility. </w:delText>
        </w:r>
      </w:del>
    </w:p>
    <w:p>
      <w:commentRangeStart w:id="290"/>
      <w:r>
        <w:t xml:space="preserve">Notice claim team export.</w:t>
      </w:r>
      <w:commentRangeEnd w:id="290"/>
      <w:r>
        <w:rPr>
          <w:rStyle w:val="CommentReference"/>
        </w:rPr>
        <w:commentReference w:id="290"/>
      </w:r>
      <w:r>
        <w:t xml:space="preserve"> </w:t>
      </w:r>
      <w:ins w:id="2901" w:author="Author A" w:date="2026-01-18T10:00:00Z">
        <w:r>
          <w:t xml:space="preserve">Notice claim team. </w:t>
        </w:r>
      </w:ins>
      <w:del w:id="2902" w:author="Author C" w:date="2026-01-19T10:00:00Z">
        <w:r>
          <w:delText xml:space="preserve">Pilot receipt corporate. </w:delText>
        </w:r>
      </w:del>
      <w:ins w:id="2903" w:author="Author C" w:date="2026-01-20T10:00:00Z">
        <w:r>
          <w:t xml:space="preserve">Regional maintenance accessibility. </w:t>
        </w:r>
      </w:ins>
      <w:del w:id="2904" w:author="Author B" w:date="2026-01-21T10:00:00Z">
        <w:r>
          <w:delText xml:space="preserve">Trend suggestions board. </w:delText>
        </w:r>
      </w:del>
      <w:ins w:id="2905" w:author="Author B" w:date="2026-01-22T10:00:00Z">
        <w:r>
          <w:t xml:space="preserve">The meeting forecast. </w:t>
        </w:r>
      </w:ins>
      <w:del w:id="2906" w:author="Author A" w:date="2026-01-23T10:00:00Z">
        <w:r>
          <w:delText xml:space="preserve">Inventory relevant group. </w:delText>
        </w:r>
      </w:del>
      <w:ins w:id="2907" w:author="Author A" w:date="2026-01-24T10:00:00Z">
        <w:r>
          <w:t xml:space="preserve">Notice claim team. </w:t>
        </w:r>
      </w:ins>
      <w:del w:id="2908" w:author="Author C" w:date="2026-01-25T10:00:00Z">
        <w:r>
          <w:delText xml:space="preserve">Pilot receipt corporate. </w:delText>
        </w:r>
      </w:del>
      <w:ins w:id="2909" w:author="Author C" w:date="2026-01-26T10:00:00Z">
        <w:r>
          <w:t xml:space="preserve">Regional maintenance accessibility. </w:t>
        </w:r>
      </w:ins>
      <w:del w:id="2910" w:author="Author B" w:date="2026-01-27T10:00:00Z">
        <w:r>
          <w:delText xml:space="preserve">Trend suggestions board. </w:delText>
        </w:r>
      </w:del>
    </w:p>
    <w:p>
      <w:commentRangeStart w:id="291"/>
      <w:r>
        <w:t xml:space="preserve">Pilot receipt corporate requirement.</w:t>
      </w:r>
      <w:commentRangeEnd w:id="291"/>
      <w:r>
        <w:rPr>
          <w:rStyle w:val="CommentReference"/>
        </w:rPr>
        <w:commentReference w:id="291"/>
      </w:r>
      <w:r>
        <w:t xml:space="preserve"> </w:t>
      </w:r>
      <w:ins w:id="2911" w:author="Author A" w:date="2026-01-28T10:00:00Z">
        <w:r>
          <w:t xml:space="preserve">Pilot receipt corporate. </w:t>
        </w:r>
      </w:ins>
      <w:del w:id="2912" w:author="Author C" w:date="2026-01-01T10:00:00Z">
        <w:r>
          <w:delText xml:space="preserve">Regional maintenance accessibility. </w:delText>
        </w:r>
      </w:del>
      <w:ins w:id="2913" w:author="Author C" w:date="2026-01-02T10:00:00Z">
        <w:r>
          <w:t xml:space="preserve">Trend suggestions board. </w:t>
        </w:r>
      </w:ins>
      <w:del w:id="2914" w:author="Author B" w:date="2026-01-03T10:00:00Z">
        <w:r>
          <w:delText xml:space="preserve">The meeting forecast. </w:delText>
        </w:r>
      </w:del>
      <w:ins w:id="2915" w:author="Author B" w:date="2026-01-04T10:00:00Z">
        <w:r>
          <w:t xml:space="preserve">Inventory relevant group. </w:t>
        </w:r>
      </w:ins>
      <w:del w:id="2916" w:author="Author A" w:date="2026-01-05T10:00:00Z">
        <w:r>
          <w:delText xml:space="preserve">Notice claim team. </w:delText>
        </w:r>
      </w:del>
      <w:ins w:id="2917" w:author="Author A" w:date="2026-01-06T10:00:00Z">
        <w:r>
          <w:t xml:space="preserve">Pilot receipt corporate. </w:t>
        </w:r>
      </w:ins>
      <w:del w:id="2918" w:author="Author C" w:date="2026-01-07T10:00:00Z">
        <w:r>
          <w:delText xml:space="preserve">Regional maintenance accessibility. </w:delText>
        </w:r>
      </w:del>
      <w:ins w:id="2919" w:author="Author C" w:date="2026-01-08T10:00:00Z">
        <w:r>
          <w:t xml:space="preserve">Trend suggestions board. </w:t>
        </w:r>
      </w:ins>
      <w:del w:id="2920" w:author="Author B" w:date="2026-01-09T10:00:00Z">
        <w:r>
          <w:delText xml:space="preserve">The meeting forecast. </w:delText>
        </w:r>
      </w:del>
    </w:p>
    <w:p>
      <w:commentRangeStart w:id="292"/>
      <w:r>
        <w:t xml:space="preserve">Regional maintenance accessibility tax.</w:t>
      </w:r>
      <w:commentRangeEnd w:id="292"/>
      <w:r>
        <w:rPr>
          <w:rStyle w:val="CommentReference"/>
        </w:rPr>
        <w:commentReference w:id="292"/>
      </w:r>
      <w:r>
        <w:t xml:space="preserve"> </w:t>
      </w:r>
      <w:ins w:id="2921" w:author="Author A" w:date="2026-01-10T10:00:00Z">
        <w:r>
          <w:t xml:space="preserve">Regional maintenance accessibility. </w:t>
        </w:r>
      </w:ins>
      <w:del w:id="2922" w:author="Author C" w:date="2026-01-11T10:00:00Z">
        <w:r>
          <w:delText xml:space="preserve">Trend suggestions board. </w:delText>
        </w:r>
      </w:del>
      <w:ins w:id="2923" w:author="Author C" w:date="2026-01-12T10:00:00Z">
        <w:r>
          <w:t xml:space="preserve">The meeting forecast. </w:t>
        </w:r>
      </w:ins>
      <w:del w:id="2924" w:author="Author B" w:date="2026-01-13T10:00:00Z">
        <w:r>
          <w:delText xml:space="preserve">Inventory relevant group. </w:delText>
        </w:r>
      </w:del>
      <w:ins w:id="2925" w:author="Author B" w:date="2026-01-14T10:00:00Z">
        <w:r>
          <w:t xml:space="preserve">Notice claim team. </w:t>
        </w:r>
      </w:ins>
      <w:del w:id="2926" w:author="Author A" w:date="2026-01-15T10:00:00Z">
        <w:r>
          <w:delText xml:space="preserve">Pilot receipt corporate. </w:delText>
        </w:r>
      </w:del>
      <w:ins w:id="2927" w:author="Author A" w:date="2026-01-16T10:00:00Z">
        <w:r>
          <w:t xml:space="preserve">Regional maintenance accessibility. </w:t>
        </w:r>
      </w:ins>
      <w:del w:id="2928" w:author="Author C" w:date="2026-01-17T10:00:00Z">
        <w:r>
          <w:delText xml:space="preserve">Trend suggestions board. </w:delText>
        </w:r>
      </w:del>
      <w:ins w:id="2929" w:author="Author C" w:date="2026-01-18T10:00:00Z">
        <w:r>
          <w:t xml:space="preserve">The meeting forecast. </w:t>
        </w:r>
      </w:ins>
      <w:del w:id="2930" w:author="Author B" w:date="2026-01-19T10:00:00Z">
        <w:r>
          <w:delText xml:space="preserve">Inventory relevant group. </w:delText>
        </w:r>
      </w:del>
    </w:p>
    <w:p>
      <w:commentRangeStart w:id="293"/>
      <w:r>
        <w:t xml:space="preserve">Trend suggestions board order.</w:t>
      </w:r>
      <w:commentRangeEnd w:id="293"/>
      <w:r>
        <w:rPr>
          <w:rStyle w:val="CommentReference"/>
        </w:rPr>
        <w:commentReference w:id="293"/>
      </w:r>
      <w:r>
        <w:t xml:space="preserve"> </w:t>
      </w:r>
      <w:ins w:id="2931" w:author="Author A" w:date="2026-01-20T10:00:00Z">
        <w:r>
          <w:t xml:space="preserve">Trend suggestions board. </w:t>
        </w:r>
      </w:ins>
      <w:del w:id="2932" w:author="Author C" w:date="2026-01-21T10:00:00Z">
        <w:r>
          <w:delText xml:space="preserve">The meeting forecast. </w:delText>
        </w:r>
      </w:del>
      <w:ins w:id="2933" w:author="Author C" w:date="2026-01-22T10:00:00Z">
        <w:r>
          <w:t xml:space="preserve">Inventory relevant group. </w:t>
        </w:r>
      </w:ins>
      <w:del w:id="2934" w:author="Author B" w:date="2026-01-23T10:00:00Z">
        <w:r>
          <w:delText xml:space="preserve">Notice claim team. </w:delText>
        </w:r>
      </w:del>
      <w:ins w:id="2935" w:author="Author B" w:date="2026-01-24T10:00:00Z">
        <w:r>
          <w:t xml:space="preserve">Pilot receipt corporate. </w:t>
        </w:r>
      </w:ins>
      <w:del w:id="2936" w:author="Author A" w:date="2026-01-25T10:00:00Z">
        <w:r>
          <w:delText xml:space="preserve">Regional maintenance accessibility. </w:delText>
        </w:r>
      </w:del>
      <w:ins w:id="2937" w:author="Author A" w:date="2026-01-26T10:00:00Z">
        <w:r>
          <w:t xml:space="preserve">Trend suggestions board. </w:t>
        </w:r>
      </w:ins>
      <w:del w:id="2938" w:author="Author C" w:date="2026-01-27T10:00:00Z">
        <w:r>
          <w:delText xml:space="preserve">The meeting forecast. </w:delText>
        </w:r>
      </w:del>
      <w:ins w:id="2939" w:author="Author C" w:date="2026-01-28T10:00:00Z">
        <w:r>
          <w:t xml:space="preserve">Inventory relevant group. </w:t>
        </w:r>
      </w:ins>
      <w:del w:id="2940" w:author="Author B" w:date="2026-01-01T10:00:00Z">
        <w:r>
          <w:delText xml:space="preserve">Notice claim team. </w:delText>
        </w:r>
      </w:del>
    </w:p>
    <w:p>
      <w:commentRangeStart w:id="294"/>
      <w:r>
        <w:t xml:space="preserve">The meeting forecast hereby.</w:t>
      </w:r>
      <w:commentRangeEnd w:id="294"/>
      <w:r>
        <w:rPr>
          <w:rStyle w:val="CommentReference"/>
        </w:rPr>
        <w:commentReference w:id="294"/>
      </w:r>
      <w:r>
        <w:t xml:space="preserve"> </w:t>
      </w:r>
      <w:ins w:id="2941" w:author="Author A" w:date="2026-01-02T10:00:00Z">
        <w:r>
          <w:t xml:space="preserve">The meeting forecast. </w:t>
        </w:r>
      </w:ins>
      <w:del w:id="2942" w:author="Author C" w:date="2026-01-03T10:00:00Z">
        <w:r>
          <w:delText xml:space="preserve">Inventory relevant group. </w:delText>
        </w:r>
      </w:del>
      <w:ins w:id="2943" w:author="Author C" w:date="2026-01-04T10:00:00Z">
        <w:r>
          <w:t xml:space="preserve">Notice claim team. </w:t>
        </w:r>
      </w:ins>
      <w:del w:id="2944" w:author="Author B" w:date="2026-01-05T10:00:00Z">
        <w:r>
          <w:delText xml:space="preserve">Pilot receipt corporate. </w:delText>
        </w:r>
      </w:del>
      <w:ins w:id="2945" w:author="Author B" w:date="2026-01-06T10:00:00Z">
        <w:r>
          <w:t xml:space="preserve">Regional maintenance accessibility. </w:t>
        </w:r>
      </w:ins>
      <w:del w:id="2946" w:author="Author A" w:date="2026-01-07T10:00:00Z">
        <w:r>
          <w:delText xml:space="preserve">Trend suggestions board. </w:delText>
        </w:r>
      </w:del>
      <w:ins w:id="2947" w:author="Author A" w:date="2026-01-08T10:00:00Z">
        <w:r>
          <w:t xml:space="preserve">The meeting forecast. </w:t>
        </w:r>
      </w:ins>
      <w:del w:id="2948" w:author="Author C" w:date="2026-01-09T10:00:00Z">
        <w:r>
          <w:delText xml:space="preserve">Inventory relevant group. </w:delText>
        </w:r>
      </w:del>
      <w:ins w:id="2949" w:author="Author C" w:date="2026-01-10T10:00:00Z">
        <w:r>
          <w:t xml:space="preserve">Notice claim team. </w:t>
        </w:r>
      </w:ins>
      <w:del w:id="2950" w:author="Author B" w:date="2026-01-11T10:00:00Z">
        <w:r>
          <w:delText xml:space="preserve">Pilot receipt corporate. </w:delText>
        </w:r>
      </w:del>
    </w:p>
    <w:p>
      <w:commentRangeStart w:id="295"/>
      <w:r>
        <w:t xml:space="preserve">Inventory relevant group relief.</w:t>
      </w:r>
      <w:commentRangeEnd w:id="295"/>
      <w:r>
        <w:rPr>
          <w:rStyle w:val="CommentReference"/>
        </w:rPr>
        <w:commentReference w:id="295"/>
      </w:r>
      <w:r>
        <w:t xml:space="preserve"> </w:t>
      </w:r>
      <w:ins w:id="2951" w:author="Author A" w:date="2026-01-12T10:00:00Z">
        <w:r>
          <w:t xml:space="preserve">Inventory relevant group. </w:t>
        </w:r>
      </w:ins>
      <w:del w:id="2952" w:author="Author C" w:date="2026-01-13T10:00:00Z">
        <w:r>
          <w:delText xml:space="preserve">Notice claim team. </w:delText>
        </w:r>
      </w:del>
      <w:ins w:id="2953" w:author="Author C" w:date="2026-01-14T10:00:00Z">
        <w:r>
          <w:t xml:space="preserve">Pilot receipt corporate. </w:t>
        </w:r>
      </w:ins>
      <w:del w:id="2954" w:author="Author B" w:date="2026-01-15T10:00:00Z">
        <w:r>
          <w:delText xml:space="preserve">Regional maintenance accessibility. </w:delText>
        </w:r>
      </w:del>
      <w:ins w:id="2955" w:author="Author B" w:date="2026-01-16T10:00:00Z">
        <w:r>
          <w:t xml:space="preserve">Trend suggestions board. </w:t>
        </w:r>
      </w:ins>
      <w:del w:id="2956" w:author="Author A" w:date="2026-01-17T10:00:00Z">
        <w:r>
          <w:delText xml:space="preserve">The meeting forecast. </w:delText>
        </w:r>
      </w:del>
      <w:ins w:id="2957" w:author="Author A" w:date="2026-01-18T10:00:00Z">
        <w:r>
          <w:t xml:space="preserve">Inventory relevant group. </w:t>
        </w:r>
      </w:ins>
      <w:del w:id="2958" w:author="Author C" w:date="2026-01-19T10:00:00Z">
        <w:r>
          <w:delText xml:space="preserve">Notice claim team. </w:delText>
        </w:r>
      </w:del>
      <w:ins w:id="2959" w:author="Author C" w:date="2026-01-20T10:00:00Z">
        <w:r>
          <w:t xml:space="preserve">Pilot receipt corporate. </w:t>
        </w:r>
      </w:ins>
      <w:del w:id="2960" w:author="Author B" w:date="2026-01-21T10:00:00Z">
        <w:r>
          <w:delText xml:space="preserve">Regional maintenance accessibility. </w:delText>
        </w:r>
      </w:del>
    </w:p>
    <w:p>
      <w:commentRangeStart w:id="296"/>
      <w:r>
        <w:t xml:space="preserve">Notice claim team export.</w:t>
      </w:r>
      <w:commentRangeEnd w:id="296"/>
      <w:r>
        <w:rPr>
          <w:rStyle w:val="CommentReference"/>
        </w:rPr>
        <w:commentReference w:id="296"/>
      </w:r>
      <w:r>
        <w:t xml:space="preserve"> </w:t>
      </w:r>
      <w:ins w:id="2961" w:author="Author A" w:date="2026-01-22T10:00:00Z">
        <w:r>
          <w:t xml:space="preserve">Notice claim team. </w:t>
        </w:r>
      </w:ins>
      <w:del w:id="2962" w:author="Author C" w:date="2026-01-23T10:00:00Z">
        <w:r>
          <w:delText xml:space="preserve">Pilot receipt corporate. </w:delText>
        </w:r>
      </w:del>
      <w:ins w:id="2963" w:author="Author C" w:date="2026-01-24T10:00:00Z">
        <w:r>
          <w:t xml:space="preserve">Regional maintenance accessibility. </w:t>
        </w:r>
      </w:ins>
      <w:del w:id="2964" w:author="Author B" w:date="2026-01-25T10:00:00Z">
        <w:r>
          <w:delText xml:space="preserve">Trend suggestions board. </w:delText>
        </w:r>
      </w:del>
      <w:ins w:id="2965" w:author="Author B" w:date="2026-01-26T10:00:00Z">
        <w:r>
          <w:t xml:space="preserve">The meeting forecast. </w:t>
        </w:r>
      </w:ins>
      <w:del w:id="2966" w:author="Author A" w:date="2026-01-27T10:00:00Z">
        <w:r>
          <w:delText xml:space="preserve">Inventory relevant group. </w:delText>
        </w:r>
      </w:del>
      <w:ins w:id="2967" w:author="Author A" w:date="2026-01-28T10:00:00Z">
        <w:r>
          <w:t xml:space="preserve">Notice claim team. </w:t>
        </w:r>
      </w:ins>
      <w:del w:id="2968" w:author="Author C" w:date="2026-01-01T10:00:00Z">
        <w:r>
          <w:delText xml:space="preserve">Pilot receipt corporate. </w:delText>
        </w:r>
      </w:del>
      <w:ins w:id="2969" w:author="Author C" w:date="2026-01-02T10:00:00Z">
        <w:r>
          <w:t xml:space="preserve">Regional maintenance accessibility. </w:t>
        </w:r>
      </w:ins>
      <w:del w:id="2970" w:author="Author B" w:date="2026-01-03T10:00:00Z">
        <w:r>
          <w:delText xml:space="preserve">Trend suggestions board. </w:delText>
        </w:r>
      </w:del>
    </w:p>
    <w:p>
      <w:commentRangeStart w:id="297"/>
      <w:r>
        <w:t xml:space="preserve">Pilot receipt corporate requirement.</w:t>
      </w:r>
      <w:commentRangeEnd w:id="297"/>
      <w:r>
        <w:rPr>
          <w:rStyle w:val="CommentReference"/>
        </w:rPr>
        <w:commentReference w:id="297"/>
      </w:r>
      <w:r>
        <w:t xml:space="preserve"> </w:t>
      </w:r>
      <w:ins w:id="2971" w:author="Author A" w:date="2026-01-04T10:00:00Z">
        <w:r>
          <w:t xml:space="preserve">Pilot receipt corporate. </w:t>
        </w:r>
      </w:ins>
      <w:del w:id="2972" w:author="Author C" w:date="2026-01-05T10:00:00Z">
        <w:r>
          <w:delText xml:space="preserve">Regional maintenance accessibility. </w:delText>
        </w:r>
      </w:del>
      <w:ins w:id="2973" w:author="Author C" w:date="2026-01-06T10:00:00Z">
        <w:r>
          <w:t xml:space="preserve">Trend suggestions board. </w:t>
        </w:r>
      </w:ins>
      <w:del w:id="2974" w:author="Author B" w:date="2026-01-07T10:00:00Z">
        <w:r>
          <w:delText xml:space="preserve">The meeting forecast. </w:delText>
        </w:r>
      </w:del>
      <w:ins w:id="2975" w:author="Author B" w:date="2026-01-08T10:00:00Z">
        <w:r>
          <w:t xml:space="preserve">Inventory relevant group. </w:t>
        </w:r>
      </w:ins>
      <w:del w:id="2976" w:author="Author A" w:date="2026-01-09T10:00:00Z">
        <w:r>
          <w:delText xml:space="preserve">Notice claim team. </w:delText>
        </w:r>
      </w:del>
      <w:ins w:id="2977" w:author="Author A" w:date="2026-01-10T10:00:00Z">
        <w:r>
          <w:t xml:space="preserve">Pilot receipt corporate. </w:t>
        </w:r>
      </w:ins>
      <w:del w:id="2978" w:author="Author C" w:date="2026-01-11T10:00:00Z">
        <w:r>
          <w:delText xml:space="preserve">Regional maintenance accessibility. </w:delText>
        </w:r>
      </w:del>
      <w:ins w:id="2979" w:author="Author C" w:date="2026-01-12T10:00:00Z">
        <w:r>
          <w:t xml:space="preserve">Trend suggestions board. </w:t>
        </w:r>
      </w:ins>
      <w:del w:id="2980" w:author="Author B" w:date="2026-01-13T10:00:00Z">
        <w:r>
          <w:delText xml:space="preserve">The meeting forecast. </w:delText>
        </w:r>
      </w:del>
    </w:p>
    <w:p>
      <w:commentRangeStart w:id="298"/>
      <w:r>
        <w:t xml:space="preserve">Regional maintenance accessibility tax.</w:t>
      </w:r>
      <w:commentRangeEnd w:id="298"/>
      <w:r>
        <w:rPr>
          <w:rStyle w:val="CommentReference"/>
        </w:rPr>
        <w:commentReference w:id="298"/>
      </w:r>
      <w:r>
        <w:t xml:space="preserve"> </w:t>
      </w:r>
      <w:ins w:id="2981" w:author="Author A" w:date="2026-01-14T10:00:00Z">
        <w:r>
          <w:t xml:space="preserve">Regional maintenance accessibility. </w:t>
        </w:r>
      </w:ins>
      <w:del w:id="2982" w:author="Author C" w:date="2026-01-15T10:00:00Z">
        <w:r>
          <w:delText xml:space="preserve">Trend suggestions board. </w:delText>
        </w:r>
      </w:del>
      <w:ins w:id="2983" w:author="Author C" w:date="2026-01-16T10:00:00Z">
        <w:r>
          <w:t xml:space="preserve">The meeting forecast. </w:t>
        </w:r>
      </w:ins>
      <w:del w:id="2984" w:author="Author B" w:date="2026-01-17T10:00:00Z">
        <w:r>
          <w:delText xml:space="preserve">Inventory relevant group. </w:delText>
        </w:r>
      </w:del>
      <w:ins w:id="2985" w:author="Author B" w:date="2026-01-18T10:00:00Z">
        <w:r>
          <w:t xml:space="preserve">Notice claim team. </w:t>
        </w:r>
      </w:ins>
      <w:del w:id="2986" w:author="Author A" w:date="2026-01-19T10:00:00Z">
        <w:r>
          <w:delText xml:space="preserve">Pilot receipt corporate. </w:delText>
        </w:r>
      </w:del>
      <w:ins w:id="2987" w:author="Author A" w:date="2026-01-20T10:00:00Z">
        <w:r>
          <w:t xml:space="preserve">Regional maintenance accessibility. </w:t>
        </w:r>
      </w:ins>
      <w:del w:id="2988" w:author="Author C" w:date="2026-01-21T10:00:00Z">
        <w:r>
          <w:delText xml:space="preserve">Trend suggestions board. </w:delText>
        </w:r>
      </w:del>
      <w:ins w:id="2989" w:author="Author C" w:date="2026-01-22T10:00:00Z">
        <w:r>
          <w:t xml:space="preserve">The meeting forecast. </w:t>
        </w:r>
      </w:ins>
      <w:del w:id="2990" w:author="Author B" w:date="2026-01-23T10:00:00Z">
        <w:r>
          <w:delText xml:space="preserve">Inventory relevant group. </w:delText>
        </w:r>
      </w:del>
    </w:p>
    <w:p>
      <w:commentRangeStart w:id="299"/>
      <w:r>
        <w:t xml:space="preserve">Trend suggestions board order.</w:t>
      </w:r>
      <w:commentRangeEnd w:id="299"/>
      <w:r>
        <w:rPr>
          <w:rStyle w:val="CommentReference"/>
        </w:rPr>
        <w:commentReference w:id="299"/>
      </w:r>
      <w:r>
        <w:t xml:space="preserve"> </w:t>
      </w:r>
      <w:ins w:id="2991" w:author="Author A" w:date="2026-01-24T10:00:00Z">
        <w:r>
          <w:t xml:space="preserve">Trend suggestions board. </w:t>
        </w:r>
      </w:ins>
      <w:del w:id="2992" w:author="Author C" w:date="2026-01-25T10:00:00Z">
        <w:r>
          <w:delText xml:space="preserve">The meeting forecast. </w:delText>
        </w:r>
      </w:del>
      <w:ins w:id="2993" w:author="Author C" w:date="2026-01-26T10:00:00Z">
        <w:r>
          <w:t xml:space="preserve">Inventory relevant group. </w:t>
        </w:r>
      </w:ins>
      <w:del w:id="2994" w:author="Author B" w:date="2026-01-27T10:00:00Z">
        <w:r>
          <w:delText xml:space="preserve">Notice claim team. </w:delText>
        </w:r>
      </w:del>
      <w:ins w:id="2995" w:author="Author B" w:date="2026-01-28T10:00:00Z">
        <w:r>
          <w:t xml:space="preserve">Pilot receipt corporate. </w:t>
        </w:r>
      </w:ins>
      <w:del w:id="2996" w:author="Author A" w:date="2026-01-01T10:00:00Z">
        <w:r>
          <w:delText xml:space="preserve">Regional maintenance accessibility. </w:delText>
        </w:r>
      </w:del>
      <w:ins w:id="2997" w:author="Author A" w:date="2026-01-02T10:00:00Z">
        <w:r>
          <w:t xml:space="preserve">Trend suggestions board. </w:t>
        </w:r>
      </w:ins>
      <w:del w:id="2998" w:author="Author C" w:date="2026-01-03T10:00:00Z">
        <w:r>
          <w:delText xml:space="preserve">The meeting forecast. </w:delText>
        </w:r>
      </w:del>
      <w:ins w:id="2999" w:author="Author C" w:date="2026-01-04T10:00:00Z">
        <w:r>
          <w:t xml:space="preserve">Inventory relevant group. </w:t>
        </w:r>
      </w:ins>
      <w:del w:id="3000" w:author="Author B" w:date="2026-01-05T10:00:00Z">
        <w:r>
          <w:delText xml:space="preserve">Notice claim team. </w:delText>
        </w:r>
      </w:del>
    </w:p>
    <w:p>
      <w:commentRangeStart w:id="300"/>
      <w:r>
        <w:t xml:space="preserve">The meeting forecast hereby.</w:t>
      </w:r>
      <w:commentRangeEnd w:id="300"/>
      <w:r>
        <w:rPr>
          <w:rStyle w:val="CommentReference"/>
        </w:rPr>
        <w:commentReference w:id="300"/>
      </w:r>
      <w:r>
        <w:t xml:space="preserve"> </w:t>
      </w:r>
      <w:ins w:id="3001" w:author="Author A" w:date="2026-01-06T10:00:00Z">
        <w:r>
          <w:t xml:space="preserve">The meeting forecast. </w:t>
        </w:r>
      </w:ins>
      <w:del w:id="3002" w:author="Author C" w:date="2026-01-07T10:00:00Z">
        <w:r>
          <w:delText xml:space="preserve">Inventory relevant group. </w:delText>
        </w:r>
      </w:del>
      <w:ins w:id="3003" w:author="Author C" w:date="2026-01-08T10:00:00Z">
        <w:r>
          <w:t xml:space="preserve">Notice claim team. </w:t>
        </w:r>
      </w:ins>
      <w:del w:id="3004" w:author="Author B" w:date="2026-01-09T10:00:00Z">
        <w:r>
          <w:delText xml:space="preserve">Pilot receipt corporate. </w:delText>
        </w:r>
      </w:del>
      <w:ins w:id="3005" w:author="Author B" w:date="2026-01-10T10:00:00Z">
        <w:r>
          <w:t xml:space="preserve">Regional maintenance accessibility. </w:t>
        </w:r>
      </w:ins>
      <w:del w:id="3006" w:author="Author A" w:date="2026-01-11T10:00:00Z">
        <w:r>
          <w:delText xml:space="preserve">Trend suggestions board. </w:delText>
        </w:r>
      </w:del>
      <w:ins w:id="3007" w:author="Author A" w:date="2026-01-12T10:00:00Z">
        <w:r>
          <w:t xml:space="preserve">The meeting forecast. </w:t>
        </w:r>
      </w:ins>
      <w:del w:id="3008" w:author="Author C" w:date="2026-01-13T10:00:00Z">
        <w:r>
          <w:delText xml:space="preserve">Inventory relevant group. </w:delText>
        </w:r>
      </w:del>
      <w:ins w:id="3009" w:author="Author C" w:date="2026-01-14T10:00:00Z">
        <w:r>
          <w:t xml:space="preserve">Notice claim team. </w:t>
        </w:r>
      </w:ins>
      <w:del w:id="3010" w:author="Author B" w:date="2026-01-15T10:00:00Z">
        <w:r>
          <w:delText xml:space="preserve">Pilot receipt corporate. </w:delText>
        </w:r>
      </w:del>
    </w:p>
    <w:p>
      <w:commentRangeStart w:id="301"/>
      <w:r>
        <w:t xml:space="preserve">Inventory relevant group relief.</w:t>
      </w:r>
      <w:commentRangeEnd w:id="301"/>
      <w:r>
        <w:rPr>
          <w:rStyle w:val="CommentReference"/>
        </w:rPr>
        <w:commentReference w:id="301"/>
      </w:r>
      <w:r>
        <w:t xml:space="preserve"> </w:t>
      </w:r>
      <w:ins w:id="3011" w:author="Author A" w:date="2026-01-16T10:00:00Z">
        <w:r>
          <w:t xml:space="preserve">Inventory relevant group. </w:t>
        </w:r>
      </w:ins>
      <w:del w:id="3012" w:author="Author C" w:date="2026-01-17T10:00:00Z">
        <w:r>
          <w:delText xml:space="preserve">Notice claim team. </w:delText>
        </w:r>
      </w:del>
      <w:ins w:id="3013" w:author="Author C" w:date="2026-01-18T10:00:00Z">
        <w:r>
          <w:t xml:space="preserve">Pilot receipt corporate. </w:t>
        </w:r>
      </w:ins>
      <w:del w:id="3014" w:author="Author B" w:date="2026-01-19T10:00:00Z">
        <w:r>
          <w:delText xml:space="preserve">Regional maintenance accessibility. </w:delText>
        </w:r>
      </w:del>
      <w:ins w:id="3015" w:author="Author B" w:date="2026-01-20T10:00:00Z">
        <w:r>
          <w:t xml:space="preserve">Trend suggestions board. </w:t>
        </w:r>
      </w:ins>
      <w:del w:id="3016" w:author="Author A" w:date="2026-01-21T10:00:00Z">
        <w:r>
          <w:delText xml:space="preserve">The meeting forecast. </w:delText>
        </w:r>
      </w:del>
      <w:ins w:id="3017" w:author="Author A" w:date="2026-01-22T10:00:00Z">
        <w:r>
          <w:t xml:space="preserve">Inventory relevant group. </w:t>
        </w:r>
      </w:ins>
      <w:del w:id="3018" w:author="Author C" w:date="2026-01-23T10:00:00Z">
        <w:r>
          <w:delText xml:space="preserve">Notice claim team. </w:delText>
        </w:r>
      </w:del>
      <w:ins w:id="3019" w:author="Author C" w:date="2026-01-24T10:00:00Z">
        <w:r>
          <w:t xml:space="preserve">Pilot receipt corporate. </w:t>
        </w:r>
      </w:ins>
      <w:del w:id="3020" w:author="Author B" w:date="2026-01-25T10:00:00Z">
        <w:r>
          <w:delText xml:space="preserve">Regional maintenance accessibility. </w:delText>
        </w:r>
      </w:del>
    </w:p>
    <w:p>
      <w:commentRangeStart w:id="302"/>
      <w:r>
        <w:t xml:space="preserve">Notice claim team export.</w:t>
      </w:r>
      <w:commentRangeEnd w:id="302"/>
      <w:r>
        <w:rPr>
          <w:rStyle w:val="CommentReference"/>
        </w:rPr>
        <w:commentReference w:id="302"/>
      </w:r>
      <w:r>
        <w:t xml:space="preserve"> </w:t>
      </w:r>
      <w:ins w:id="3021" w:author="Author A" w:date="2026-01-26T10:00:00Z">
        <w:r>
          <w:t xml:space="preserve">Notice claim team. </w:t>
        </w:r>
      </w:ins>
      <w:del w:id="3022" w:author="Author C" w:date="2026-01-27T10:00:00Z">
        <w:r>
          <w:delText xml:space="preserve">Pilot receipt corporate. </w:delText>
        </w:r>
      </w:del>
      <w:ins w:id="3023" w:author="Author C" w:date="2026-01-28T10:00:00Z">
        <w:r>
          <w:t xml:space="preserve">Regional maintenance accessibility. </w:t>
        </w:r>
      </w:ins>
      <w:del w:id="3024" w:author="Author B" w:date="2026-01-01T10:00:00Z">
        <w:r>
          <w:delText xml:space="preserve">Trend suggestions board. </w:delText>
        </w:r>
      </w:del>
      <w:ins w:id="3025" w:author="Author B" w:date="2026-01-02T10:00:00Z">
        <w:r>
          <w:t xml:space="preserve">The meeting forecast. </w:t>
        </w:r>
      </w:ins>
      <w:del w:id="3026" w:author="Author A" w:date="2026-01-03T10:00:00Z">
        <w:r>
          <w:delText xml:space="preserve">Inventory relevant group. </w:delText>
        </w:r>
      </w:del>
      <w:ins w:id="3027" w:author="Author A" w:date="2026-01-04T10:00:00Z">
        <w:r>
          <w:t xml:space="preserve">Notice claim team. </w:t>
        </w:r>
      </w:ins>
      <w:del w:id="3028" w:author="Author C" w:date="2026-01-05T10:00:00Z">
        <w:r>
          <w:delText xml:space="preserve">Pilot receipt corporate. </w:delText>
        </w:r>
      </w:del>
      <w:ins w:id="3029" w:author="Author C" w:date="2026-01-06T10:00:00Z">
        <w:r>
          <w:t xml:space="preserve">Regional maintenance accessibility. </w:t>
        </w:r>
      </w:ins>
      <w:del w:id="3030" w:author="Author B" w:date="2026-01-07T10:00:00Z">
        <w:r>
          <w:delText xml:space="preserve">Trend suggestions board. </w:delText>
        </w:r>
      </w:del>
    </w:p>
    <w:p>
      <w:commentRangeStart w:id="303"/>
      <w:r>
        <w:t xml:space="preserve">Pilot receipt corporate requirement.</w:t>
      </w:r>
      <w:commentRangeEnd w:id="303"/>
      <w:r>
        <w:rPr>
          <w:rStyle w:val="CommentReference"/>
        </w:rPr>
        <w:commentReference w:id="303"/>
      </w:r>
      <w:r>
        <w:t xml:space="preserve"> </w:t>
      </w:r>
      <w:ins w:id="3031" w:author="Author A" w:date="2026-01-08T10:00:00Z">
        <w:r>
          <w:t xml:space="preserve">Pilot receipt corporate. </w:t>
        </w:r>
      </w:ins>
      <w:del w:id="3032" w:author="Author C" w:date="2026-01-09T10:00:00Z">
        <w:r>
          <w:delText xml:space="preserve">Regional maintenance accessibility. </w:delText>
        </w:r>
      </w:del>
      <w:ins w:id="3033" w:author="Author C" w:date="2026-01-10T10:00:00Z">
        <w:r>
          <w:t xml:space="preserve">Trend suggestions board. </w:t>
        </w:r>
      </w:ins>
      <w:del w:id="3034" w:author="Author B" w:date="2026-01-11T10:00:00Z">
        <w:r>
          <w:delText xml:space="preserve">The meeting forecast. </w:delText>
        </w:r>
      </w:del>
      <w:ins w:id="3035" w:author="Author B" w:date="2026-01-12T10:00:00Z">
        <w:r>
          <w:t xml:space="preserve">Inventory relevant group. </w:t>
        </w:r>
      </w:ins>
      <w:del w:id="3036" w:author="Author A" w:date="2026-01-13T10:00:00Z">
        <w:r>
          <w:delText xml:space="preserve">Notice claim team. </w:delText>
        </w:r>
      </w:del>
      <w:ins w:id="3037" w:author="Author A" w:date="2026-01-14T10:00:00Z">
        <w:r>
          <w:t xml:space="preserve">Pilot receipt corporate. </w:t>
        </w:r>
      </w:ins>
      <w:del w:id="3038" w:author="Author C" w:date="2026-01-15T10:00:00Z">
        <w:r>
          <w:delText xml:space="preserve">Regional maintenance accessibility. </w:delText>
        </w:r>
      </w:del>
      <w:ins w:id="3039" w:author="Author C" w:date="2026-01-16T10:00:00Z">
        <w:r>
          <w:t xml:space="preserve">Trend suggestions board. </w:t>
        </w:r>
      </w:ins>
      <w:del w:id="3040" w:author="Author B" w:date="2026-01-17T10:00:00Z">
        <w:r>
          <w:delText xml:space="preserve">The meeting forecast. </w:delText>
        </w:r>
      </w:del>
    </w:p>
    <w:p>
      <w:commentRangeStart w:id="304"/>
      <w:r>
        <w:t xml:space="preserve">Regional maintenance accessibility tax.</w:t>
      </w:r>
      <w:commentRangeEnd w:id="304"/>
      <w:r>
        <w:rPr>
          <w:rStyle w:val="CommentReference"/>
        </w:rPr>
        <w:commentReference w:id="304"/>
      </w:r>
      <w:r>
        <w:t xml:space="preserve"> </w:t>
      </w:r>
      <w:ins w:id="3041" w:author="Author A" w:date="2026-01-18T10:00:00Z">
        <w:r>
          <w:t xml:space="preserve">Regional maintenance accessibility. </w:t>
        </w:r>
      </w:ins>
      <w:del w:id="3042" w:author="Author C" w:date="2026-01-19T10:00:00Z">
        <w:r>
          <w:delText xml:space="preserve">Trend suggestions board. </w:delText>
        </w:r>
      </w:del>
      <w:ins w:id="3043" w:author="Author C" w:date="2026-01-20T10:00:00Z">
        <w:r>
          <w:t xml:space="preserve">The meeting forecast. </w:t>
        </w:r>
      </w:ins>
      <w:del w:id="3044" w:author="Author B" w:date="2026-01-21T10:00:00Z">
        <w:r>
          <w:delText xml:space="preserve">Inventory relevant group. </w:delText>
        </w:r>
      </w:del>
      <w:ins w:id="3045" w:author="Author B" w:date="2026-01-22T10:00:00Z">
        <w:r>
          <w:t xml:space="preserve">Notice claim team. </w:t>
        </w:r>
      </w:ins>
      <w:del w:id="3046" w:author="Author A" w:date="2026-01-23T10:00:00Z">
        <w:r>
          <w:delText xml:space="preserve">Pilot receipt corporate. </w:delText>
        </w:r>
      </w:del>
      <w:ins w:id="3047" w:author="Author A" w:date="2026-01-24T10:00:00Z">
        <w:r>
          <w:t xml:space="preserve">Regional maintenance accessibility. </w:t>
        </w:r>
      </w:ins>
      <w:del w:id="3048" w:author="Author C" w:date="2026-01-25T10:00:00Z">
        <w:r>
          <w:delText xml:space="preserve">Trend suggestions board. </w:delText>
        </w:r>
      </w:del>
      <w:ins w:id="3049" w:author="Author C" w:date="2026-01-26T10:00:00Z">
        <w:r>
          <w:t xml:space="preserve">The meeting forecast. </w:t>
        </w:r>
      </w:ins>
      <w:del w:id="3050" w:author="Author B" w:date="2026-01-27T10:00:00Z">
        <w:r>
          <w:delText xml:space="preserve">Inventory relevant group. </w:delText>
        </w:r>
      </w:del>
    </w:p>
    <w:p>
      <w:commentRangeStart w:id="305"/>
      <w:r>
        <w:t xml:space="preserve">Trend suggestions board order.</w:t>
      </w:r>
      <w:commentRangeEnd w:id="305"/>
      <w:r>
        <w:rPr>
          <w:rStyle w:val="CommentReference"/>
        </w:rPr>
        <w:commentReference w:id="305"/>
      </w:r>
      <w:r>
        <w:t xml:space="preserve"> </w:t>
      </w:r>
      <w:ins w:id="3051" w:author="Author A" w:date="2026-01-28T10:00:00Z">
        <w:r>
          <w:t xml:space="preserve">Trend suggestions board. </w:t>
        </w:r>
      </w:ins>
      <w:del w:id="3052" w:author="Author C" w:date="2026-01-01T10:00:00Z">
        <w:r>
          <w:delText xml:space="preserve">The meeting forecast. </w:delText>
        </w:r>
      </w:del>
      <w:ins w:id="3053" w:author="Author C" w:date="2026-01-02T10:00:00Z">
        <w:r>
          <w:t xml:space="preserve">Inventory relevant group. </w:t>
        </w:r>
      </w:ins>
      <w:del w:id="3054" w:author="Author B" w:date="2026-01-03T10:00:00Z">
        <w:r>
          <w:delText xml:space="preserve">Notice claim team. </w:delText>
        </w:r>
      </w:del>
      <w:ins w:id="3055" w:author="Author B" w:date="2026-01-04T10:00:00Z">
        <w:r>
          <w:t xml:space="preserve">Pilot receipt corporate. </w:t>
        </w:r>
      </w:ins>
      <w:del w:id="3056" w:author="Author A" w:date="2026-01-05T10:00:00Z">
        <w:r>
          <w:delText xml:space="preserve">Regional maintenance accessibility. </w:delText>
        </w:r>
      </w:del>
      <w:ins w:id="3057" w:author="Author A" w:date="2026-01-06T10:00:00Z">
        <w:r>
          <w:t xml:space="preserve">Trend suggestions board. </w:t>
        </w:r>
      </w:ins>
      <w:del w:id="3058" w:author="Author C" w:date="2026-01-07T10:00:00Z">
        <w:r>
          <w:delText xml:space="preserve">The meeting forecast. </w:delText>
        </w:r>
      </w:del>
      <w:ins w:id="3059" w:author="Author C" w:date="2026-01-08T10:00:00Z">
        <w:r>
          <w:t xml:space="preserve">Inventory relevant group. </w:t>
        </w:r>
      </w:ins>
      <w:del w:id="3060" w:author="Author B" w:date="2026-01-09T10:00:00Z">
        <w:r>
          <w:delText xml:space="preserve">Notice claim team. </w:delText>
        </w:r>
      </w:del>
    </w:p>
    <w:p>
      <w:commentRangeStart w:id="306"/>
      <w:r>
        <w:t xml:space="preserve">The meeting forecast hereby.</w:t>
      </w:r>
      <w:commentRangeEnd w:id="306"/>
      <w:r>
        <w:rPr>
          <w:rStyle w:val="CommentReference"/>
        </w:rPr>
        <w:commentReference w:id="306"/>
      </w:r>
      <w:r>
        <w:t xml:space="preserve"> </w:t>
      </w:r>
      <w:ins w:id="3061" w:author="Author A" w:date="2026-01-10T10:00:00Z">
        <w:r>
          <w:t xml:space="preserve">The meeting forecast. </w:t>
        </w:r>
      </w:ins>
      <w:del w:id="3062" w:author="Author C" w:date="2026-01-11T10:00:00Z">
        <w:r>
          <w:delText xml:space="preserve">Inventory relevant group. </w:delText>
        </w:r>
      </w:del>
      <w:ins w:id="3063" w:author="Author C" w:date="2026-01-12T10:00:00Z">
        <w:r>
          <w:t xml:space="preserve">Notice claim team. </w:t>
        </w:r>
      </w:ins>
      <w:del w:id="3064" w:author="Author B" w:date="2026-01-13T10:00:00Z">
        <w:r>
          <w:delText xml:space="preserve">Pilot receipt corporate. </w:delText>
        </w:r>
      </w:del>
      <w:ins w:id="3065" w:author="Author B" w:date="2026-01-14T10:00:00Z">
        <w:r>
          <w:t xml:space="preserve">Regional maintenance accessibility. </w:t>
        </w:r>
      </w:ins>
      <w:del w:id="3066" w:author="Author A" w:date="2026-01-15T10:00:00Z">
        <w:r>
          <w:delText xml:space="preserve">Trend suggestions board. </w:delText>
        </w:r>
      </w:del>
      <w:ins w:id="3067" w:author="Author A" w:date="2026-01-16T10:00:00Z">
        <w:r>
          <w:t xml:space="preserve">The meeting forecast. </w:t>
        </w:r>
      </w:ins>
      <w:del w:id="3068" w:author="Author C" w:date="2026-01-17T10:00:00Z">
        <w:r>
          <w:delText xml:space="preserve">Inventory relevant group. </w:delText>
        </w:r>
      </w:del>
      <w:ins w:id="3069" w:author="Author C" w:date="2026-01-18T10:00:00Z">
        <w:r>
          <w:t xml:space="preserve">Notice claim team. </w:t>
        </w:r>
      </w:ins>
      <w:del w:id="3070" w:author="Author B" w:date="2026-01-19T10:00:00Z">
        <w:r>
          <w:delText xml:space="preserve">Pilot receipt corporate. </w:delText>
        </w:r>
      </w:del>
    </w:p>
    <w:p>
      <w:commentRangeStart w:id="307"/>
      <w:r>
        <w:t xml:space="preserve">Inventory relevant group relief.</w:t>
      </w:r>
      <w:commentRangeEnd w:id="307"/>
      <w:r>
        <w:rPr>
          <w:rStyle w:val="CommentReference"/>
        </w:rPr>
        <w:commentReference w:id="307"/>
      </w:r>
      <w:r>
        <w:t xml:space="preserve"> </w:t>
      </w:r>
      <w:ins w:id="3071" w:author="Author A" w:date="2026-01-20T10:00:00Z">
        <w:r>
          <w:t xml:space="preserve">Inventory relevant group. </w:t>
        </w:r>
      </w:ins>
      <w:del w:id="3072" w:author="Author C" w:date="2026-01-21T10:00:00Z">
        <w:r>
          <w:delText xml:space="preserve">Notice claim team. </w:delText>
        </w:r>
      </w:del>
      <w:ins w:id="3073" w:author="Author C" w:date="2026-01-22T10:00:00Z">
        <w:r>
          <w:t xml:space="preserve">Pilot receipt corporate. </w:t>
        </w:r>
      </w:ins>
      <w:del w:id="3074" w:author="Author B" w:date="2026-01-23T10:00:00Z">
        <w:r>
          <w:delText xml:space="preserve">Regional maintenance accessibility. </w:delText>
        </w:r>
      </w:del>
      <w:ins w:id="3075" w:author="Author B" w:date="2026-01-24T10:00:00Z">
        <w:r>
          <w:t xml:space="preserve">Trend suggestions board. </w:t>
        </w:r>
      </w:ins>
      <w:del w:id="3076" w:author="Author A" w:date="2026-01-25T10:00:00Z">
        <w:r>
          <w:delText xml:space="preserve">The meeting forecast. </w:delText>
        </w:r>
      </w:del>
      <w:ins w:id="3077" w:author="Author A" w:date="2026-01-26T10:00:00Z">
        <w:r>
          <w:t xml:space="preserve">Inventory relevant group. </w:t>
        </w:r>
      </w:ins>
      <w:del w:id="3078" w:author="Author C" w:date="2026-01-27T10:00:00Z">
        <w:r>
          <w:delText xml:space="preserve">Notice claim team. </w:delText>
        </w:r>
      </w:del>
      <w:ins w:id="3079" w:author="Author C" w:date="2026-01-28T10:00:00Z">
        <w:r>
          <w:t xml:space="preserve">Pilot receipt corporate. </w:t>
        </w:r>
      </w:ins>
      <w:del w:id="3080" w:author="Author B" w:date="2026-01-01T10:00:00Z">
        <w:r>
          <w:delText xml:space="preserve">Regional maintenance accessibility. </w:delText>
        </w:r>
      </w:del>
    </w:p>
    <w:p>
      <w:commentRangeStart w:id="308"/>
      <w:r>
        <w:t xml:space="preserve">Notice claim team export.</w:t>
      </w:r>
      <w:commentRangeEnd w:id="308"/>
      <w:r>
        <w:rPr>
          <w:rStyle w:val="CommentReference"/>
        </w:rPr>
        <w:commentReference w:id="308"/>
      </w:r>
      <w:r>
        <w:t xml:space="preserve"> </w:t>
      </w:r>
      <w:ins w:id="3081" w:author="Author A" w:date="2026-01-02T10:00:00Z">
        <w:r>
          <w:t xml:space="preserve">Notice claim team. </w:t>
        </w:r>
      </w:ins>
      <w:del w:id="3082" w:author="Author C" w:date="2026-01-03T10:00:00Z">
        <w:r>
          <w:delText xml:space="preserve">Pilot receipt corporate. </w:delText>
        </w:r>
      </w:del>
      <w:ins w:id="3083" w:author="Author C" w:date="2026-01-04T10:00:00Z">
        <w:r>
          <w:t xml:space="preserve">Regional maintenance accessibility. </w:t>
        </w:r>
      </w:ins>
      <w:del w:id="3084" w:author="Author B" w:date="2026-01-05T10:00:00Z">
        <w:r>
          <w:delText xml:space="preserve">Trend suggestions board. </w:delText>
        </w:r>
      </w:del>
      <w:ins w:id="3085" w:author="Author B" w:date="2026-01-06T10:00:00Z">
        <w:r>
          <w:t xml:space="preserve">The meeting forecast. </w:t>
        </w:r>
      </w:ins>
      <w:del w:id="3086" w:author="Author A" w:date="2026-01-07T10:00:00Z">
        <w:r>
          <w:delText xml:space="preserve">Inventory relevant group. </w:delText>
        </w:r>
      </w:del>
      <w:ins w:id="3087" w:author="Author A" w:date="2026-01-08T10:00:00Z">
        <w:r>
          <w:t xml:space="preserve">Notice claim team. </w:t>
        </w:r>
      </w:ins>
      <w:del w:id="3088" w:author="Author C" w:date="2026-01-09T10:00:00Z">
        <w:r>
          <w:delText xml:space="preserve">Pilot receipt corporate. </w:delText>
        </w:r>
      </w:del>
      <w:ins w:id="3089" w:author="Author C" w:date="2026-01-10T10:00:00Z">
        <w:r>
          <w:t xml:space="preserve">Regional maintenance accessibility. </w:t>
        </w:r>
      </w:ins>
      <w:del w:id="3090" w:author="Author B" w:date="2026-01-11T10:00:00Z">
        <w:r>
          <w:delText xml:space="preserve">Trend suggestions board. </w:delText>
        </w:r>
      </w:del>
    </w:p>
    <w:p>
      <w:commentRangeStart w:id="309"/>
      <w:r>
        <w:t xml:space="preserve">Pilot receipt corporate requirement.</w:t>
      </w:r>
      <w:commentRangeEnd w:id="309"/>
      <w:r>
        <w:rPr>
          <w:rStyle w:val="CommentReference"/>
        </w:rPr>
        <w:commentReference w:id="309"/>
      </w:r>
      <w:r>
        <w:t xml:space="preserve"> </w:t>
      </w:r>
      <w:ins w:id="3091" w:author="Author A" w:date="2026-01-12T10:00:00Z">
        <w:r>
          <w:t xml:space="preserve">Pilot receipt corporate. </w:t>
        </w:r>
      </w:ins>
      <w:del w:id="3092" w:author="Author C" w:date="2026-01-13T10:00:00Z">
        <w:r>
          <w:delText xml:space="preserve">Regional maintenance accessibility. </w:delText>
        </w:r>
      </w:del>
      <w:ins w:id="3093" w:author="Author C" w:date="2026-01-14T10:00:00Z">
        <w:r>
          <w:t xml:space="preserve">Trend suggestions board. </w:t>
        </w:r>
      </w:ins>
      <w:del w:id="3094" w:author="Author B" w:date="2026-01-15T10:00:00Z">
        <w:r>
          <w:delText xml:space="preserve">The meeting forecast. </w:delText>
        </w:r>
      </w:del>
      <w:ins w:id="3095" w:author="Author B" w:date="2026-01-16T10:00:00Z">
        <w:r>
          <w:t xml:space="preserve">Inventory relevant group. </w:t>
        </w:r>
      </w:ins>
      <w:del w:id="3096" w:author="Author A" w:date="2026-01-17T10:00:00Z">
        <w:r>
          <w:delText xml:space="preserve">Notice claim team. </w:delText>
        </w:r>
      </w:del>
      <w:ins w:id="3097" w:author="Author A" w:date="2026-01-18T10:00:00Z">
        <w:r>
          <w:t xml:space="preserve">Pilot receipt corporate. </w:t>
        </w:r>
      </w:ins>
      <w:del w:id="3098" w:author="Author C" w:date="2026-01-19T10:00:00Z">
        <w:r>
          <w:delText xml:space="preserve">Regional maintenance accessibility. </w:delText>
        </w:r>
      </w:del>
      <w:ins w:id="3099" w:author="Author C" w:date="2026-01-20T10:00:00Z">
        <w:r>
          <w:t xml:space="preserve">Trend suggestions board. </w:t>
        </w:r>
      </w:ins>
      <w:del w:id="3100" w:author="Author B" w:date="2026-01-21T10:00:00Z">
        <w:r>
          <w:delText xml:space="preserve">The meeting forecast. </w:delText>
        </w:r>
      </w:del>
    </w:p>
    <w:p>
      <w:commentRangeStart w:id="310"/>
      <w:r>
        <w:t xml:space="preserve">Regional maintenance accessibility tax.</w:t>
      </w:r>
      <w:commentRangeEnd w:id="310"/>
      <w:r>
        <w:rPr>
          <w:rStyle w:val="CommentReference"/>
        </w:rPr>
        <w:commentReference w:id="310"/>
      </w:r>
      <w:r>
        <w:t xml:space="preserve"> </w:t>
      </w:r>
      <w:ins w:id="3101" w:author="Author A" w:date="2026-01-22T10:00:00Z">
        <w:r>
          <w:t xml:space="preserve">Regional maintenance accessibility. </w:t>
        </w:r>
      </w:ins>
      <w:del w:id="3102" w:author="Author C" w:date="2026-01-23T10:00:00Z">
        <w:r>
          <w:delText xml:space="preserve">Trend suggestions board. </w:delText>
        </w:r>
      </w:del>
      <w:ins w:id="3103" w:author="Author C" w:date="2026-01-24T10:00:00Z">
        <w:r>
          <w:t xml:space="preserve">The meeting forecast. </w:t>
        </w:r>
      </w:ins>
      <w:del w:id="3104" w:author="Author B" w:date="2026-01-25T10:00:00Z">
        <w:r>
          <w:delText xml:space="preserve">Inventory relevant group. </w:delText>
        </w:r>
      </w:del>
      <w:ins w:id="3105" w:author="Author B" w:date="2026-01-26T10:00:00Z">
        <w:r>
          <w:t xml:space="preserve">Notice claim team. </w:t>
        </w:r>
      </w:ins>
      <w:del w:id="3106" w:author="Author A" w:date="2026-01-27T10:00:00Z">
        <w:r>
          <w:delText xml:space="preserve">Pilot receipt corporate. </w:delText>
        </w:r>
      </w:del>
      <w:ins w:id="3107" w:author="Author A" w:date="2026-01-28T10:00:00Z">
        <w:r>
          <w:t xml:space="preserve">Regional maintenance accessibility. </w:t>
        </w:r>
      </w:ins>
      <w:del w:id="3108" w:author="Author C" w:date="2026-01-01T10:00:00Z">
        <w:r>
          <w:delText xml:space="preserve">Trend suggestions board. </w:delText>
        </w:r>
      </w:del>
      <w:ins w:id="3109" w:author="Author C" w:date="2026-01-02T10:00:00Z">
        <w:r>
          <w:t xml:space="preserve">The meeting forecast. </w:t>
        </w:r>
      </w:ins>
      <w:del w:id="3110" w:author="Author B" w:date="2026-01-03T10:00:00Z">
        <w:r>
          <w:delText xml:space="preserve">Inventory relevant group. </w:delText>
        </w:r>
      </w:del>
    </w:p>
    <w:p>
      <w:commentRangeStart w:id="311"/>
      <w:r>
        <w:t xml:space="preserve">Trend suggestions board order.</w:t>
      </w:r>
      <w:commentRangeEnd w:id="311"/>
      <w:r>
        <w:rPr>
          <w:rStyle w:val="CommentReference"/>
        </w:rPr>
        <w:commentReference w:id="311"/>
      </w:r>
      <w:r>
        <w:t xml:space="preserve"> </w:t>
      </w:r>
      <w:ins w:id="3111" w:author="Author A" w:date="2026-01-04T10:00:00Z">
        <w:r>
          <w:t xml:space="preserve">Trend suggestions board. </w:t>
        </w:r>
      </w:ins>
      <w:del w:id="3112" w:author="Author C" w:date="2026-01-05T10:00:00Z">
        <w:r>
          <w:delText xml:space="preserve">The meeting forecast. </w:delText>
        </w:r>
      </w:del>
      <w:ins w:id="3113" w:author="Author C" w:date="2026-01-06T10:00:00Z">
        <w:r>
          <w:t xml:space="preserve">Inventory relevant group. </w:t>
        </w:r>
      </w:ins>
      <w:del w:id="3114" w:author="Author B" w:date="2026-01-07T10:00:00Z">
        <w:r>
          <w:delText xml:space="preserve">Notice claim team. </w:delText>
        </w:r>
      </w:del>
      <w:ins w:id="3115" w:author="Author B" w:date="2026-01-08T10:00:00Z">
        <w:r>
          <w:t xml:space="preserve">Pilot receipt corporate. </w:t>
        </w:r>
      </w:ins>
      <w:del w:id="3116" w:author="Author A" w:date="2026-01-09T10:00:00Z">
        <w:r>
          <w:delText xml:space="preserve">Regional maintenance accessibility. </w:delText>
        </w:r>
      </w:del>
      <w:ins w:id="3117" w:author="Author A" w:date="2026-01-10T10:00:00Z">
        <w:r>
          <w:t xml:space="preserve">Trend suggestions board. </w:t>
        </w:r>
      </w:ins>
      <w:del w:id="3118" w:author="Author C" w:date="2026-01-11T10:00:00Z">
        <w:r>
          <w:delText xml:space="preserve">The meeting forecast. </w:delText>
        </w:r>
      </w:del>
      <w:ins w:id="3119" w:author="Author C" w:date="2026-01-12T10:00:00Z">
        <w:r>
          <w:t xml:space="preserve">Inventory relevant group. </w:t>
        </w:r>
      </w:ins>
      <w:del w:id="3120" w:author="Author B" w:date="2026-01-13T10:00:00Z">
        <w:r>
          <w:delText xml:space="preserve">Notice claim team. </w:delText>
        </w:r>
      </w:del>
    </w:p>
    <w:p>
      <w:commentRangeStart w:id="312"/>
      <w:r>
        <w:t xml:space="preserve">The meeting forecast hereby.</w:t>
      </w:r>
      <w:commentRangeEnd w:id="312"/>
      <w:r>
        <w:rPr>
          <w:rStyle w:val="CommentReference"/>
        </w:rPr>
        <w:commentReference w:id="312"/>
      </w:r>
      <w:r>
        <w:t xml:space="preserve"> </w:t>
      </w:r>
      <w:ins w:id="3121" w:author="Author A" w:date="2026-01-14T10:00:00Z">
        <w:r>
          <w:t xml:space="preserve">The meeting forecast. </w:t>
        </w:r>
      </w:ins>
      <w:del w:id="3122" w:author="Author C" w:date="2026-01-15T10:00:00Z">
        <w:r>
          <w:delText xml:space="preserve">Inventory relevant group. </w:delText>
        </w:r>
      </w:del>
      <w:ins w:id="3123" w:author="Author C" w:date="2026-01-16T10:00:00Z">
        <w:r>
          <w:t xml:space="preserve">Notice claim team. </w:t>
        </w:r>
      </w:ins>
      <w:del w:id="3124" w:author="Author B" w:date="2026-01-17T10:00:00Z">
        <w:r>
          <w:delText xml:space="preserve">Pilot receipt corporate. </w:delText>
        </w:r>
      </w:del>
      <w:ins w:id="3125" w:author="Author B" w:date="2026-01-18T10:00:00Z">
        <w:r>
          <w:t xml:space="preserve">Regional maintenance accessibility. </w:t>
        </w:r>
      </w:ins>
      <w:del w:id="3126" w:author="Author A" w:date="2026-01-19T10:00:00Z">
        <w:r>
          <w:delText xml:space="preserve">Trend suggestions board. </w:delText>
        </w:r>
      </w:del>
      <w:ins w:id="3127" w:author="Author A" w:date="2026-01-20T10:00:00Z">
        <w:r>
          <w:t xml:space="preserve">The meeting forecast. </w:t>
        </w:r>
      </w:ins>
      <w:del w:id="3128" w:author="Author C" w:date="2026-01-21T10:00:00Z">
        <w:r>
          <w:delText xml:space="preserve">Inventory relevant group. </w:delText>
        </w:r>
      </w:del>
      <w:ins w:id="3129" w:author="Author C" w:date="2026-01-22T10:00:00Z">
        <w:r>
          <w:t xml:space="preserve">Notice claim team. </w:t>
        </w:r>
      </w:ins>
      <w:del w:id="3130" w:author="Author B" w:date="2026-01-23T10:00:00Z">
        <w:r>
          <w:delText xml:space="preserve">Pilot receipt corporate. </w:delText>
        </w:r>
      </w:del>
    </w:p>
    <w:p>
      <w:commentRangeStart w:id="313"/>
      <w:r>
        <w:t xml:space="preserve">Inventory relevant group relief.</w:t>
      </w:r>
      <w:commentRangeEnd w:id="313"/>
      <w:r>
        <w:rPr>
          <w:rStyle w:val="CommentReference"/>
        </w:rPr>
        <w:commentReference w:id="313"/>
      </w:r>
      <w:r>
        <w:t xml:space="preserve"> </w:t>
      </w:r>
      <w:ins w:id="3131" w:author="Author A" w:date="2026-01-24T10:00:00Z">
        <w:r>
          <w:t xml:space="preserve">Inventory relevant group. </w:t>
        </w:r>
      </w:ins>
      <w:del w:id="3132" w:author="Author C" w:date="2026-01-25T10:00:00Z">
        <w:r>
          <w:delText xml:space="preserve">Notice claim team. </w:delText>
        </w:r>
      </w:del>
      <w:ins w:id="3133" w:author="Author C" w:date="2026-01-26T10:00:00Z">
        <w:r>
          <w:t xml:space="preserve">Pilot receipt corporate. </w:t>
        </w:r>
      </w:ins>
      <w:del w:id="3134" w:author="Author B" w:date="2026-01-27T10:00:00Z">
        <w:r>
          <w:delText xml:space="preserve">Regional maintenance accessibility. </w:delText>
        </w:r>
      </w:del>
      <w:ins w:id="3135" w:author="Author B" w:date="2026-01-28T10:00:00Z">
        <w:r>
          <w:t xml:space="preserve">Trend suggestions board. </w:t>
        </w:r>
      </w:ins>
      <w:del w:id="3136" w:author="Author A" w:date="2026-01-01T10:00:00Z">
        <w:r>
          <w:delText xml:space="preserve">The meeting forecast. </w:delText>
        </w:r>
      </w:del>
      <w:ins w:id="3137" w:author="Author A" w:date="2026-01-02T10:00:00Z">
        <w:r>
          <w:t xml:space="preserve">Inventory relevant group. </w:t>
        </w:r>
      </w:ins>
      <w:del w:id="3138" w:author="Author C" w:date="2026-01-03T10:00:00Z">
        <w:r>
          <w:delText xml:space="preserve">Notice claim team. </w:delText>
        </w:r>
      </w:del>
      <w:ins w:id="3139" w:author="Author C" w:date="2026-01-04T10:00:00Z">
        <w:r>
          <w:t xml:space="preserve">Pilot receipt corporate. </w:t>
        </w:r>
      </w:ins>
      <w:del w:id="3140" w:author="Author B" w:date="2026-01-05T10:00:00Z">
        <w:r>
          <w:delText xml:space="preserve">Regional maintenance accessibility. </w:delText>
        </w:r>
      </w:del>
    </w:p>
    <w:p>
      <w:commentRangeStart w:id="314"/>
      <w:r>
        <w:t xml:space="preserve">Notice claim team export.</w:t>
      </w:r>
      <w:commentRangeEnd w:id="314"/>
      <w:r>
        <w:rPr>
          <w:rStyle w:val="CommentReference"/>
        </w:rPr>
        <w:commentReference w:id="314"/>
      </w:r>
      <w:r>
        <w:t xml:space="preserve"> </w:t>
      </w:r>
      <w:ins w:id="3141" w:author="Author A" w:date="2026-01-06T10:00:00Z">
        <w:r>
          <w:t xml:space="preserve">Notice claim team. </w:t>
        </w:r>
      </w:ins>
      <w:del w:id="3142" w:author="Author C" w:date="2026-01-07T10:00:00Z">
        <w:r>
          <w:delText xml:space="preserve">Pilot receipt corporate. </w:delText>
        </w:r>
      </w:del>
      <w:ins w:id="3143" w:author="Author C" w:date="2026-01-08T10:00:00Z">
        <w:r>
          <w:t xml:space="preserve">Regional maintenance accessibility. </w:t>
        </w:r>
      </w:ins>
      <w:del w:id="3144" w:author="Author B" w:date="2026-01-09T10:00:00Z">
        <w:r>
          <w:delText xml:space="preserve">Trend suggestions board. </w:delText>
        </w:r>
      </w:del>
      <w:ins w:id="3145" w:author="Author B" w:date="2026-01-10T10:00:00Z">
        <w:r>
          <w:t xml:space="preserve">The meeting forecast. </w:t>
        </w:r>
      </w:ins>
      <w:del w:id="3146" w:author="Author A" w:date="2026-01-11T10:00:00Z">
        <w:r>
          <w:delText xml:space="preserve">Inventory relevant group. </w:delText>
        </w:r>
      </w:del>
      <w:ins w:id="3147" w:author="Author A" w:date="2026-01-12T10:00:00Z">
        <w:r>
          <w:t xml:space="preserve">Notice claim team. </w:t>
        </w:r>
      </w:ins>
      <w:del w:id="3148" w:author="Author C" w:date="2026-01-13T10:00:00Z">
        <w:r>
          <w:delText xml:space="preserve">Pilot receipt corporate. </w:delText>
        </w:r>
      </w:del>
      <w:ins w:id="3149" w:author="Author C" w:date="2026-01-14T10:00:00Z">
        <w:r>
          <w:t xml:space="preserve">Regional maintenance accessibility. </w:t>
        </w:r>
      </w:ins>
      <w:del w:id="3150" w:author="Author B" w:date="2026-01-15T10:00:00Z">
        <w:r>
          <w:delText xml:space="preserve">Trend suggestions board. </w:delText>
        </w:r>
      </w:del>
    </w:p>
    <w:p>
      <w:commentRangeStart w:id="315"/>
      <w:r>
        <w:t xml:space="preserve">Pilot receipt corporate requirement.</w:t>
      </w:r>
      <w:commentRangeEnd w:id="315"/>
      <w:r>
        <w:rPr>
          <w:rStyle w:val="CommentReference"/>
        </w:rPr>
        <w:commentReference w:id="315"/>
      </w:r>
      <w:r>
        <w:t xml:space="preserve"> </w:t>
      </w:r>
      <w:ins w:id="3151" w:author="Author A" w:date="2026-01-16T10:00:00Z">
        <w:r>
          <w:t xml:space="preserve">Pilot receipt corporate. </w:t>
        </w:r>
      </w:ins>
      <w:del w:id="3152" w:author="Author C" w:date="2026-01-17T10:00:00Z">
        <w:r>
          <w:delText xml:space="preserve">Regional maintenance accessibility. </w:delText>
        </w:r>
      </w:del>
      <w:ins w:id="3153" w:author="Author C" w:date="2026-01-18T10:00:00Z">
        <w:r>
          <w:t xml:space="preserve">Trend suggestions board. </w:t>
        </w:r>
      </w:ins>
      <w:del w:id="3154" w:author="Author B" w:date="2026-01-19T10:00:00Z">
        <w:r>
          <w:delText xml:space="preserve">The meeting forecast. </w:delText>
        </w:r>
      </w:del>
      <w:ins w:id="3155" w:author="Author B" w:date="2026-01-20T10:00:00Z">
        <w:r>
          <w:t xml:space="preserve">Inventory relevant group. </w:t>
        </w:r>
      </w:ins>
      <w:del w:id="3156" w:author="Author A" w:date="2026-01-21T10:00:00Z">
        <w:r>
          <w:delText xml:space="preserve">Notice claim team. </w:delText>
        </w:r>
      </w:del>
      <w:ins w:id="3157" w:author="Author A" w:date="2026-01-22T10:00:00Z">
        <w:r>
          <w:t xml:space="preserve">Pilot receipt corporate. </w:t>
        </w:r>
      </w:ins>
      <w:del w:id="3158" w:author="Author C" w:date="2026-01-23T10:00:00Z">
        <w:r>
          <w:delText xml:space="preserve">Regional maintenance accessibility. </w:delText>
        </w:r>
      </w:del>
      <w:ins w:id="3159" w:author="Author C" w:date="2026-01-24T10:00:00Z">
        <w:r>
          <w:t xml:space="preserve">Trend suggestions board. </w:t>
        </w:r>
      </w:ins>
      <w:del w:id="3160" w:author="Author B" w:date="2026-01-25T10:00:00Z">
        <w:r>
          <w:delText xml:space="preserve">The meeting forecast. </w:delText>
        </w:r>
      </w:del>
    </w:p>
    <w:p>
      <w:commentRangeStart w:id="316"/>
      <w:r>
        <w:t xml:space="preserve">Regional maintenance accessibility tax.</w:t>
      </w:r>
      <w:commentRangeEnd w:id="316"/>
      <w:r>
        <w:rPr>
          <w:rStyle w:val="CommentReference"/>
        </w:rPr>
        <w:commentReference w:id="316"/>
      </w:r>
      <w:r>
        <w:t xml:space="preserve"> </w:t>
      </w:r>
      <w:ins w:id="3161" w:author="Author A" w:date="2026-01-26T10:00:00Z">
        <w:r>
          <w:t xml:space="preserve">Regional maintenance accessibility. </w:t>
        </w:r>
      </w:ins>
      <w:del w:id="3162" w:author="Author C" w:date="2026-01-27T10:00:00Z">
        <w:r>
          <w:delText xml:space="preserve">Trend suggestions board. </w:delText>
        </w:r>
      </w:del>
      <w:ins w:id="3163" w:author="Author C" w:date="2026-01-28T10:00:00Z">
        <w:r>
          <w:t xml:space="preserve">The meeting forecast. </w:t>
        </w:r>
      </w:ins>
      <w:del w:id="3164" w:author="Author B" w:date="2026-01-01T10:00:00Z">
        <w:r>
          <w:delText xml:space="preserve">Inventory relevant group. </w:delText>
        </w:r>
      </w:del>
      <w:ins w:id="3165" w:author="Author B" w:date="2026-01-02T10:00:00Z">
        <w:r>
          <w:t xml:space="preserve">Notice claim team. </w:t>
        </w:r>
      </w:ins>
      <w:del w:id="3166" w:author="Author A" w:date="2026-01-03T10:00:00Z">
        <w:r>
          <w:delText xml:space="preserve">Pilot receipt corporate. </w:delText>
        </w:r>
      </w:del>
      <w:ins w:id="3167" w:author="Author A" w:date="2026-01-04T10:00:00Z">
        <w:r>
          <w:t xml:space="preserve">Regional maintenance accessibility. </w:t>
        </w:r>
      </w:ins>
      <w:del w:id="3168" w:author="Author C" w:date="2026-01-05T10:00:00Z">
        <w:r>
          <w:delText xml:space="preserve">Trend suggestions board. </w:delText>
        </w:r>
      </w:del>
      <w:ins w:id="3169" w:author="Author C" w:date="2026-01-06T10:00:00Z">
        <w:r>
          <w:t xml:space="preserve">The meeting forecast. </w:t>
        </w:r>
      </w:ins>
      <w:del w:id="3170" w:author="Author B" w:date="2026-01-07T10:00:00Z">
        <w:r>
          <w:delText xml:space="preserve">Inventory relevant group. </w:delText>
        </w:r>
      </w:del>
    </w:p>
    <w:p>
      <w:commentRangeStart w:id="317"/>
      <w:r>
        <w:t xml:space="preserve">Trend suggestions board order.</w:t>
      </w:r>
      <w:commentRangeEnd w:id="317"/>
      <w:r>
        <w:rPr>
          <w:rStyle w:val="CommentReference"/>
        </w:rPr>
        <w:commentReference w:id="317"/>
      </w:r>
      <w:r>
        <w:t xml:space="preserve"> </w:t>
      </w:r>
      <w:ins w:id="3171" w:author="Author A" w:date="2026-01-08T10:00:00Z">
        <w:r>
          <w:t xml:space="preserve">Trend suggestions board. </w:t>
        </w:r>
      </w:ins>
      <w:del w:id="3172" w:author="Author C" w:date="2026-01-09T10:00:00Z">
        <w:r>
          <w:delText xml:space="preserve">The meeting forecast. </w:delText>
        </w:r>
      </w:del>
      <w:ins w:id="3173" w:author="Author C" w:date="2026-01-10T10:00:00Z">
        <w:r>
          <w:t xml:space="preserve">Inventory relevant group. </w:t>
        </w:r>
      </w:ins>
      <w:del w:id="3174" w:author="Author B" w:date="2026-01-11T10:00:00Z">
        <w:r>
          <w:delText xml:space="preserve">Notice claim team. </w:delText>
        </w:r>
      </w:del>
      <w:ins w:id="3175" w:author="Author B" w:date="2026-01-12T10:00:00Z">
        <w:r>
          <w:t xml:space="preserve">Pilot receipt corporate. </w:t>
        </w:r>
      </w:ins>
      <w:del w:id="3176" w:author="Author A" w:date="2026-01-13T10:00:00Z">
        <w:r>
          <w:delText xml:space="preserve">Regional maintenance accessibility. </w:delText>
        </w:r>
      </w:del>
      <w:ins w:id="3177" w:author="Author A" w:date="2026-01-14T10:00:00Z">
        <w:r>
          <w:t xml:space="preserve">Trend suggestions board. </w:t>
        </w:r>
      </w:ins>
      <w:del w:id="3178" w:author="Author C" w:date="2026-01-15T10:00:00Z">
        <w:r>
          <w:delText xml:space="preserve">The meeting forecast. </w:delText>
        </w:r>
      </w:del>
      <w:ins w:id="3179" w:author="Author C" w:date="2026-01-16T10:00:00Z">
        <w:r>
          <w:t xml:space="preserve">Inventory relevant group. </w:t>
        </w:r>
      </w:ins>
      <w:del w:id="3180" w:author="Author B" w:date="2026-01-17T10:00:00Z">
        <w:r>
          <w:delText xml:space="preserve">Notice claim team. </w:delText>
        </w:r>
      </w:del>
    </w:p>
    <w:p>
      <w:commentRangeStart w:id="318"/>
      <w:r>
        <w:t xml:space="preserve">The meeting forecast hereby.</w:t>
      </w:r>
      <w:commentRangeEnd w:id="318"/>
      <w:r>
        <w:rPr>
          <w:rStyle w:val="CommentReference"/>
        </w:rPr>
        <w:commentReference w:id="318"/>
      </w:r>
      <w:r>
        <w:t xml:space="preserve"> </w:t>
      </w:r>
      <w:ins w:id="3181" w:author="Author A" w:date="2026-01-18T10:00:00Z">
        <w:r>
          <w:t xml:space="preserve">The meeting forecast. </w:t>
        </w:r>
      </w:ins>
      <w:del w:id="3182" w:author="Author C" w:date="2026-01-19T10:00:00Z">
        <w:r>
          <w:delText xml:space="preserve">Inventory relevant group. </w:delText>
        </w:r>
      </w:del>
      <w:ins w:id="3183" w:author="Author C" w:date="2026-01-20T10:00:00Z">
        <w:r>
          <w:t xml:space="preserve">Notice claim team. </w:t>
        </w:r>
      </w:ins>
      <w:del w:id="3184" w:author="Author B" w:date="2026-01-21T10:00:00Z">
        <w:r>
          <w:delText xml:space="preserve">Pilot receipt corporate. </w:delText>
        </w:r>
      </w:del>
      <w:ins w:id="3185" w:author="Author B" w:date="2026-01-22T10:00:00Z">
        <w:r>
          <w:t xml:space="preserve">Regional maintenance accessibility. </w:t>
        </w:r>
      </w:ins>
      <w:del w:id="3186" w:author="Author A" w:date="2026-01-23T10:00:00Z">
        <w:r>
          <w:delText xml:space="preserve">Trend suggestions board. </w:delText>
        </w:r>
      </w:del>
      <w:ins w:id="3187" w:author="Author A" w:date="2026-01-24T10:00:00Z">
        <w:r>
          <w:t xml:space="preserve">The meeting forecast. </w:t>
        </w:r>
      </w:ins>
      <w:del w:id="3188" w:author="Author C" w:date="2026-01-25T10:00:00Z">
        <w:r>
          <w:delText xml:space="preserve">Inventory relevant group. </w:delText>
        </w:r>
      </w:del>
      <w:ins w:id="3189" w:author="Author C" w:date="2026-01-26T10:00:00Z">
        <w:r>
          <w:t xml:space="preserve">Notice claim team. </w:t>
        </w:r>
      </w:ins>
      <w:del w:id="3190" w:author="Author B" w:date="2026-01-27T10:00:00Z">
        <w:r>
          <w:delText xml:space="preserve">Pilot receipt corporate. </w:delText>
        </w:r>
      </w:del>
    </w:p>
    <w:p>
      <w:commentRangeStart w:id="319"/>
      <w:r>
        <w:t xml:space="preserve">Inventory relevant group relief.</w:t>
      </w:r>
      <w:commentRangeEnd w:id="319"/>
      <w:r>
        <w:rPr>
          <w:rStyle w:val="CommentReference"/>
        </w:rPr>
        <w:commentReference w:id="319"/>
      </w:r>
      <w:r>
        <w:t xml:space="preserve"> </w:t>
      </w:r>
      <w:ins w:id="3191" w:author="Author A" w:date="2026-01-28T10:00:00Z">
        <w:r>
          <w:t xml:space="preserve">Inventory relevant group. </w:t>
        </w:r>
      </w:ins>
      <w:del w:id="3192" w:author="Author C" w:date="2026-01-01T10:00:00Z">
        <w:r>
          <w:delText xml:space="preserve">Notice claim team. </w:delText>
        </w:r>
      </w:del>
      <w:ins w:id="3193" w:author="Author C" w:date="2026-01-02T10:00:00Z">
        <w:r>
          <w:t xml:space="preserve">Pilot receipt corporate. </w:t>
        </w:r>
      </w:ins>
      <w:del w:id="3194" w:author="Author B" w:date="2026-01-03T10:00:00Z">
        <w:r>
          <w:delText xml:space="preserve">Regional maintenance accessibility. </w:delText>
        </w:r>
      </w:del>
      <w:ins w:id="3195" w:author="Author B" w:date="2026-01-04T10:00:00Z">
        <w:r>
          <w:t xml:space="preserve">Trend suggestions board. </w:t>
        </w:r>
      </w:ins>
      <w:del w:id="3196" w:author="Author A" w:date="2026-01-05T10:00:00Z">
        <w:r>
          <w:delText xml:space="preserve">The meeting forecast. </w:delText>
        </w:r>
      </w:del>
      <w:ins w:id="3197" w:author="Author A" w:date="2026-01-06T10:00:00Z">
        <w:r>
          <w:t xml:space="preserve">Inventory relevant group. </w:t>
        </w:r>
      </w:ins>
      <w:del w:id="3198" w:author="Author C" w:date="2026-01-07T10:00:00Z">
        <w:r>
          <w:delText xml:space="preserve">Notice claim team. </w:delText>
        </w:r>
      </w:del>
      <w:ins w:id="3199" w:author="Author C" w:date="2026-01-08T10:00:00Z">
        <w:r>
          <w:t xml:space="preserve">Pilot receipt corporate. </w:t>
        </w:r>
      </w:ins>
      <w:del w:id="3200" w:author="Author B" w:date="2026-01-09T10:00:00Z">
        <w:r>
          <w:delText xml:space="preserve">Regional maintenance accessibility. </w:delText>
        </w:r>
      </w:del>
    </w:p>
    <w:p>
      <w:commentRangeStart w:id="320"/>
      <w:r>
        <w:t xml:space="preserve">Notice claim team export.</w:t>
      </w:r>
      <w:commentRangeEnd w:id="320"/>
      <w:r>
        <w:rPr>
          <w:rStyle w:val="CommentReference"/>
        </w:rPr>
        <w:commentReference w:id="320"/>
      </w:r>
      <w:r>
        <w:t xml:space="preserve"> </w:t>
      </w:r>
      <w:ins w:id="3201" w:author="Author A" w:date="2026-01-10T10:00:00Z">
        <w:r>
          <w:t xml:space="preserve">Notice claim team. </w:t>
        </w:r>
      </w:ins>
      <w:del w:id="3202" w:author="Author C" w:date="2026-01-11T10:00:00Z">
        <w:r>
          <w:delText xml:space="preserve">Pilot receipt corporate. </w:delText>
        </w:r>
      </w:del>
      <w:ins w:id="3203" w:author="Author C" w:date="2026-01-12T10:00:00Z">
        <w:r>
          <w:t xml:space="preserve">Regional maintenance accessibility. </w:t>
        </w:r>
      </w:ins>
      <w:del w:id="3204" w:author="Author B" w:date="2026-01-13T10:00:00Z">
        <w:r>
          <w:delText xml:space="preserve">Trend suggestions board. </w:delText>
        </w:r>
      </w:del>
      <w:ins w:id="3205" w:author="Author B" w:date="2026-01-14T10:00:00Z">
        <w:r>
          <w:t xml:space="preserve">The meeting forecast. </w:t>
        </w:r>
      </w:ins>
      <w:del w:id="3206" w:author="Author A" w:date="2026-01-15T10:00:00Z">
        <w:r>
          <w:delText xml:space="preserve">Inventory relevant group. </w:delText>
        </w:r>
      </w:del>
      <w:ins w:id="3207" w:author="Author A" w:date="2026-01-16T10:00:00Z">
        <w:r>
          <w:t xml:space="preserve">Notice claim team. </w:t>
        </w:r>
      </w:ins>
      <w:del w:id="3208" w:author="Author C" w:date="2026-01-17T10:00:00Z">
        <w:r>
          <w:delText xml:space="preserve">Pilot receipt corporate. </w:delText>
        </w:r>
      </w:del>
      <w:ins w:id="3209" w:author="Author C" w:date="2026-01-18T10:00:00Z">
        <w:r>
          <w:t xml:space="preserve">Regional maintenance accessibility. </w:t>
        </w:r>
      </w:ins>
      <w:del w:id="3210" w:author="Author B" w:date="2026-01-19T10:00:00Z">
        <w:r>
          <w:delText xml:space="preserve">Trend suggestions board. </w:delText>
        </w:r>
      </w:del>
    </w:p>
    <w:p>
      <w:commentRangeStart w:id="321"/>
      <w:r>
        <w:t xml:space="preserve">Pilot receipt corporate requirement.</w:t>
      </w:r>
      <w:commentRangeEnd w:id="321"/>
      <w:r>
        <w:rPr>
          <w:rStyle w:val="CommentReference"/>
        </w:rPr>
        <w:commentReference w:id="321"/>
      </w:r>
      <w:r>
        <w:t xml:space="preserve"> </w:t>
      </w:r>
      <w:ins w:id="3211" w:author="Author A" w:date="2026-01-20T10:00:00Z">
        <w:r>
          <w:t xml:space="preserve">Pilot receipt corporate. </w:t>
        </w:r>
      </w:ins>
      <w:del w:id="3212" w:author="Author C" w:date="2026-01-21T10:00:00Z">
        <w:r>
          <w:delText xml:space="preserve">Regional maintenance accessibility. </w:delText>
        </w:r>
      </w:del>
      <w:ins w:id="3213" w:author="Author C" w:date="2026-01-22T10:00:00Z">
        <w:r>
          <w:t xml:space="preserve">Trend suggestions board. </w:t>
        </w:r>
      </w:ins>
      <w:del w:id="3214" w:author="Author B" w:date="2026-01-23T10:00:00Z">
        <w:r>
          <w:delText xml:space="preserve">The meeting forecast. </w:delText>
        </w:r>
      </w:del>
      <w:ins w:id="3215" w:author="Author B" w:date="2026-01-24T10:00:00Z">
        <w:r>
          <w:t xml:space="preserve">Inventory relevant group. </w:t>
        </w:r>
      </w:ins>
      <w:del w:id="3216" w:author="Author A" w:date="2026-01-25T10:00:00Z">
        <w:r>
          <w:delText xml:space="preserve">Notice claim team. </w:delText>
        </w:r>
      </w:del>
      <w:ins w:id="3217" w:author="Author A" w:date="2026-01-26T10:00:00Z">
        <w:r>
          <w:t xml:space="preserve">Pilot receipt corporate. </w:t>
        </w:r>
      </w:ins>
      <w:del w:id="3218" w:author="Author C" w:date="2026-01-27T10:00:00Z">
        <w:r>
          <w:delText xml:space="preserve">Regional maintenance accessibility. </w:delText>
        </w:r>
      </w:del>
      <w:ins w:id="3219" w:author="Author C" w:date="2026-01-28T10:00:00Z">
        <w:r>
          <w:t xml:space="preserve">Trend suggestions board. </w:t>
        </w:r>
      </w:ins>
      <w:del w:id="3220" w:author="Author B" w:date="2026-01-01T10:00:00Z">
        <w:r>
          <w:delText xml:space="preserve">The meeting forecast. </w:delText>
        </w:r>
      </w:del>
    </w:p>
    <w:p>
      <w:commentRangeStart w:id="322"/>
      <w:r>
        <w:t xml:space="preserve">Regional maintenance accessibility tax.</w:t>
      </w:r>
      <w:commentRangeEnd w:id="322"/>
      <w:r>
        <w:rPr>
          <w:rStyle w:val="CommentReference"/>
        </w:rPr>
        <w:commentReference w:id="322"/>
      </w:r>
      <w:r>
        <w:t xml:space="preserve"> </w:t>
      </w:r>
      <w:ins w:id="3221" w:author="Author A" w:date="2026-01-02T10:00:00Z">
        <w:r>
          <w:t xml:space="preserve">Regional maintenance accessibility. </w:t>
        </w:r>
      </w:ins>
      <w:del w:id="3222" w:author="Author C" w:date="2026-01-03T10:00:00Z">
        <w:r>
          <w:delText xml:space="preserve">Trend suggestions board. </w:delText>
        </w:r>
      </w:del>
      <w:ins w:id="3223" w:author="Author C" w:date="2026-01-04T10:00:00Z">
        <w:r>
          <w:t xml:space="preserve">The meeting forecast. </w:t>
        </w:r>
      </w:ins>
      <w:del w:id="3224" w:author="Author B" w:date="2026-01-05T10:00:00Z">
        <w:r>
          <w:delText xml:space="preserve">Inventory relevant group. </w:delText>
        </w:r>
      </w:del>
      <w:ins w:id="3225" w:author="Author B" w:date="2026-01-06T10:00:00Z">
        <w:r>
          <w:t xml:space="preserve">Notice claim team. </w:t>
        </w:r>
      </w:ins>
      <w:del w:id="3226" w:author="Author A" w:date="2026-01-07T10:00:00Z">
        <w:r>
          <w:delText xml:space="preserve">Pilot receipt corporate. </w:delText>
        </w:r>
      </w:del>
      <w:ins w:id="3227" w:author="Author A" w:date="2026-01-08T10:00:00Z">
        <w:r>
          <w:t xml:space="preserve">Regional maintenance accessibility. </w:t>
        </w:r>
      </w:ins>
      <w:del w:id="3228" w:author="Author C" w:date="2026-01-09T10:00:00Z">
        <w:r>
          <w:delText xml:space="preserve">Trend suggestions board. </w:delText>
        </w:r>
      </w:del>
      <w:ins w:id="3229" w:author="Author C" w:date="2026-01-10T10:00:00Z">
        <w:r>
          <w:t xml:space="preserve">The meeting forecast. </w:t>
        </w:r>
      </w:ins>
      <w:del w:id="3230" w:author="Author B" w:date="2026-01-11T10:00:00Z">
        <w:r>
          <w:delText xml:space="preserve">Inventory relevant group. </w:delText>
        </w:r>
      </w:del>
    </w:p>
    <w:p>
      <w:commentRangeStart w:id="323"/>
      <w:r>
        <w:t xml:space="preserve">Trend suggestions board order.</w:t>
      </w:r>
      <w:commentRangeEnd w:id="323"/>
      <w:r>
        <w:rPr>
          <w:rStyle w:val="CommentReference"/>
        </w:rPr>
        <w:commentReference w:id="323"/>
      </w:r>
      <w:r>
        <w:t xml:space="preserve"> </w:t>
      </w:r>
      <w:ins w:id="3231" w:author="Author A" w:date="2026-01-12T10:00:00Z">
        <w:r>
          <w:t xml:space="preserve">Trend suggestions board. </w:t>
        </w:r>
      </w:ins>
      <w:del w:id="3232" w:author="Author C" w:date="2026-01-13T10:00:00Z">
        <w:r>
          <w:delText xml:space="preserve">The meeting forecast. </w:delText>
        </w:r>
      </w:del>
      <w:ins w:id="3233" w:author="Author C" w:date="2026-01-14T10:00:00Z">
        <w:r>
          <w:t xml:space="preserve">Inventory relevant group. </w:t>
        </w:r>
      </w:ins>
      <w:del w:id="3234" w:author="Author B" w:date="2026-01-15T10:00:00Z">
        <w:r>
          <w:delText xml:space="preserve">Notice claim team. </w:delText>
        </w:r>
      </w:del>
      <w:ins w:id="3235" w:author="Author B" w:date="2026-01-16T10:00:00Z">
        <w:r>
          <w:t xml:space="preserve">Pilot receipt corporate. </w:t>
        </w:r>
      </w:ins>
      <w:del w:id="3236" w:author="Author A" w:date="2026-01-17T10:00:00Z">
        <w:r>
          <w:delText xml:space="preserve">Regional maintenance accessibility. </w:delText>
        </w:r>
      </w:del>
      <w:ins w:id="3237" w:author="Author A" w:date="2026-01-18T10:00:00Z">
        <w:r>
          <w:t xml:space="preserve">Trend suggestions board. </w:t>
        </w:r>
      </w:ins>
      <w:del w:id="3238" w:author="Author C" w:date="2026-01-19T10:00:00Z">
        <w:r>
          <w:delText xml:space="preserve">The meeting forecast. </w:delText>
        </w:r>
      </w:del>
      <w:ins w:id="3239" w:author="Author C" w:date="2026-01-20T10:00:00Z">
        <w:r>
          <w:t xml:space="preserve">Inventory relevant group. </w:t>
        </w:r>
      </w:ins>
      <w:del w:id="3240" w:author="Author B" w:date="2026-01-21T10:00:00Z">
        <w:r>
          <w:delText xml:space="preserve">Notice claim team. </w:delText>
        </w:r>
      </w:del>
    </w:p>
    <w:p>
      <w:commentRangeStart w:id="324"/>
      <w:r>
        <w:t xml:space="preserve">The meeting forecast hereby.</w:t>
      </w:r>
      <w:commentRangeEnd w:id="324"/>
      <w:r>
        <w:rPr>
          <w:rStyle w:val="CommentReference"/>
        </w:rPr>
        <w:commentReference w:id="324"/>
      </w:r>
      <w:r>
        <w:t xml:space="preserve"> </w:t>
      </w:r>
      <w:ins w:id="3241" w:author="Author A" w:date="2026-01-22T10:00:00Z">
        <w:r>
          <w:t xml:space="preserve">The meeting forecast. </w:t>
        </w:r>
      </w:ins>
      <w:del w:id="3242" w:author="Author C" w:date="2026-01-23T10:00:00Z">
        <w:r>
          <w:delText xml:space="preserve">Inventory relevant group. </w:delText>
        </w:r>
      </w:del>
      <w:ins w:id="3243" w:author="Author C" w:date="2026-01-24T10:00:00Z">
        <w:r>
          <w:t xml:space="preserve">Notice claim team. </w:t>
        </w:r>
      </w:ins>
      <w:del w:id="3244" w:author="Author B" w:date="2026-01-25T10:00:00Z">
        <w:r>
          <w:delText xml:space="preserve">Pilot receipt corporate. </w:delText>
        </w:r>
      </w:del>
      <w:ins w:id="3245" w:author="Author B" w:date="2026-01-26T10:00:00Z">
        <w:r>
          <w:t xml:space="preserve">Regional maintenance accessibility. </w:t>
        </w:r>
      </w:ins>
      <w:del w:id="3246" w:author="Author A" w:date="2026-01-27T10:00:00Z">
        <w:r>
          <w:delText xml:space="preserve">Trend suggestions board. </w:delText>
        </w:r>
      </w:del>
      <w:ins w:id="3247" w:author="Author A" w:date="2026-01-28T10:00:00Z">
        <w:r>
          <w:t xml:space="preserve">The meeting forecast. </w:t>
        </w:r>
      </w:ins>
      <w:del w:id="3248" w:author="Author C" w:date="2026-01-01T10:00:00Z">
        <w:r>
          <w:delText xml:space="preserve">Inventory relevant group. </w:delText>
        </w:r>
      </w:del>
      <w:ins w:id="3249" w:author="Author C" w:date="2026-01-02T10:00:00Z">
        <w:r>
          <w:t xml:space="preserve">Notice claim team. </w:t>
        </w:r>
      </w:ins>
      <w:del w:id="3250" w:author="Author B" w:date="2026-01-03T10:00:00Z">
        <w:r>
          <w:delText xml:space="preserve">Pilot receipt corporate. </w:delText>
        </w:r>
      </w:del>
    </w:p>
    <w:p>
      <w:commentRangeStart w:id="325"/>
      <w:r>
        <w:t xml:space="preserve">Inventory relevant group relief.</w:t>
      </w:r>
      <w:commentRangeEnd w:id="325"/>
      <w:r>
        <w:rPr>
          <w:rStyle w:val="CommentReference"/>
        </w:rPr>
        <w:commentReference w:id="325"/>
      </w:r>
      <w:r>
        <w:t xml:space="preserve"> </w:t>
      </w:r>
      <w:ins w:id="3251" w:author="Author A" w:date="2026-01-04T10:00:00Z">
        <w:r>
          <w:t xml:space="preserve">Inventory relevant group. </w:t>
        </w:r>
      </w:ins>
      <w:del w:id="3252" w:author="Author C" w:date="2026-01-05T10:00:00Z">
        <w:r>
          <w:delText xml:space="preserve">Notice claim team. </w:delText>
        </w:r>
      </w:del>
      <w:ins w:id="3253" w:author="Author C" w:date="2026-01-06T10:00:00Z">
        <w:r>
          <w:t xml:space="preserve">Pilot receipt corporate. </w:t>
        </w:r>
      </w:ins>
      <w:del w:id="3254" w:author="Author B" w:date="2026-01-07T10:00:00Z">
        <w:r>
          <w:delText xml:space="preserve">Regional maintenance accessibility. </w:delText>
        </w:r>
      </w:del>
      <w:ins w:id="3255" w:author="Author B" w:date="2026-01-08T10:00:00Z">
        <w:r>
          <w:t xml:space="preserve">Trend suggestions board. </w:t>
        </w:r>
      </w:ins>
      <w:del w:id="3256" w:author="Author A" w:date="2026-01-09T10:00:00Z">
        <w:r>
          <w:delText xml:space="preserve">The meeting forecast. </w:delText>
        </w:r>
      </w:del>
      <w:ins w:id="3257" w:author="Author A" w:date="2026-01-10T10:00:00Z">
        <w:r>
          <w:t xml:space="preserve">Inventory relevant group. </w:t>
        </w:r>
      </w:ins>
      <w:del w:id="3258" w:author="Author C" w:date="2026-01-11T10:00:00Z">
        <w:r>
          <w:delText xml:space="preserve">Notice claim team. </w:delText>
        </w:r>
      </w:del>
      <w:ins w:id="3259" w:author="Author C" w:date="2026-01-12T10:00:00Z">
        <w:r>
          <w:t xml:space="preserve">Pilot receipt corporate. </w:t>
        </w:r>
      </w:ins>
      <w:del w:id="3260" w:author="Author B" w:date="2026-01-13T10:00:00Z">
        <w:r>
          <w:delText xml:space="preserve">Regional maintenance accessibility. </w:delText>
        </w:r>
      </w:del>
    </w:p>
    <w:p>
      <w:commentRangeStart w:id="326"/>
      <w:r>
        <w:t xml:space="preserve">Notice claim team export.</w:t>
      </w:r>
      <w:commentRangeEnd w:id="326"/>
      <w:r>
        <w:rPr>
          <w:rStyle w:val="CommentReference"/>
        </w:rPr>
        <w:commentReference w:id="326"/>
      </w:r>
      <w:r>
        <w:t xml:space="preserve"> </w:t>
      </w:r>
      <w:ins w:id="3261" w:author="Author A" w:date="2026-01-14T10:00:00Z">
        <w:r>
          <w:t xml:space="preserve">Notice claim team. </w:t>
        </w:r>
      </w:ins>
      <w:del w:id="3262" w:author="Author C" w:date="2026-01-15T10:00:00Z">
        <w:r>
          <w:delText xml:space="preserve">Pilot receipt corporate. </w:delText>
        </w:r>
      </w:del>
      <w:ins w:id="3263" w:author="Author C" w:date="2026-01-16T10:00:00Z">
        <w:r>
          <w:t xml:space="preserve">Regional maintenance accessibility. </w:t>
        </w:r>
      </w:ins>
      <w:del w:id="3264" w:author="Author B" w:date="2026-01-17T10:00:00Z">
        <w:r>
          <w:delText xml:space="preserve">Trend suggestions board. </w:delText>
        </w:r>
      </w:del>
      <w:ins w:id="3265" w:author="Author B" w:date="2026-01-18T10:00:00Z">
        <w:r>
          <w:t xml:space="preserve">The meeting forecast. </w:t>
        </w:r>
      </w:ins>
      <w:del w:id="3266" w:author="Author A" w:date="2026-01-19T10:00:00Z">
        <w:r>
          <w:delText xml:space="preserve">Inventory relevant group. </w:delText>
        </w:r>
      </w:del>
      <w:ins w:id="3267" w:author="Author A" w:date="2026-01-20T10:00:00Z">
        <w:r>
          <w:t xml:space="preserve">Notice claim team. </w:t>
        </w:r>
      </w:ins>
      <w:del w:id="3268" w:author="Author C" w:date="2026-01-21T10:00:00Z">
        <w:r>
          <w:delText xml:space="preserve">Pilot receipt corporate. </w:delText>
        </w:r>
      </w:del>
      <w:ins w:id="3269" w:author="Author C" w:date="2026-01-22T10:00:00Z">
        <w:r>
          <w:t xml:space="preserve">Regional maintenance accessibility. </w:t>
        </w:r>
      </w:ins>
      <w:del w:id="3270" w:author="Author B" w:date="2026-01-23T10:00:00Z">
        <w:r>
          <w:delText xml:space="preserve">Trend suggestions board. </w:delText>
        </w:r>
      </w:del>
    </w:p>
    <w:p>
      <w:commentRangeStart w:id="327"/>
      <w:r>
        <w:t xml:space="preserve">Pilot receipt corporate requirement.</w:t>
      </w:r>
      <w:commentRangeEnd w:id="327"/>
      <w:r>
        <w:rPr>
          <w:rStyle w:val="CommentReference"/>
        </w:rPr>
        <w:commentReference w:id="327"/>
      </w:r>
      <w:r>
        <w:t xml:space="preserve"> </w:t>
      </w:r>
      <w:ins w:id="3271" w:author="Author A" w:date="2026-01-24T10:00:00Z">
        <w:r>
          <w:t xml:space="preserve">Pilot receipt corporate. </w:t>
        </w:r>
      </w:ins>
      <w:del w:id="3272" w:author="Author C" w:date="2026-01-25T10:00:00Z">
        <w:r>
          <w:delText xml:space="preserve">Regional maintenance accessibility. </w:delText>
        </w:r>
      </w:del>
      <w:ins w:id="3273" w:author="Author C" w:date="2026-01-26T10:00:00Z">
        <w:r>
          <w:t xml:space="preserve">Trend suggestions board. </w:t>
        </w:r>
      </w:ins>
      <w:del w:id="3274" w:author="Author B" w:date="2026-01-27T10:00:00Z">
        <w:r>
          <w:delText xml:space="preserve">The meeting forecast. </w:delText>
        </w:r>
      </w:del>
      <w:ins w:id="3275" w:author="Author B" w:date="2026-01-28T10:00:00Z">
        <w:r>
          <w:t xml:space="preserve">Inventory relevant group. </w:t>
        </w:r>
      </w:ins>
      <w:del w:id="3276" w:author="Author A" w:date="2026-01-01T10:00:00Z">
        <w:r>
          <w:delText xml:space="preserve">Notice claim team. </w:delText>
        </w:r>
      </w:del>
      <w:ins w:id="3277" w:author="Author A" w:date="2026-01-02T10:00:00Z">
        <w:r>
          <w:t xml:space="preserve">Pilot receipt corporate. </w:t>
        </w:r>
      </w:ins>
      <w:del w:id="3278" w:author="Author C" w:date="2026-01-03T10:00:00Z">
        <w:r>
          <w:delText xml:space="preserve">Regional maintenance accessibility. </w:delText>
        </w:r>
      </w:del>
      <w:ins w:id="3279" w:author="Author C" w:date="2026-01-04T10:00:00Z">
        <w:r>
          <w:t xml:space="preserve">Trend suggestions board. </w:t>
        </w:r>
      </w:ins>
      <w:del w:id="3280" w:author="Author B" w:date="2026-01-05T10:00:00Z">
        <w:r>
          <w:delText xml:space="preserve">The meeting forecast. </w:delText>
        </w:r>
      </w:del>
    </w:p>
    <w:p>
      <w:commentRangeStart w:id="328"/>
      <w:r>
        <w:t xml:space="preserve">Regional maintenance accessibility tax.</w:t>
      </w:r>
      <w:commentRangeEnd w:id="328"/>
      <w:r>
        <w:rPr>
          <w:rStyle w:val="CommentReference"/>
        </w:rPr>
        <w:commentReference w:id="328"/>
      </w:r>
      <w:r>
        <w:t xml:space="preserve"> </w:t>
      </w:r>
      <w:ins w:id="3281" w:author="Author A" w:date="2026-01-06T10:00:00Z">
        <w:r>
          <w:t xml:space="preserve">Regional maintenance accessibility. </w:t>
        </w:r>
      </w:ins>
      <w:del w:id="3282" w:author="Author C" w:date="2026-01-07T10:00:00Z">
        <w:r>
          <w:delText xml:space="preserve">Trend suggestions board. </w:delText>
        </w:r>
      </w:del>
      <w:ins w:id="3283" w:author="Author C" w:date="2026-01-08T10:00:00Z">
        <w:r>
          <w:t xml:space="preserve">The meeting forecast. </w:t>
        </w:r>
      </w:ins>
      <w:del w:id="3284" w:author="Author B" w:date="2026-01-09T10:00:00Z">
        <w:r>
          <w:delText xml:space="preserve">Inventory relevant group. </w:delText>
        </w:r>
      </w:del>
      <w:ins w:id="3285" w:author="Author B" w:date="2026-01-10T10:00:00Z">
        <w:r>
          <w:t xml:space="preserve">Notice claim team. </w:t>
        </w:r>
      </w:ins>
      <w:del w:id="3286" w:author="Author A" w:date="2026-01-11T10:00:00Z">
        <w:r>
          <w:delText xml:space="preserve">Pilot receipt corporate. </w:delText>
        </w:r>
      </w:del>
      <w:ins w:id="3287" w:author="Author A" w:date="2026-01-12T10:00:00Z">
        <w:r>
          <w:t xml:space="preserve">Regional maintenance accessibility. </w:t>
        </w:r>
      </w:ins>
      <w:del w:id="3288" w:author="Author C" w:date="2026-01-13T10:00:00Z">
        <w:r>
          <w:delText xml:space="preserve">Trend suggestions board. </w:delText>
        </w:r>
      </w:del>
      <w:ins w:id="3289" w:author="Author C" w:date="2026-01-14T10:00:00Z">
        <w:r>
          <w:t xml:space="preserve">The meeting forecast. </w:t>
        </w:r>
      </w:ins>
      <w:del w:id="3290" w:author="Author B" w:date="2026-01-15T10:00:00Z">
        <w:r>
          <w:delText xml:space="preserve">Inventory relevant group. </w:delText>
        </w:r>
      </w:del>
    </w:p>
    <w:p>
      <w:commentRangeStart w:id="329"/>
      <w:r>
        <w:t xml:space="preserve">Trend suggestions board order.</w:t>
      </w:r>
      <w:commentRangeEnd w:id="329"/>
      <w:r>
        <w:rPr>
          <w:rStyle w:val="CommentReference"/>
        </w:rPr>
        <w:commentReference w:id="329"/>
      </w:r>
      <w:r>
        <w:t xml:space="preserve"> </w:t>
      </w:r>
      <w:ins w:id="3291" w:author="Author A" w:date="2026-01-16T10:00:00Z">
        <w:r>
          <w:t xml:space="preserve">Trend suggestions board. </w:t>
        </w:r>
      </w:ins>
      <w:del w:id="3292" w:author="Author C" w:date="2026-01-17T10:00:00Z">
        <w:r>
          <w:delText xml:space="preserve">The meeting forecast. </w:delText>
        </w:r>
      </w:del>
      <w:ins w:id="3293" w:author="Author C" w:date="2026-01-18T10:00:00Z">
        <w:r>
          <w:t xml:space="preserve">Inventory relevant group. </w:t>
        </w:r>
      </w:ins>
      <w:del w:id="3294" w:author="Author B" w:date="2026-01-19T10:00:00Z">
        <w:r>
          <w:delText xml:space="preserve">Notice claim team. </w:delText>
        </w:r>
      </w:del>
      <w:ins w:id="3295" w:author="Author B" w:date="2026-01-20T10:00:00Z">
        <w:r>
          <w:t xml:space="preserve">Pilot receipt corporate. </w:t>
        </w:r>
      </w:ins>
      <w:del w:id="3296" w:author="Author A" w:date="2026-01-21T10:00:00Z">
        <w:r>
          <w:delText xml:space="preserve">Regional maintenance accessibility. </w:delText>
        </w:r>
      </w:del>
      <w:ins w:id="3297" w:author="Author A" w:date="2026-01-22T10:00:00Z">
        <w:r>
          <w:t xml:space="preserve">Trend suggestions board. </w:t>
        </w:r>
      </w:ins>
      <w:del w:id="3298" w:author="Author C" w:date="2026-01-23T10:00:00Z">
        <w:r>
          <w:delText xml:space="preserve">The meeting forecast. </w:delText>
        </w:r>
      </w:del>
      <w:ins w:id="3299" w:author="Author C" w:date="2026-01-24T10:00:00Z">
        <w:r>
          <w:t xml:space="preserve">Inventory relevant group. </w:t>
        </w:r>
      </w:ins>
      <w:del w:id="3300" w:author="Author B" w:date="2026-01-25T10:00:00Z">
        <w:r>
          <w:delText xml:space="preserve">Notice claim team. </w:delText>
        </w:r>
      </w:del>
    </w:p>
    <w:p>
      <w:commentRangeStart w:id="330"/>
      <w:r>
        <w:t xml:space="preserve">The meeting forecast hereby.</w:t>
      </w:r>
      <w:commentRangeEnd w:id="330"/>
      <w:r>
        <w:rPr>
          <w:rStyle w:val="CommentReference"/>
        </w:rPr>
        <w:commentReference w:id="330"/>
      </w:r>
      <w:r>
        <w:t xml:space="preserve"> </w:t>
      </w:r>
      <w:ins w:id="3301" w:author="Author A" w:date="2026-01-26T10:00:00Z">
        <w:r>
          <w:t xml:space="preserve">The meeting forecast. </w:t>
        </w:r>
      </w:ins>
      <w:del w:id="3302" w:author="Author C" w:date="2026-01-27T10:00:00Z">
        <w:r>
          <w:delText xml:space="preserve">Inventory relevant group. </w:delText>
        </w:r>
      </w:del>
      <w:ins w:id="3303" w:author="Author C" w:date="2026-01-28T10:00:00Z">
        <w:r>
          <w:t xml:space="preserve">Notice claim team. </w:t>
        </w:r>
      </w:ins>
      <w:del w:id="3304" w:author="Author B" w:date="2026-01-01T10:00:00Z">
        <w:r>
          <w:delText xml:space="preserve">Pilot receipt corporate. </w:delText>
        </w:r>
      </w:del>
      <w:ins w:id="3305" w:author="Author B" w:date="2026-01-02T10:00:00Z">
        <w:r>
          <w:t xml:space="preserve">Regional maintenance accessibility. </w:t>
        </w:r>
      </w:ins>
      <w:del w:id="3306" w:author="Author A" w:date="2026-01-03T10:00:00Z">
        <w:r>
          <w:delText xml:space="preserve">Trend suggestions board. </w:delText>
        </w:r>
      </w:del>
      <w:ins w:id="3307" w:author="Author A" w:date="2026-01-04T10:00:00Z">
        <w:r>
          <w:t xml:space="preserve">The meeting forecast. </w:t>
        </w:r>
      </w:ins>
      <w:del w:id="3308" w:author="Author C" w:date="2026-01-05T10:00:00Z">
        <w:r>
          <w:delText xml:space="preserve">Inventory relevant group. </w:delText>
        </w:r>
      </w:del>
      <w:ins w:id="3309" w:author="Author C" w:date="2026-01-06T10:00:00Z">
        <w:r>
          <w:t xml:space="preserve">Notice claim team. </w:t>
        </w:r>
      </w:ins>
      <w:del w:id="3310" w:author="Author B" w:date="2026-01-07T10:00:00Z">
        <w:r>
          <w:delText xml:space="preserve">Pilot receipt corporate. </w:delText>
        </w:r>
      </w:del>
    </w:p>
    <w:p>
      <w:commentRangeStart w:id="331"/>
      <w:r>
        <w:t xml:space="preserve">Inventory relevant group relief.</w:t>
      </w:r>
      <w:commentRangeEnd w:id="331"/>
      <w:r>
        <w:rPr>
          <w:rStyle w:val="CommentReference"/>
        </w:rPr>
        <w:commentReference w:id="331"/>
      </w:r>
      <w:r>
        <w:t xml:space="preserve"> </w:t>
      </w:r>
      <w:ins w:id="3311" w:author="Author A" w:date="2026-01-08T10:00:00Z">
        <w:r>
          <w:t xml:space="preserve">Inventory relevant group. </w:t>
        </w:r>
      </w:ins>
      <w:del w:id="3312" w:author="Author C" w:date="2026-01-09T10:00:00Z">
        <w:r>
          <w:delText xml:space="preserve">Notice claim team. </w:delText>
        </w:r>
      </w:del>
      <w:ins w:id="3313" w:author="Author C" w:date="2026-01-10T10:00:00Z">
        <w:r>
          <w:t xml:space="preserve">Pilot receipt corporate. </w:t>
        </w:r>
      </w:ins>
      <w:del w:id="3314" w:author="Author B" w:date="2026-01-11T10:00:00Z">
        <w:r>
          <w:delText xml:space="preserve">Regional maintenance accessibility. </w:delText>
        </w:r>
      </w:del>
      <w:ins w:id="3315" w:author="Author B" w:date="2026-01-12T10:00:00Z">
        <w:r>
          <w:t xml:space="preserve">Trend suggestions board. </w:t>
        </w:r>
      </w:ins>
      <w:del w:id="3316" w:author="Author A" w:date="2026-01-13T10:00:00Z">
        <w:r>
          <w:delText xml:space="preserve">The meeting forecast. </w:delText>
        </w:r>
      </w:del>
      <w:ins w:id="3317" w:author="Author A" w:date="2026-01-14T10:00:00Z">
        <w:r>
          <w:t xml:space="preserve">Inventory relevant group. </w:t>
        </w:r>
      </w:ins>
      <w:del w:id="3318" w:author="Author C" w:date="2026-01-15T10:00:00Z">
        <w:r>
          <w:delText xml:space="preserve">Notice claim team. </w:delText>
        </w:r>
      </w:del>
      <w:ins w:id="3319" w:author="Author C" w:date="2026-01-16T10:00:00Z">
        <w:r>
          <w:t xml:space="preserve">Pilot receipt corporate. </w:t>
        </w:r>
      </w:ins>
      <w:del w:id="3320" w:author="Author B" w:date="2026-01-17T10:00:00Z">
        <w:r>
          <w:delText xml:space="preserve">Regional maintenance accessibility. </w:delText>
        </w:r>
      </w:del>
    </w:p>
    <w:p>
      <w:commentRangeStart w:id="332"/>
      <w:r>
        <w:t xml:space="preserve">Notice claim team export.</w:t>
      </w:r>
      <w:commentRangeEnd w:id="332"/>
      <w:r>
        <w:rPr>
          <w:rStyle w:val="CommentReference"/>
        </w:rPr>
        <w:commentReference w:id="332"/>
      </w:r>
      <w:r>
        <w:t xml:space="preserve"> </w:t>
      </w:r>
      <w:ins w:id="3321" w:author="Author A" w:date="2026-01-18T10:00:00Z">
        <w:r>
          <w:t xml:space="preserve">Notice claim team. </w:t>
        </w:r>
      </w:ins>
      <w:del w:id="3322" w:author="Author C" w:date="2026-01-19T10:00:00Z">
        <w:r>
          <w:delText xml:space="preserve">Pilot receipt corporate. </w:delText>
        </w:r>
      </w:del>
      <w:ins w:id="3323" w:author="Author C" w:date="2026-01-20T10:00:00Z">
        <w:r>
          <w:t xml:space="preserve">Regional maintenance accessibility. </w:t>
        </w:r>
      </w:ins>
      <w:del w:id="3324" w:author="Author B" w:date="2026-01-21T10:00:00Z">
        <w:r>
          <w:delText xml:space="preserve">Trend suggestions board. </w:delText>
        </w:r>
      </w:del>
      <w:ins w:id="3325" w:author="Author B" w:date="2026-01-22T10:00:00Z">
        <w:r>
          <w:t xml:space="preserve">The meeting forecast. </w:t>
        </w:r>
      </w:ins>
      <w:del w:id="3326" w:author="Author A" w:date="2026-01-23T10:00:00Z">
        <w:r>
          <w:delText xml:space="preserve">Inventory relevant group. </w:delText>
        </w:r>
      </w:del>
      <w:ins w:id="3327" w:author="Author A" w:date="2026-01-24T10:00:00Z">
        <w:r>
          <w:t xml:space="preserve">Notice claim team. </w:t>
        </w:r>
      </w:ins>
      <w:del w:id="3328" w:author="Author C" w:date="2026-01-25T10:00:00Z">
        <w:r>
          <w:delText xml:space="preserve">Pilot receipt corporate. </w:delText>
        </w:r>
      </w:del>
      <w:ins w:id="3329" w:author="Author C" w:date="2026-01-26T10:00:00Z">
        <w:r>
          <w:t xml:space="preserve">Regional maintenance accessibility. </w:t>
        </w:r>
      </w:ins>
      <w:del w:id="3330" w:author="Author B" w:date="2026-01-27T10:00:00Z">
        <w:r>
          <w:delText xml:space="preserve">Trend suggestions board. </w:delText>
        </w:r>
      </w:del>
    </w:p>
    <w:p>
      <w:commentRangeStart w:id="333"/>
      <w:r>
        <w:t xml:space="preserve">Pilot receipt corporate requirement.</w:t>
      </w:r>
      <w:commentRangeEnd w:id="333"/>
      <w:r>
        <w:rPr>
          <w:rStyle w:val="CommentReference"/>
        </w:rPr>
        <w:commentReference w:id="333"/>
      </w:r>
      <w:r>
        <w:t xml:space="preserve"> </w:t>
      </w:r>
      <w:ins w:id="3331" w:author="Author A" w:date="2026-01-28T10:00:00Z">
        <w:r>
          <w:t xml:space="preserve">Pilot receipt corporate. </w:t>
        </w:r>
      </w:ins>
      <w:del w:id="3332" w:author="Author C" w:date="2026-01-01T10:00:00Z">
        <w:r>
          <w:delText xml:space="preserve">Regional maintenance accessibility. </w:delText>
        </w:r>
      </w:del>
      <w:ins w:id="3333" w:author="Author C" w:date="2026-01-02T10:00:00Z">
        <w:r>
          <w:t xml:space="preserve">Trend suggestions board. </w:t>
        </w:r>
      </w:ins>
      <w:del w:id="3334" w:author="Author B" w:date="2026-01-03T10:00:00Z">
        <w:r>
          <w:delText xml:space="preserve">The meeting forecast. </w:delText>
        </w:r>
      </w:del>
      <w:ins w:id="3335" w:author="Author B" w:date="2026-01-04T10:00:00Z">
        <w:r>
          <w:t xml:space="preserve">Inventory relevant group. </w:t>
        </w:r>
      </w:ins>
      <w:del w:id="3336" w:author="Author A" w:date="2026-01-05T10:00:00Z">
        <w:r>
          <w:delText xml:space="preserve">Notice claim team. </w:delText>
        </w:r>
      </w:del>
      <w:ins w:id="3337" w:author="Author A" w:date="2026-01-06T10:00:00Z">
        <w:r>
          <w:t xml:space="preserve">Pilot receipt corporate. </w:t>
        </w:r>
      </w:ins>
      <w:del w:id="3338" w:author="Author C" w:date="2026-01-07T10:00:00Z">
        <w:r>
          <w:delText xml:space="preserve">Regional maintenance accessibility. </w:delText>
        </w:r>
      </w:del>
      <w:ins w:id="3339" w:author="Author C" w:date="2026-01-08T10:00:00Z">
        <w:r>
          <w:t xml:space="preserve">Trend suggestions board. </w:t>
        </w:r>
      </w:ins>
      <w:del w:id="3340" w:author="Author B" w:date="2026-01-09T10:00:00Z">
        <w:r>
          <w:delText xml:space="preserve">The meeting forecast. </w:delText>
        </w:r>
      </w:del>
    </w:p>
    <w:p>
      <w:commentRangeStart w:id="334"/>
      <w:r>
        <w:t xml:space="preserve">Regional maintenance accessibility tax.</w:t>
      </w:r>
      <w:commentRangeEnd w:id="334"/>
      <w:r>
        <w:rPr>
          <w:rStyle w:val="CommentReference"/>
        </w:rPr>
        <w:commentReference w:id="334"/>
      </w:r>
      <w:r>
        <w:t xml:space="preserve"> </w:t>
      </w:r>
      <w:ins w:id="3341" w:author="Author A" w:date="2026-01-10T10:00:00Z">
        <w:r>
          <w:t xml:space="preserve">Regional maintenance accessibility. </w:t>
        </w:r>
      </w:ins>
      <w:del w:id="3342" w:author="Author C" w:date="2026-01-11T10:00:00Z">
        <w:r>
          <w:delText xml:space="preserve">Trend suggestions board. </w:delText>
        </w:r>
      </w:del>
      <w:ins w:id="3343" w:author="Author C" w:date="2026-01-12T10:00:00Z">
        <w:r>
          <w:t xml:space="preserve">The meeting forecast. </w:t>
        </w:r>
      </w:ins>
      <w:del w:id="3344" w:author="Author B" w:date="2026-01-13T10:00:00Z">
        <w:r>
          <w:delText xml:space="preserve">Inventory relevant group. </w:delText>
        </w:r>
      </w:del>
      <w:ins w:id="3345" w:author="Author B" w:date="2026-01-14T10:00:00Z">
        <w:r>
          <w:t xml:space="preserve">Notice claim team. </w:t>
        </w:r>
      </w:ins>
      <w:del w:id="3346" w:author="Author A" w:date="2026-01-15T10:00:00Z">
        <w:r>
          <w:delText xml:space="preserve">Pilot receipt corporate. </w:delText>
        </w:r>
      </w:del>
      <w:ins w:id="3347" w:author="Author A" w:date="2026-01-16T10:00:00Z">
        <w:r>
          <w:t xml:space="preserve">Regional maintenance accessibility. </w:t>
        </w:r>
      </w:ins>
      <w:del w:id="3348" w:author="Author C" w:date="2026-01-17T10:00:00Z">
        <w:r>
          <w:delText xml:space="preserve">Trend suggestions board. </w:delText>
        </w:r>
      </w:del>
      <w:ins w:id="3349" w:author="Author C" w:date="2026-01-18T10:00:00Z">
        <w:r>
          <w:t xml:space="preserve">The meeting forecast. </w:t>
        </w:r>
      </w:ins>
      <w:del w:id="3350" w:author="Author B" w:date="2026-01-19T10:00:00Z">
        <w:r>
          <w:delText xml:space="preserve">Inventory relevant group. </w:delText>
        </w:r>
      </w:del>
    </w:p>
    <w:p>
      <w:commentRangeStart w:id="335"/>
      <w:r>
        <w:t xml:space="preserve">Trend suggestions board order.</w:t>
      </w:r>
      <w:commentRangeEnd w:id="335"/>
      <w:r>
        <w:rPr>
          <w:rStyle w:val="CommentReference"/>
        </w:rPr>
        <w:commentReference w:id="335"/>
      </w:r>
      <w:r>
        <w:t xml:space="preserve"> </w:t>
      </w:r>
      <w:ins w:id="3351" w:author="Author A" w:date="2026-01-20T10:00:00Z">
        <w:r>
          <w:t xml:space="preserve">Trend suggestions board. </w:t>
        </w:r>
      </w:ins>
      <w:del w:id="3352" w:author="Author C" w:date="2026-01-21T10:00:00Z">
        <w:r>
          <w:delText xml:space="preserve">The meeting forecast. </w:delText>
        </w:r>
      </w:del>
      <w:ins w:id="3353" w:author="Author C" w:date="2026-01-22T10:00:00Z">
        <w:r>
          <w:t xml:space="preserve">Inventory relevant group. </w:t>
        </w:r>
      </w:ins>
      <w:del w:id="3354" w:author="Author B" w:date="2026-01-23T10:00:00Z">
        <w:r>
          <w:delText xml:space="preserve">Notice claim team. </w:delText>
        </w:r>
      </w:del>
      <w:ins w:id="3355" w:author="Author B" w:date="2026-01-24T10:00:00Z">
        <w:r>
          <w:t xml:space="preserve">Pilot receipt corporate. </w:t>
        </w:r>
      </w:ins>
      <w:del w:id="3356" w:author="Author A" w:date="2026-01-25T10:00:00Z">
        <w:r>
          <w:delText xml:space="preserve">Regional maintenance accessibility. </w:delText>
        </w:r>
      </w:del>
      <w:ins w:id="3357" w:author="Author A" w:date="2026-01-26T10:00:00Z">
        <w:r>
          <w:t xml:space="preserve">Trend suggestions board. </w:t>
        </w:r>
      </w:ins>
      <w:del w:id="3358" w:author="Author C" w:date="2026-01-27T10:00:00Z">
        <w:r>
          <w:delText xml:space="preserve">The meeting forecast. </w:delText>
        </w:r>
      </w:del>
      <w:ins w:id="3359" w:author="Author C" w:date="2026-01-28T10:00:00Z">
        <w:r>
          <w:t xml:space="preserve">Inventory relevant group. </w:t>
        </w:r>
      </w:ins>
      <w:del w:id="3360" w:author="Author B" w:date="2026-01-01T10:00:00Z">
        <w:r>
          <w:delText xml:space="preserve">Notice claim team. </w:delText>
        </w:r>
      </w:del>
    </w:p>
    <w:p>
      <w:commentRangeStart w:id="336"/>
      <w:r>
        <w:t xml:space="preserve">The meeting forecast hereby.</w:t>
      </w:r>
      <w:commentRangeEnd w:id="336"/>
      <w:r>
        <w:rPr>
          <w:rStyle w:val="CommentReference"/>
        </w:rPr>
        <w:commentReference w:id="336"/>
      </w:r>
      <w:r>
        <w:t xml:space="preserve"> </w:t>
      </w:r>
      <w:ins w:id="3361" w:author="Author A" w:date="2026-01-02T10:00:00Z">
        <w:r>
          <w:t xml:space="preserve">The meeting forecast. </w:t>
        </w:r>
      </w:ins>
      <w:del w:id="3362" w:author="Author C" w:date="2026-01-03T10:00:00Z">
        <w:r>
          <w:delText xml:space="preserve">Inventory relevant group. </w:delText>
        </w:r>
      </w:del>
      <w:ins w:id="3363" w:author="Author C" w:date="2026-01-04T10:00:00Z">
        <w:r>
          <w:t xml:space="preserve">Notice claim team. </w:t>
        </w:r>
      </w:ins>
      <w:del w:id="3364" w:author="Author B" w:date="2026-01-05T10:00:00Z">
        <w:r>
          <w:delText xml:space="preserve">Pilot receipt corporate. </w:delText>
        </w:r>
      </w:del>
      <w:ins w:id="3365" w:author="Author B" w:date="2026-01-06T10:00:00Z">
        <w:r>
          <w:t xml:space="preserve">Regional maintenance accessibility. </w:t>
        </w:r>
      </w:ins>
      <w:del w:id="3366" w:author="Author A" w:date="2026-01-07T10:00:00Z">
        <w:r>
          <w:delText xml:space="preserve">Trend suggestions board. </w:delText>
        </w:r>
      </w:del>
      <w:ins w:id="3367" w:author="Author A" w:date="2026-01-08T10:00:00Z">
        <w:r>
          <w:t xml:space="preserve">The meeting forecast. </w:t>
        </w:r>
      </w:ins>
      <w:del w:id="3368" w:author="Author C" w:date="2026-01-09T10:00:00Z">
        <w:r>
          <w:delText xml:space="preserve">Inventory relevant group. </w:delText>
        </w:r>
      </w:del>
      <w:ins w:id="3369" w:author="Author C" w:date="2026-01-10T10:00:00Z">
        <w:r>
          <w:t xml:space="preserve">Notice claim team. </w:t>
        </w:r>
      </w:ins>
      <w:del w:id="3370" w:author="Author B" w:date="2026-01-11T10:00:00Z">
        <w:r>
          <w:delText xml:space="preserve">Pilot receipt corporate. </w:delText>
        </w:r>
      </w:del>
    </w:p>
    <w:p>
      <w:commentRangeStart w:id="337"/>
      <w:r>
        <w:t xml:space="preserve">Inventory relevant group relief.</w:t>
      </w:r>
      <w:commentRangeEnd w:id="337"/>
      <w:r>
        <w:rPr>
          <w:rStyle w:val="CommentReference"/>
        </w:rPr>
        <w:commentReference w:id="337"/>
      </w:r>
      <w:r>
        <w:t xml:space="preserve"> </w:t>
      </w:r>
      <w:ins w:id="3371" w:author="Author A" w:date="2026-01-12T10:00:00Z">
        <w:r>
          <w:t xml:space="preserve">Inventory relevant group. </w:t>
        </w:r>
      </w:ins>
      <w:del w:id="3372" w:author="Author C" w:date="2026-01-13T10:00:00Z">
        <w:r>
          <w:delText xml:space="preserve">Notice claim team. </w:delText>
        </w:r>
      </w:del>
      <w:ins w:id="3373" w:author="Author C" w:date="2026-01-14T10:00:00Z">
        <w:r>
          <w:t xml:space="preserve">Pilot receipt corporate. </w:t>
        </w:r>
      </w:ins>
      <w:del w:id="3374" w:author="Author B" w:date="2026-01-15T10:00:00Z">
        <w:r>
          <w:delText xml:space="preserve">Regional maintenance accessibility. </w:delText>
        </w:r>
      </w:del>
      <w:ins w:id="3375" w:author="Author B" w:date="2026-01-16T10:00:00Z">
        <w:r>
          <w:t xml:space="preserve">Trend suggestions board. </w:t>
        </w:r>
      </w:ins>
      <w:del w:id="3376" w:author="Author A" w:date="2026-01-17T10:00:00Z">
        <w:r>
          <w:delText xml:space="preserve">The meeting forecast. </w:delText>
        </w:r>
      </w:del>
      <w:ins w:id="3377" w:author="Author A" w:date="2026-01-18T10:00:00Z">
        <w:r>
          <w:t xml:space="preserve">Inventory relevant group. </w:t>
        </w:r>
      </w:ins>
      <w:del w:id="3378" w:author="Author C" w:date="2026-01-19T10:00:00Z">
        <w:r>
          <w:delText xml:space="preserve">Notice claim team. </w:delText>
        </w:r>
      </w:del>
      <w:ins w:id="3379" w:author="Author C" w:date="2026-01-20T10:00:00Z">
        <w:r>
          <w:t xml:space="preserve">Pilot receipt corporate. </w:t>
        </w:r>
      </w:ins>
      <w:del w:id="3380" w:author="Author B" w:date="2026-01-21T10:00:00Z">
        <w:r>
          <w:delText xml:space="preserve">Regional maintenance accessibility. </w:delText>
        </w:r>
      </w:del>
    </w:p>
    <w:p>
      <w:commentRangeStart w:id="338"/>
      <w:r>
        <w:t xml:space="preserve">Notice claim team export.</w:t>
      </w:r>
      <w:commentRangeEnd w:id="338"/>
      <w:r>
        <w:rPr>
          <w:rStyle w:val="CommentReference"/>
        </w:rPr>
        <w:commentReference w:id="338"/>
      </w:r>
      <w:r>
        <w:t xml:space="preserve"> </w:t>
      </w:r>
      <w:ins w:id="3381" w:author="Author A" w:date="2026-01-22T10:00:00Z">
        <w:r>
          <w:t xml:space="preserve">Notice claim team. </w:t>
        </w:r>
      </w:ins>
      <w:del w:id="3382" w:author="Author C" w:date="2026-01-23T10:00:00Z">
        <w:r>
          <w:delText xml:space="preserve">Pilot receipt corporate. </w:delText>
        </w:r>
      </w:del>
      <w:ins w:id="3383" w:author="Author C" w:date="2026-01-24T10:00:00Z">
        <w:r>
          <w:t xml:space="preserve">Regional maintenance accessibility. </w:t>
        </w:r>
      </w:ins>
      <w:del w:id="3384" w:author="Author B" w:date="2026-01-25T10:00:00Z">
        <w:r>
          <w:delText xml:space="preserve">Trend suggestions board. </w:delText>
        </w:r>
      </w:del>
      <w:ins w:id="3385" w:author="Author B" w:date="2026-01-26T10:00:00Z">
        <w:r>
          <w:t xml:space="preserve">The meeting forecast. </w:t>
        </w:r>
      </w:ins>
      <w:del w:id="3386" w:author="Author A" w:date="2026-01-27T10:00:00Z">
        <w:r>
          <w:delText xml:space="preserve">Inventory relevant group. </w:delText>
        </w:r>
      </w:del>
      <w:ins w:id="3387" w:author="Author A" w:date="2026-01-28T10:00:00Z">
        <w:r>
          <w:t xml:space="preserve">Notice claim team. </w:t>
        </w:r>
      </w:ins>
      <w:del w:id="3388" w:author="Author C" w:date="2026-01-01T10:00:00Z">
        <w:r>
          <w:delText xml:space="preserve">Pilot receipt corporate. </w:delText>
        </w:r>
      </w:del>
      <w:ins w:id="3389" w:author="Author C" w:date="2026-01-02T10:00:00Z">
        <w:r>
          <w:t xml:space="preserve">Regional maintenance accessibility. </w:t>
        </w:r>
      </w:ins>
      <w:del w:id="3390" w:author="Author B" w:date="2026-01-03T10:00:00Z">
        <w:r>
          <w:delText xml:space="preserve">Trend suggestions board. </w:delText>
        </w:r>
      </w:del>
    </w:p>
    <w:p>
      <w:commentRangeStart w:id="339"/>
      <w:r>
        <w:t xml:space="preserve">Pilot receipt corporate requirement.</w:t>
      </w:r>
      <w:commentRangeEnd w:id="339"/>
      <w:r>
        <w:rPr>
          <w:rStyle w:val="CommentReference"/>
        </w:rPr>
        <w:commentReference w:id="339"/>
      </w:r>
      <w:r>
        <w:t xml:space="preserve"> </w:t>
      </w:r>
      <w:ins w:id="3391" w:author="Author A" w:date="2026-01-04T10:00:00Z">
        <w:r>
          <w:t xml:space="preserve">Pilot receipt corporate. </w:t>
        </w:r>
      </w:ins>
      <w:del w:id="3392" w:author="Author C" w:date="2026-01-05T10:00:00Z">
        <w:r>
          <w:delText xml:space="preserve">Regional maintenance accessibility. </w:delText>
        </w:r>
      </w:del>
      <w:ins w:id="3393" w:author="Author C" w:date="2026-01-06T10:00:00Z">
        <w:r>
          <w:t xml:space="preserve">Trend suggestions board. </w:t>
        </w:r>
      </w:ins>
      <w:del w:id="3394" w:author="Author B" w:date="2026-01-07T10:00:00Z">
        <w:r>
          <w:delText xml:space="preserve">The meeting forecast. </w:delText>
        </w:r>
      </w:del>
      <w:ins w:id="3395" w:author="Author B" w:date="2026-01-08T10:00:00Z">
        <w:r>
          <w:t xml:space="preserve">Inventory relevant group. </w:t>
        </w:r>
      </w:ins>
      <w:del w:id="3396" w:author="Author A" w:date="2026-01-09T10:00:00Z">
        <w:r>
          <w:delText xml:space="preserve">Notice claim team. </w:delText>
        </w:r>
      </w:del>
      <w:ins w:id="3397" w:author="Author A" w:date="2026-01-10T10:00:00Z">
        <w:r>
          <w:t xml:space="preserve">Pilot receipt corporate. </w:t>
        </w:r>
      </w:ins>
      <w:del w:id="3398" w:author="Author C" w:date="2026-01-11T10:00:00Z">
        <w:r>
          <w:delText xml:space="preserve">Regional maintenance accessibility. </w:delText>
        </w:r>
      </w:del>
      <w:ins w:id="3399" w:author="Author C" w:date="2026-01-12T10:00:00Z">
        <w:r>
          <w:t xml:space="preserve">Trend suggestions board. </w:t>
        </w:r>
      </w:ins>
      <w:del w:id="3400" w:author="Author B" w:date="2026-01-13T10:00:00Z">
        <w:r>
          <w:delText xml:space="preserve">The meeting forecast. </w:delText>
        </w:r>
      </w:del>
    </w:p>
    <w:p>
      <w:commentRangeStart w:id="340"/>
      <w:r>
        <w:t xml:space="preserve">Regional maintenance accessibility tax.</w:t>
      </w:r>
      <w:commentRangeEnd w:id="340"/>
      <w:r>
        <w:rPr>
          <w:rStyle w:val="CommentReference"/>
        </w:rPr>
        <w:commentReference w:id="340"/>
      </w:r>
      <w:r>
        <w:t xml:space="preserve"> </w:t>
      </w:r>
      <w:ins w:id="3401" w:author="Author A" w:date="2026-01-14T10:00:00Z">
        <w:r>
          <w:t xml:space="preserve">Regional maintenance accessibility. </w:t>
        </w:r>
      </w:ins>
      <w:del w:id="3402" w:author="Author C" w:date="2026-01-15T10:00:00Z">
        <w:r>
          <w:delText xml:space="preserve">Trend suggestions board. </w:delText>
        </w:r>
      </w:del>
      <w:ins w:id="3403" w:author="Author C" w:date="2026-01-16T10:00:00Z">
        <w:r>
          <w:t xml:space="preserve">The meeting forecast. </w:t>
        </w:r>
      </w:ins>
      <w:del w:id="3404" w:author="Author B" w:date="2026-01-17T10:00:00Z">
        <w:r>
          <w:delText xml:space="preserve">Inventory relevant group. </w:delText>
        </w:r>
      </w:del>
      <w:ins w:id="3405" w:author="Author B" w:date="2026-01-18T10:00:00Z">
        <w:r>
          <w:t xml:space="preserve">Notice claim team. </w:t>
        </w:r>
      </w:ins>
      <w:del w:id="3406" w:author="Author A" w:date="2026-01-19T10:00:00Z">
        <w:r>
          <w:delText xml:space="preserve">Pilot receipt corporate. </w:delText>
        </w:r>
      </w:del>
      <w:ins w:id="3407" w:author="Author A" w:date="2026-01-20T10:00:00Z">
        <w:r>
          <w:t xml:space="preserve">Regional maintenance accessibility. </w:t>
        </w:r>
      </w:ins>
      <w:del w:id="3408" w:author="Author C" w:date="2026-01-21T10:00:00Z">
        <w:r>
          <w:delText xml:space="preserve">Trend suggestions board. </w:delText>
        </w:r>
      </w:del>
      <w:ins w:id="3409" w:author="Author C" w:date="2026-01-22T10:00:00Z">
        <w:r>
          <w:t xml:space="preserve">The meeting forecast. </w:t>
        </w:r>
      </w:ins>
      <w:del w:id="3410" w:author="Author B" w:date="2026-01-23T10:00:00Z">
        <w:r>
          <w:delText xml:space="preserve">Inventory relevant group. </w:delText>
        </w:r>
      </w:del>
    </w:p>
    <w:p>
      <w:commentRangeStart w:id="341"/>
      <w:r>
        <w:t xml:space="preserve">Trend suggestions board order.</w:t>
      </w:r>
      <w:commentRangeEnd w:id="341"/>
      <w:r>
        <w:rPr>
          <w:rStyle w:val="CommentReference"/>
        </w:rPr>
        <w:commentReference w:id="341"/>
      </w:r>
      <w:r>
        <w:t xml:space="preserve"> </w:t>
      </w:r>
      <w:ins w:id="3411" w:author="Author A" w:date="2026-01-24T10:00:00Z">
        <w:r>
          <w:t xml:space="preserve">Trend suggestions board. </w:t>
        </w:r>
      </w:ins>
      <w:del w:id="3412" w:author="Author C" w:date="2026-01-25T10:00:00Z">
        <w:r>
          <w:delText xml:space="preserve">The meeting forecast. </w:delText>
        </w:r>
      </w:del>
      <w:ins w:id="3413" w:author="Author C" w:date="2026-01-26T10:00:00Z">
        <w:r>
          <w:t xml:space="preserve">Inventory relevant group. </w:t>
        </w:r>
      </w:ins>
      <w:del w:id="3414" w:author="Author B" w:date="2026-01-27T10:00:00Z">
        <w:r>
          <w:delText xml:space="preserve">Notice claim team. </w:delText>
        </w:r>
      </w:del>
      <w:ins w:id="3415" w:author="Author B" w:date="2026-01-28T10:00:00Z">
        <w:r>
          <w:t xml:space="preserve">Pilot receipt corporate. </w:t>
        </w:r>
      </w:ins>
      <w:del w:id="3416" w:author="Author A" w:date="2026-01-01T10:00:00Z">
        <w:r>
          <w:delText xml:space="preserve">Regional maintenance accessibility. </w:delText>
        </w:r>
      </w:del>
      <w:ins w:id="3417" w:author="Author A" w:date="2026-01-02T10:00:00Z">
        <w:r>
          <w:t xml:space="preserve">Trend suggestions board. </w:t>
        </w:r>
      </w:ins>
      <w:del w:id="3418" w:author="Author C" w:date="2026-01-03T10:00:00Z">
        <w:r>
          <w:delText xml:space="preserve">The meeting forecast. </w:delText>
        </w:r>
      </w:del>
      <w:ins w:id="3419" w:author="Author C" w:date="2026-01-04T10:00:00Z">
        <w:r>
          <w:t xml:space="preserve">Inventory relevant group. </w:t>
        </w:r>
      </w:ins>
      <w:del w:id="3420" w:author="Author B" w:date="2026-01-05T10:00:00Z">
        <w:r>
          <w:delText xml:space="preserve">Notice claim team. </w:delText>
        </w:r>
      </w:del>
    </w:p>
    <w:p>
      <w:commentRangeStart w:id="342"/>
      <w:r>
        <w:t xml:space="preserve">The meeting forecast hereby.</w:t>
      </w:r>
      <w:commentRangeEnd w:id="342"/>
      <w:r>
        <w:rPr>
          <w:rStyle w:val="CommentReference"/>
        </w:rPr>
        <w:commentReference w:id="342"/>
      </w:r>
      <w:r>
        <w:t xml:space="preserve"> </w:t>
      </w:r>
      <w:ins w:id="3421" w:author="Author A" w:date="2026-01-06T10:00:00Z">
        <w:r>
          <w:t xml:space="preserve">The meeting forecast. </w:t>
        </w:r>
      </w:ins>
      <w:del w:id="3422" w:author="Author C" w:date="2026-01-07T10:00:00Z">
        <w:r>
          <w:delText xml:space="preserve">Inventory relevant group. </w:delText>
        </w:r>
      </w:del>
      <w:ins w:id="3423" w:author="Author C" w:date="2026-01-08T10:00:00Z">
        <w:r>
          <w:t xml:space="preserve">Notice claim team. </w:t>
        </w:r>
      </w:ins>
      <w:del w:id="3424" w:author="Author B" w:date="2026-01-09T10:00:00Z">
        <w:r>
          <w:delText xml:space="preserve">Pilot receipt corporate. </w:delText>
        </w:r>
      </w:del>
      <w:ins w:id="3425" w:author="Author B" w:date="2026-01-10T10:00:00Z">
        <w:r>
          <w:t xml:space="preserve">Regional maintenance accessibility. </w:t>
        </w:r>
      </w:ins>
      <w:del w:id="3426" w:author="Author A" w:date="2026-01-11T10:00:00Z">
        <w:r>
          <w:delText xml:space="preserve">Trend suggestions board. </w:delText>
        </w:r>
      </w:del>
      <w:ins w:id="3427" w:author="Author A" w:date="2026-01-12T10:00:00Z">
        <w:r>
          <w:t xml:space="preserve">The meeting forecast. </w:t>
        </w:r>
      </w:ins>
      <w:del w:id="3428" w:author="Author C" w:date="2026-01-13T10:00:00Z">
        <w:r>
          <w:delText xml:space="preserve">Inventory relevant group. </w:delText>
        </w:r>
      </w:del>
      <w:ins w:id="3429" w:author="Author C" w:date="2026-01-14T10:00:00Z">
        <w:r>
          <w:t xml:space="preserve">Notice claim team. </w:t>
        </w:r>
      </w:ins>
      <w:del w:id="3430" w:author="Author B" w:date="2026-01-15T10:00:00Z">
        <w:r>
          <w:delText xml:space="preserve">Pilot receipt corporate. </w:delText>
        </w:r>
      </w:del>
    </w:p>
    <w:p>
      <w:commentRangeStart w:id="343"/>
      <w:r>
        <w:t xml:space="preserve">Inventory relevant group relief.</w:t>
      </w:r>
      <w:commentRangeEnd w:id="343"/>
      <w:r>
        <w:rPr>
          <w:rStyle w:val="CommentReference"/>
        </w:rPr>
        <w:commentReference w:id="343"/>
      </w:r>
      <w:r>
        <w:t xml:space="preserve"> </w:t>
      </w:r>
      <w:ins w:id="3431" w:author="Author A" w:date="2026-01-16T10:00:00Z">
        <w:r>
          <w:t xml:space="preserve">Inventory relevant group. </w:t>
        </w:r>
      </w:ins>
      <w:del w:id="3432" w:author="Author C" w:date="2026-01-17T10:00:00Z">
        <w:r>
          <w:delText xml:space="preserve">Notice claim team. </w:delText>
        </w:r>
      </w:del>
      <w:ins w:id="3433" w:author="Author C" w:date="2026-01-18T10:00:00Z">
        <w:r>
          <w:t xml:space="preserve">Pilot receipt corporate. </w:t>
        </w:r>
      </w:ins>
      <w:del w:id="3434" w:author="Author B" w:date="2026-01-19T10:00:00Z">
        <w:r>
          <w:delText xml:space="preserve">Regional maintenance accessibility. </w:delText>
        </w:r>
      </w:del>
      <w:ins w:id="3435" w:author="Author B" w:date="2026-01-20T10:00:00Z">
        <w:r>
          <w:t xml:space="preserve">Trend suggestions board. </w:t>
        </w:r>
      </w:ins>
      <w:del w:id="3436" w:author="Author A" w:date="2026-01-21T10:00:00Z">
        <w:r>
          <w:delText xml:space="preserve">The meeting forecast. </w:delText>
        </w:r>
      </w:del>
      <w:ins w:id="3437" w:author="Author A" w:date="2026-01-22T10:00:00Z">
        <w:r>
          <w:t xml:space="preserve">Inventory relevant group. </w:t>
        </w:r>
      </w:ins>
      <w:del w:id="3438" w:author="Author C" w:date="2026-01-23T10:00:00Z">
        <w:r>
          <w:delText xml:space="preserve">Notice claim team. </w:delText>
        </w:r>
      </w:del>
      <w:ins w:id="3439" w:author="Author C" w:date="2026-01-24T10:00:00Z">
        <w:r>
          <w:t xml:space="preserve">Pilot receipt corporate. </w:t>
        </w:r>
      </w:ins>
      <w:del w:id="3440" w:author="Author B" w:date="2026-01-25T10:00:00Z">
        <w:r>
          <w:delText xml:space="preserve">Regional maintenance accessibility. </w:delText>
        </w:r>
      </w:del>
    </w:p>
    <w:p>
      <w:commentRangeStart w:id="344"/>
      <w:r>
        <w:t xml:space="preserve">Notice claim team export.</w:t>
      </w:r>
      <w:commentRangeEnd w:id="344"/>
      <w:r>
        <w:rPr>
          <w:rStyle w:val="CommentReference"/>
        </w:rPr>
        <w:commentReference w:id="344"/>
      </w:r>
      <w:r>
        <w:t xml:space="preserve"> </w:t>
      </w:r>
      <w:ins w:id="3441" w:author="Author A" w:date="2026-01-26T10:00:00Z">
        <w:r>
          <w:t xml:space="preserve">Notice claim team. </w:t>
        </w:r>
      </w:ins>
      <w:del w:id="3442" w:author="Author C" w:date="2026-01-27T10:00:00Z">
        <w:r>
          <w:delText xml:space="preserve">Pilot receipt corporate. </w:delText>
        </w:r>
      </w:del>
      <w:ins w:id="3443" w:author="Author C" w:date="2026-01-28T10:00:00Z">
        <w:r>
          <w:t xml:space="preserve">Regional maintenance accessibility. </w:t>
        </w:r>
      </w:ins>
      <w:del w:id="3444" w:author="Author B" w:date="2026-01-01T10:00:00Z">
        <w:r>
          <w:delText xml:space="preserve">Trend suggestions board. </w:delText>
        </w:r>
      </w:del>
      <w:ins w:id="3445" w:author="Author B" w:date="2026-01-02T10:00:00Z">
        <w:r>
          <w:t xml:space="preserve">The meeting forecast. </w:t>
        </w:r>
      </w:ins>
      <w:del w:id="3446" w:author="Author A" w:date="2026-01-03T10:00:00Z">
        <w:r>
          <w:delText xml:space="preserve">Inventory relevant group. </w:delText>
        </w:r>
      </w:del>
      <w:ins w:id="3447" w:author="Author A" w:date="2026-01-04T10:00:00Z">
        <w:r>
          <w:t xml:space="preserve">Notice claim team. </w:t>
        </w:r>
      </w:ins>
      <w:del w:id="3448" w:author="Author C" w:date="2026-01-05T10:00:00Z">
        <w:r>
          <w:delText xml:space="preserve">Pilot receipt corporate. </w:delText>
        </w:r>
      </w:del>
      <w:ins w:id="3449" w:author="Author C" w:date="2026-01-06T10:00:00Z">
        <w:r>
          <w:t xml:space="preserve">Regional maintenance accessibility. </w:t>
        </w:r>
      </w:ins>
      <w:del w:id="3450" w:author="Author B" w:date="2026-01-07T10:00:00Z">
        <w:r>
          <w:delText xml:space="preserve">Trend suggestions board. </w:delText>
        </w:r>
      </w:del>
    </w:p>
    <w:p>
      <w:commentRangeStart w:id="345"/>
      <w:r>
        <w:t xml:space="preserve">Pilot receipt corporate requirement.</w:t>
      </w:r>
      <w:commentRangeEnd w:id="345"/>
      <w:r>
        <w:rPr>
          <w:rStyle w:val="CommentReference"/>
        </w:rPr>
        <w:commentReference w:id="345"/>
      </w:r>
      <w:r>
        <w:t xml:space="preserve"> </w:t>
      </w:r>
      <w:ins w:id="3451" w:author="Author A" w:date="2026-01-08T10:00:00Z">
        <w:r>
          <w:t xml:space="preserve">Pilot receipt corporate. </w:t>
        </w:r>
      </w:ins>
      <w:del w:id="3452" w:author="Author C" w:date="2026-01-09T10:00:00Z">
        <w:r>
          <w:delText xml:space="preserve">Regional maintenance accessibility. </w:delText>
        </w:r>
      </w:del>
      <w:ins w:id="3453" w:author="Author C" w:date="2026-01-10T10:00:00Z">
        <w:r>
          <w:t xml:space="preserve">Trend suggestions board. </w:t>
        </w:r>
      </w:ins>
      <w:del w:id="3454" w:author="Author B" w:date="2026-01-11T10:00:00Z">
        <w:r>
          <w:delText xml:space="preserve">The meeting forecast. </w:delText>
        </w:r>
      </w:del>
      <w:ins w:id="3455" w:author="Author B" w:date="2026-01-12T10:00:00Z">
        <w:r>
          <w:t xml:space="preserve">Inventory relevant group. </w:t>
        </w:r>
      </w:ins>
      <w:del w:id="3456" w:author="Author A" w:date="2026-01-13T10:00:00Z">
        <w:r>
          <w:delText xml:space="preserve">Notice claim team. </w:delText>
        </w:r>
      </w:del>
      <w:ins w:id="3457" w:author="Author A" w:date="2026-01-14T10:00:00Z">
        <w:r>
          <w:t xml:space="preserve">Pilot receipt corporate. </w:t>
        </w:r>
      </w:ins>
      <w:del w:id="3458" w:author="Author C" w:date="2026-01-15T10:00:00Z">
        <w:r>
          <w:delText xml:space="preserve">Regional maintenance accessibility. </w:delText>
        </w:r>
      </w:del>
      <w:ins w:id="3459" w:author="Author C" w:date="2026-01-16T10:00:00Z">
        <w:r>
          <w:t xml:space="preserve">Trend suggestions board. </w:t>
        </w:r>
      </w:ins>
      <w:del w:id="3460" w:author="Author B" w:date="2026-01-17T10:00:00Z">
        <w:r>
          <w:delText xml:space="preserve">The meeting forecast. </w:delText>
        </w:r>
      </w:del>
    </w:p>
    <w:p>
      <w:commentRangeStart w:id="346"/>
      <w:r>
        <w:t xml:space="preserve">Regional maintenance accessibility tax.</w:t>
      </w:r>
      <w:commentRangeEnd w:id="346"/>
      <w:r>
        <w:rPr>
          <w:rStyle w:val="CommentReference"/>
        </w:rPr>
        <w:commentReference w:id="346"/>
      </w:r>
      <w:r>
        <w:t xml:space="preserve"> </w:t>
      </w:r>
      <w:ins w:id="3461" w:author="Author A" w:date="2026-01-18T10:00:00Z">
        <w:r>
          <w:t xml:space="preserve">Regional maintenance accessibility. </w:t>
        </w:r>
      </w:ins>
      <w:del w:id="3462" w:author="Author C" w:date="2026-01-19T10:00:00Z">
        <w:r>
          <w:delText xml:space="preserve">Trend suggestions board. </w:delText>
        </w:r>
      </w:del>
      <w:ins w:id="3463" w:author="Author C" w:date="2026-01-20T10:00:00Z">
        <w:r>
          <w:t xml:space="preserve">The meeting forecast. </w:t>
        </w:r>
      </w:ins>
      <w:del w:id="3464" w:author="Author B" w:date="2026-01-21T10:00:00Z">
        <w:r>
          <w:delText xml:space="preserve">Inventory relevant group. </w:delText>
        </w:r>
      </w:del>
      <w:ins w:id="3465" w:author="Author B" w:date="2026-01-22T10:00:00Z">
        <w:r>
          <w:t xml:space="preserve">Notice claim team. </w:t>
        </w:r>
      </w:ins>
      <w:del w:id="3466" w:author="Author A" w:date="2026-01-23T10:00:00Z">
        <w:r>
          <w:delText xml:space="preserve">Pilot receipt corporate. </w:delText>
        </w:r>
      </w:del>
      <w:ins w:id="3467" w:author="Author A" w:date="2026-01-24T10:00:00Z">
        <w:r>
          <w:t xml:space="preserve">Regional maintenance accessibility. </w:t>
        </w:r>
      </w:ins>
      <w:del w:id="3468" w:author="Author C" w:date="2026-01-25T10:00:00Z">
        <w:r>
          <w:delText xml:space="preserve">Trend suggestions board. </w:delText>
        </w:r>
      </w:del>
      <w:ins w:id="3469" w:author="Author C" w:date="2026-01-26T10:00:00Z">
        <w:r>
          <w:t xml:space="preserve">The meeting forecast. </w:t>
        </w:r>
      </w:ins>
      <w:del w:id="3470" w:author="Author B" w:date="2026-01-27T10:00:00Z">
        <w:r>
          <w:delText xml:space="preserve">Inventory relevant group. </w:delText>
        </w:r>
      </w:del>
    </w:p>
    <w:p>
      <w:commentRangeStart w:id="347"/>
      <w:r>
        <w:t xml:space="preserve">Trend suggestions board order.</w:t>
      </w:r>
      <w:commentRangeEnd w:id="347"/>
      <w:r>
        <w:rPr>
          <w:rStyle w:val="CommentReference"/>
        </w:rPr>
        <w:commentReference w:id="347"/>
      </w:r>
      <w:r>
        <w:t xml:space="preserve"> </w:t>
      </w:r>
      <w:ins w:id="3471" w:author="Author A" w:date="2026-01-28T10:00:00Z">
        <w:r>
          <w:t xml:space="preserve">Trend suggestions board. </w:t>
        </w:r>
      </w:ins>
      <w:del w:id="3472" w:author="Author C" w:date="2026-01-01T10:00:00Z">
        <w:r>
          <w:delText xml:space="preserve">The meeting forecast. </w:delText>
        </w:r>
      </w:del>
      <w:ins w:id="3473" w:author="Author C" w:date="2026-01-02T10:00:00Z">
        <w:r>
          <w:t xml:space="preserve">Inventory relevant group. </w:t>
        </w:r>
      </w:ins>
      <w:del w:id="3474" w:author="Author B" w:date="2026-01-03T10:00:00Z">
        <w:r>
          <w:delText xml:space="preserve">Notice claim team. </w:delText>
        </w:r>
      </w:del>
      <w:ins w:id="3475" w:author="Author B" w:date="2026-01-04T10:00:00Z">
        <w:r>
          <w:t xml:space="preserve">Pilot receipt corporate. </w:t>
        </w:r>
      </w:ins>
      <w:del w:id="3476" w:author="Author A" w:date="2026-01-05T10:00:00Z">
        <w:r>
          <w:delText xml:space="preserve">Regional maintenance accessibility. </w:delText>
        </w:r>
      </w:del>
      <w:ins w:id="3477" w:author="Author A" w:date="2026-01-06T10:00:00Z">
        <w:r>
          <w:t xml:space="preserve">Trend suggestions board. </w:t>
        </w:r>
      </w:ins>
      <w:del w:id="3478" w:author="Author C" w:date="2026-01-07T10:00:00Z">
        <w:r>
          <w:delText xml:space="preserve">The meeting forecast. </w:delText>
        </w:r>
      </w:del>
      <w:ins w:id="3479" w:author="Author C" w:date="2026-01-08T10:00:00Z">
        <w:r>
          <w:t xml:space="preserve">Inventory relevant group. </w:t>
        </w:r>
      </w:ins>
      <w:del w:id="3480" w:author="Author B" w:date="2026-01-09T10:00:00Z">
        <w:r>
          <w:delText xml:space="preserve">Notice claim team. </w:delText>
        </w:r>
      </w:del>
    </w:p>
    <w:p>
      <w:commentRangeStart w:id="348"/>
      <w:r>
        <w:t xml:space="preserve">The meeting forecast hereby.</w:t>
      </w:r>
      <w:commentRangeEnd w:id="348"/>
      <w:r>
        <w:rPr>
          <w:rStyle w:val="CommentReference"/>
        </w:rPr>
        <w:commentReference w:id="348"/>
      </w:r>
      <w:r>
        <w:t xml:space="preserve"> </w:t>
      </w:r>
      <w:ins w:id="3481" w:author="Author A" w:date="2026-01-10T10:00:00Z">
        <w:r>
          <w:t xml:space="preserve">The meeting forecast. </w:t>
        </w:r>
      </w:ins>
      <w:del w:id="3482" w:author="Author C" w:date="2026-01-11T10:00:00Z">
        <w:r>
          <w:delText xml:space="preserve">Inventory relevant group. </w:delText>
        </w:r>
      </w:del>
      <w:ins w:id="3483" w:author="Author C" w:date="2026-01-12T10:00:00Z">
        <w:r>
          <w:t xml:space="preserve">Notice claim team. </w:t>
        </w:r>
      </w:ins>
      <w:del w:id="3484" w:author="Author B" w:date="2026-01-13T10:00:00Z">
        <w:r>
          <w:delText xml:space="preserve">Pilot receipt corporate. </w:delText>
        </w:r>
      </w:del>
      <w:ins w:id="3485" w:author="Author B" w:date="2026-01-14T10:00:00Z">
        <w:r>
          <w:t xml:space="preserve">Regional maintenance accessibility. </w:t>
        </w:r>
      </w:ins>
      <w:del w:id="3486" w:author="Author A" w:date="2026-01-15T10:00:00Z">
        <w:r>
          <w:delText xml:space="preserve">Trend suggestions board. </w:delText>
        </w:r>
      </w:del>
      <w:ins w:id="3487" w:author="Author A" w:date="2026-01-16T10:00:00Z">
        <w:r>
          <w:t xml:space="preserve">The meeting forecast. </w:t>
        </w:r>
      </w:ins>
      <w:del w:id="3488" w:author="Author C" w:date="2026-01-17T10:00:00Z">
        <w:r>
          <w:delText xml:space="preserve">Inventory relevant group. </w:delText>
        </w:r>
      </w:del>
      <w:ins w:id="3489" w:author="Author C" w:date="2026-01-18T10:00:00Z">
        <w:r>
          <w:t xml:space="preserve">Notice claim team. </w:t>
        </w:r>
      </w:ins>
      <w:del w:id="3490" w:author="Author B" w:date="2026-01-19T10:00:00Z">
        <w:r>
          <w:delText xml:space="preserve">Pilot receipt corporate. </w:delText>
        </w:r>
      </w:del>
    </w:p>
    <w:p>
      <w:commentRangeStart w:id="349"/>
      <w:r>
        <w:t xml:space="preserve">Inventory relevant group relief.</w:t>
      </w:r>
      <w:commentRangeEnd w:id="349"/>
      <w:r>
        <w:rPr>
          <w:rStyle w:val="CommentReference"/>
        </w:rPr>
        <w:commentReference w:id="349"/>
      </w:r>
      <w:r>
        <w:t xml:space="preserve"> </w:t>
      </w:r>
      <w:ins w:id="3491" w:author="Author A" w:date="2026-01-20T10:00:00Z">
        <w:r>
          <w:t xml:space="preserve">Inventory relevant group. </w:t>
        </w:r>
      </w:ins>
      <w:del w:id="3492" w:author="Author C" w:date="2026-01-21T10:00:00Z">
        <w:r>
          <w:delText xml:space="preserve">Notice claim team. </w:delText>
        </w:r>
      </w:del>
      <w:ins w:id="3493" w:author="Author C" w:date="2026-01-22T10:00:00Z">
        <w:r>
          <w:t xml:space="preserve">Pilot receipt corporate. </w:t>
        </w:r>
      </w:ins>
      <w:del w:id="3494" w:author="Author B" w:date="2026-01-23T10:00:00Z">
        <w:r>
          <w:delText xml:space="preserve">Regional maintenance accessibility. </w:delText>
        </w:r>
      </w:del>
      <w:ins w:id="3495" w:author="Author B" w:date="2026-01-24T10:00:00Z">
        <w:r>
          <w:t xml:space="preserve">Trend suggestions board. </w:t>
        </w:r>
      </w:ins>
      <w:del w:id="3496" w:author="Author A" w:date="2026-01-25T10:00:00Z">
        <w:r>
          <w:delText xml:space="preserve">The meeting forecast. </w:delText>
        </w:r>
      </w:del>
      <w:ins w:id="3497" w:author="Author A" w:date="2026-01-26T10:00:00Z">
        <w:r>
          <w:t xml:space="preserve">Inventory relevant group. </w:t>
        </w:r>
      </w:ins>
      <w:del w:id="3498" w:author="Author C" w:date="2026-01-27T10:00:00Z">
        <w:r>
          <w:delText xml:space="preserve">Notice claim team. </w:delText>
        </w:r>
      </w:del>
      <w:ins w:id="3499" w:author="Author C" w:date="2026-01-28T10:00:00Z">
        <w:r>
          <w:t xml:space="preserve">Pilot receipt corporate. </w:t>
        </w:r>
      </w:ins>
      <w:del w:id="3500" w:author="Author B" w:date="2026-01-01T10:00:00Z">
        <w:r>
          <w:delText xml:space="preserve">Regional maintenance accessibility. </w:delText>
        </w:r>
      </w:del>
    </w:p>
    <w:p>
      <w:commentRangeStart w:id="350"/>
      <w:r>
        <w:t xml:space="preserve">Notice claim team export.</w:t>
      </w:r>
      <w:commentRangeEnd w:id="350"/>
      <w:r>
        <w:rPr>
          <w:rStyle w:val="CommentReference"/>
        </w:rPr>
        <w:commentReference w:id="350"/>
      </w:r>
      <w:r>
        <w:t xml:space="preserve"> </w:t>
      </w:r>
      <w:ins w:id="3501" w:author="Author A" w:date="2026-01-02T10:00:00Z">
        <w:r>
          <w:t xml:space="preserve">Notice claim team. </w:t>
        </w:r>
      </w:ins>
      <w:del w:id="3502" w:author="Author C" w:date="2026-01-03T10:00:00Z">
        <w:r>
          <w:delText xml:space="preserve">Pilot receipt corporate. </w:delText>
        </w:r>
      </w:del>
      <w:ins w:id="3503" w:author="Author C" w:date="2026-01-04T10:00:00Z">
        <w:r>
          <w:t xml:space="preserve">Regional maintenance accessibility. </w:t>
        </w:r>
      </w:ins>
      <w:del w:id="3504" w:author="Author B" w:date="2026-01-05T10:00:00Z">
        <w:r>
          <w:delText xml:space="preserve">Trend suggestions board. </w:delText>
        </w:r>
      </w:del>
      <w:ins w:id="3505" w:author="Author B" w:date="2026-01-06T10:00:00Z">
        <w:r>
          <w:t xml:space="preserve">The meeting forecast. </w:t>
        </w:r>
      </w:ins>
      <w:del w:id="3506" w:author="Author A" w:date="2026-01-07T10:00:00Z">
        <w:r>
          <w:delText xml:space="preserve">Inventory relevant group. </w:delText>
        </w:r>
      </w:del>
      <w:ins w:id="3507" w:author="Author A" w:date="2026-01-08T10:00:00Z">
        <w:r>
          <w:t xml:space="preserve">Notice claim team. </w:t>
        </w:r>
      </w:ins>
      <w:del w:id="3508" w:author="Author C" w:date="2026-01-09T10:00:00Z">
        <w:r>
          <w:delText xml:space="preserve">Pilot receipt corporate. </w:delText>
        </w:r>
      </w:del>
      <w:ins w:id="3509" w:author="Author C" w:date="2026-01-10T10:00:00Z">
        <w:r>
          <w:t xml:space="preserve">Regional maintenance accessibility. </w:t>
        </w:r>
      </w:ins>
      <w:del w:id="3510" w:author="Author B" w:date="2026-01-11T10:00:00Z">
        <w:r>
          <w:delText xml:space="preserve">Trend suggestions board. </w:delText>
        </w:r>
      </w:del>
    </w:p>
    <w:p>
      <w:commentRangeStart w:id="351"/>
      <w:r>
        <w:t xml:space="preserve">Pilot receipt corporate requirement.</w:t>
      </w:r>
      <w:commentRangeEnd w:id="351"/>
      <w:r>
        <w:rPr>
          <w:rStyle w:val="CommentReference"/>
        </w:rPr>
        <w:commentReference w:id="351"/>
      </w:r>
      <w:r>
        <w:t xml:space="preserve"> </w:t>
      </w:r>
      <w:ins w:id="3511" w:author="Author A" w:date="2026-01-12T10:00:00Z">
        <w:r>
          <w:t xml:space="preserve">Pilot receipt corporate. </w:t>
        </w:r>
      </w:ins>
      <w:del w:id="3512" w:author="Author C" w:date="2026-01-13T10:00:00Z">
        <w:r>
          <w:delText xml:space="preserve">Regional maintenance accessibility. </w:delText>
        </w:r>
      </w:del>
      <w:ins w:id="3513" w:author="Author C" w:date="2026-01-14T10:00:00Z">
        <w:r>
          <w:t xml:space="preserve">Trend suggestions board. </w:t>
        </w:r>
      </w:ins>
      <w:del w:id="3514" w:author="Author B" w:date="2026-01-15T10:00:00Z">
        <w:r>
          <w:delText xml:space="preserve">The meeting forecast. </w:delText>
        </w:r>
      </w:del>
      <w:ins w:id="3515" w:author="Author B" w:date="2026-01-16T10:00:00Z">
        <w:r>
          <w:t xml:space="preserve">Inventory relevant group. </w:t>
        </w:r>
      </w:ins>
      <w:del w:id="3516" w:author="Author A" w:date="2026-01-17T10:00:00Z">
        <w:r>
          <w:delText xml:space="preserve">Notice claim team. </w:delText>
        </w:r>
      </w:del>
      <w:ins w:id="3517" w:author="Author A" w:date="2026-01-18T10:00:00Z">
        <w:r>
          <w:t xml:space="preserve">Pilot receipt corporate. </w:t>
        </w:r>
      </w:ins>
      <w:del w:id="3518" w:author="Author C" w:date="2026-01-19T10:00:00Z">
        <w:r>
          <w:delText xml:space="preserve">Regional maintenance accessibility. </w:delText>
        </w:r>
      </w:del>
      <w:ins w:id="3519" w:author="Author C" w:date="2026-01-20T10:00:00Z">
        <w:r>
          <w:t xml:space="preserve">Trend suggestions board. </w:t>
        </w:r>
      </w:ins>
      <w:del w:id="3520" w:author="Author B" w:date="2026-01-21T10:00:00Z">
        <w:r>
          <w:delText xml:space="preserve">The meeting forecast. </w:delText>
        </w:r>
      </w:del>
    </w:p>
    <w:p>
      <w:commentRangeStart w:id="352"/>
      <w:r>
        <w:t xml:space="preserve">Regional maintenance accessibility tax.</w:t>
      </w:r>
      <w:commentRangeEnd w:id="352"/>
      <w:r>
        <w:rPr>
          <w:rStyle w:val="CommentReference"/>
        </w:rPr>
        <w:commentReference w:id="352"/>
      </w:r>
      <w:r>
        <w:t xml:space="preserve"> </w:t>
      </w:r>
      <w:ins w:id="3521" w:author="Author A" w:date="2026-01-22T10:00:00Z">
        <w:r>
          <w:t xml:space="preserve">Regional maintenance accessibility. </w:t>
        </w:r>
      </w:ins>
      <w:del w:id="3522" w:author="Author C" w:date="2026-01-23T10:00:00Z">
        <w:r>
          <w:delText xml:space="preserve">Trend suggestions board. </w:delText>
        </w:r>
      </w:del>
      <w:ins w:id="3523" w:author="Author C" w:date="2026-01-24T10:00:00Z">
        <w:r>
          <w:t xml:space="preserve">The meeting forecast. </w:t>
        </w:r>
      </w:ins>
      <w:del w:id="3524" w:author="Author B" w:date="2026-01-25T10:00:00Z">
        <w:r>
          <w:delText xml:space="preserve">Inventory relevant group. </w:delText>
        </w:r>
      </w:del>
      <w:ins w:id="3525" w:author="Author B" w:date="2026-01-26T10:00:00Z">
        <w:r>
          <w:t xml:space="preserve">Notice claim team. </w:t>
        </w:r>
      </w:ins>
      <w:del w:id="3526" w:author="Author A" w:date="2026-01-27T10:00:00Z">
        <w:r>
          <w:delText xml:space="preserve">Pilot receipt corporate. </w:delText>
        </w:r>
      </w:del>
      <w:ins w:id="3527" w:author="Author A" w:date="2026-01-28T10:00:00Z">
        <w:r>
          <w:t xml:space="preserve">Regional maintenance accessibility. </w:t>
        </w:r>
      </w:ins>
      <w:del w:id="3528" w:author="Author C" w:date="2026-01-01T10:00:00Z">
        <w:r>
          <w:delText xml:space="preserve">Trend suggestions board. </w:delText>
        </w:r>
      </w:del>
      <w:ins w:id="3529" w:author="Author C" w:date="2026-01-02T10:00:00Z">
        <w:r>
          <w:t xml:space="preserve">The meeting forecast. </w:t>
        </w:r>
      </w:ins>
      <w:del w:id="3530" w:author="Author B" w:date="2026-01-03T10:00:00Z">
        <w:r>
          <w:delText xml:space="preserve">Inventory relevant group. </w:delText>
        </w:r>
      </w:del>
    </w:p>
    <w:p>
      <w:commentRangeStart w:id="353"/>
      <w:r>
        <w:t xml:space="preserve">Trend suggestions board order.</w:t>
      </w:r>
      <w:commentRangeEnd w:id="353"/>
      <w:r>
        <w:rPr>
          <w:rStyle w:val="CommentReference"/>
        </w:rPr>
        <w:commentReference w:id="353"/>
      </w:r>
      <w:r>
        <w:t xml:space="preserve"> </w:t>
      </w:r>
      <w:ins w:id="3531" w:author="Author A" w:date="2026-01-04T10:00:00Z">
        <w:r>
          <w:t xml:space="preserve">Trend suggestions board. </w:t>
        </w:r>
      </w:ins>
      <w:del w:id="3532" w:author="Author C" w:date="2026-01-05T10:00:00Z">
        <w:r>
          <w:delText xml:space="preserve">The meeting forecast. </w:delText>
        </w:r>
      </w:del>
      <w:ins w:id="3533" w:author="Author C" w:date="2026-01-06T10:00:00Z">
        <w:r>
          <w:t xml:space="preserve">Inventory relevant group. </w:t>
        </w:r>
      </w:ins>
      <w:del w:id="3534" w:author="Author B" w:date="2026-01-07T10:00:00Z">
        <w:r>
          <w:delText xml:space="preserve">Notice claim team. </w:delText>
        </w:r>
      </w:del>
      <w:ins w:id="3535" w:author="Author B" w:date="2026-01-08T10:00:00Z">
        <w:r>
          <w:t xml:space="preserve">Pilot receipt corporate. </w:t>
        </w:r>
      </w:ins>
      <w:del w:id="3536" w:author="Author A" w:date="2026-01-09T10:00:00Z">
        <w:r>
          <w:delText xml:space="preserve">Regional maintenance accessibility. </w:delText>
        </w:r>
      </w:del>
      <w:ins w:id="3537" w:author="Author A" w:date="2026-01-10T10:00:00Z">
        <w:r>
          <w:t xml:space="preserve">Trend suggestions board. </w:t>
        </w:r>
      </w:ins>
      <w:del w:id="3538" w:author="Author C" w:date="2026-01-11T10:00:00Z">
        <w:r>
          <w:delText xml:space="preserve">The meeting forecast. </w:delText>
        </w:r>
      </w:del>
      <w:ins w:id="3539" w:author="Author C" w:date="2026-01-12T10:00:00Z">
        <w:r>
          <w:t xml:space="preserve">Inventory relevant group. </w:t>
        </w:r>
      </w:ins>
      <w:del w:id="3540" w:author="Author B" w:date="2026-01-13T10:00:00Z">
        <w:r>
          <w:delText xml:space="preserve">Notice claim team. </w:delText>
        </w:r>
      </w:del>
    </w:p>
    <w:p>
      <w:commentRangeStart w:id="354"/>
      <w:r>
        <w:t xml:space="preserve">The meeting forecast hereby.</w:t>
      </w:r>
      <w:commentRangeEnd w:id="354"/>
      <w:r>
        <w:rPr>
          <w:rStyle w:val="CommentReference"/>
        </w:rPr>
        <w:commentReference w:id="354"/>
      </w:r>
      <w:r>
        <w:t xml:space="preserve"> </w:t>
      </w:r>
      <w:ins w:id="3541" w:author="Author A" w:date="2026-01-14T10:00:00Z">
        <w:r>
          <w:t xml:space="preserve">The meeting forecast. </w:t>
        </w:r>
      </w:ins>
      <w:del w:id="3542" w:author="Author C" w:date="2026-01-15T10:00:00Z">
        <w:r>
          <w:delText xml:space="preserve">Inventory relevant group. </w:delText>
        </w:r>
      </w:del>
      <w:ins w:id="3543" w:author="Author C" w:date="2026-01-16T10:00:00Z">
        <w:r>
          <w:t xml:space="preserve">Notice claim team. </w:t>
        </w:r>
      </w:ins>
      <w:del w:id="3544" w:author="Author B" w:date="2026-01-17T10:00:00Z">
        <w:r>
          <w:delText xml:space="preserve">Pilot receipt corporate. </w:delText>
        </w:r>
      </w:del>
      <w:ins w:id="3545" w:author="Author B" w:date="2026-01-18T10:00:00Z">
        <w:r>
          <w:t xml:space="preserve">Regional maintenance accessibility. </w:t>
        </w:r>
      </w:ins>
      <w:del w:id="3546" w:author="Author A" w:date="2026-01-19T10:00:00Z">
        <w:r>
          <w:delText xml:space="preserve">Trend suggestions board. </w:delText>
        </w:r>
      </w:del>
      <w:ins w:id="3547" w:author="Author A" w:date="2026-01-20T10:00:00Z">
        <w:r>
          <w:t xml:space="preserve">The meeting forecast. </w:t>
        </w:r>
      </w:ins>
      <w:del w:id="3548" w:author="Author C" w:date="2026-01-21T10:00:00Z">
        <w:r>
          <w:delText xml:space="preserve">Inventory relevant group. </w:delText>
        </w:r>
      </w:del>
      <w:ins w:id="3549" w:author="Author C" w:date="2026-01-22T10:00:00Z">
        <w:r>
          <w:t xml:space="preserve">Notice claim team. </w:t>
        </w:r>
      </w:ins>
      <w:del w:id="3550" w:author="Author B" w:date="2026-01-23T10:00:00Z">
        <w:r>
          <w:delText xml:space="preserve">Pilot receipt corporate. </w:delText>
        </w:r>
      </w:del>
    </w:p>
    <w:p>
      <w:commentRangeStart w:id="355"/>
      <w:r>
        <w:t xml:space="preserve">Inventory relevant group relief.</w:t>
      </w:r>
      <w:commentRangeEnd w:id="355"/>
      <w:r>
        <w:rPr>
          <w:rStyle w:val="CommentReference"/>
        </w:rPr>
        <w:commentReference w:id="355"/>
      </w:r>
      <w:r>
        <w:t xml:space="preserve"> </w:t>
      </w:r>
      <w:ins w:id="3551" w:author="Author A" w:date="2026-01-24T10:00:00Z">
        <w:r>
          <w:t xml:space="preserve">Inventory relevant group. </w:t>
        </w:r>
      </w:ins>
      <w:del w:id="3552" w:author="Author C" w:date="2026-01-25T10:00:00Z">
        <w:r>
          <w:delText xml:space="preserve">Notice claim team. </w:delText>
        </w:r>
      </w:del>
      <w:ins w:id="3553" w:author="Author C" w:date="2026-01-26T10:00:00Z">
        <w:r>
          <w:t xml:space="preserve">Pilot receipt corporate. </w:t>
        </w:r>
      </w:ins>
      <w:del w:id="3554" w:author="Author B" w:date="2026-01-27T10:00:00Z">
        <w:r>
          <w:delText xml:space="preserve">Regional maintenance accessibility. </w:delText>
        </w:r>
      </w:del>
      <w:ins w:id="3555" w:author="Author B" w:date="2026-01-28T10:00:00Z">
        <w:r>
          <w:t xml:space="preserve">Trend suggestions board. </w:t>
        </w:r>
      </w:ins>
      <w:del w:id="3556" w:author="Author A" w:date="2026-01-01T10:00:00Z">
        <w:r>
          <w:delText xml:space="preserve">The meeting forecast. </w:delText>
        </w:r>
      </w:del>
      <w:ins w:id="3557" w:author="Author A" w:date="2026-01-02T10:00:00Z">
        <w:r>
          <w:t xml:space="preserve">Inventory relevant group. </w:t>
        </w:r>
      </w:ins>
      <w:del w:id="3558" w:author="Author C" w:date="2026-01-03T10:00:00Z">
        <w:r>
          <w:delText xml:space="preserve">Notice claim team. </w:delText>
        </w:r>
      </w:del>
      <w:ins w:id="3559" w:author="Author C" w:date="2026-01-04T10:00:00Z">
        <w:r>
          <w:t xml:space="preserve">Pilot receipt corporate. </w:t>
        </w:r>
      </w:ins>
      <w:del w:id="3560" w:author="Author B" w:date="2026-01-05T10:00:00Z">
        <w:r>
          <w:delText xml:space="preserve">Regional maintenance accessibility. </w:delText>
        </w:r>
      </w:del>
    </w:p>
    <w:p>
      <w:commentRangeStart w:id="356"/>
      <w:r>
        <w:t xml:space="preserve">Notice claim team export.</w:t>
      </w:r>
      <w:commentRangeEnd w:id="356"/>
      <w:r>
        <w:rPr>
          <w:rStyle w:val="CommentReference"/>
        </w:rPr>
        <w:commentReference w:id="356"/>
      </w:r>
      <w:r>
        <w:t xml:space="preserve"> </w:t>
      </w:r>
      <w:ins w:id="3561" w:author="Author A" w:date="2026-01-06T10:00:00Z">
        <w:r>
          <w:t xml:space="preserve">Notice claim team. </w:t>
        </w:r>
      </w:ins>
      <w:del w:id="3562" w:author="Author C" w:date="2026-01-07T10:00:00Z">
        <w:r>
          <w:delText xml:space="preserve">Pilot receipt corporate. </w:delText>
        </w:r>
      </w:del>
      <w:ins w:id="3563" w:author="Author C" w:date="2026-01-08T10:00:00Z">
        <w:r>
          <w:t xml:space="preserve">Regional maintenance accessibility. </w:t>
        </w:r>
      </w:ins>
      <w:del w:id="3564" w:author="Author B" w:date="2026-01-09T10:00:00Z">
        <w:r>
          <w:delText xml:space="preserve">Trend suggestions board. </w:delText>
        </w:r>
      </w:del>
      <w:ins w:id="3565" w:author="Author B" w:date="2026-01-10T10:00:00Z">
        <w:r>
          <w:t xml:space="preserve">The meeting forecast. </w:t>
        </w:r>
      </w:ins>
      <w:del w:id="3566" w:author="Author A" w:date="2026-01-11T10:00:00Z">
        <w:r>
          <w:delText xml:space="preserve">Inventory relevant group. </w:delText>
        </w:r>
      </w:del>
      <w:ins w:id="3567" w:author="Author A" w:date="2026-01-12T10:00:00Z">
        <w:r>
          <w:t xml:space="preserve">Notice claim team. </w:t>
        </w:r>
      </w:ins>
      <w:del w:id="3568" w:author="Author C" w:date="2026-01-13T10:00:00Z">
        <w:r>
          <w:delText xml:space="preserve">Pilot receipt corporate. </w:delText>
        </w:r>
      </w:del>
      <w:ins w:id="3569" w:author="Author C" w:date="2026-01-14T10:00:00Z">
        <w:r>
          <w:t xml:space="preserve">Regional maintenance accessibility. </w:t>
        </w:r>
      </w:ins>
      <w:del w:id="3570" w:author="Author B" w:date="2026-01-15T10:00:00Z">
        <w:r>
          <w:delText xml:space="preserve">Trend suggestions board. </w:delText>
        </w:r>
      </w:del>
    </w:p>
    <w:p>
      <w:commentRangeStart w:id="357"/>
      <w:r>
        <w:t xml:space="preserve">Pilot receipt corporate requirement.</w:t>
      </w:r>
      <w:commentRangeEnd w:id="357"/>
      <w:r>
        <w:rPr>
          <w:rStyle w:val="CommentReference"/>
        </w:rPr>
        <w:commentReference w:id="357"/>
      </w:r>
      <w:r>
        <w:t xml:space="preserve"> </w:t>
      </w:r>
      <w:ins w:id="3571" w:author="Author A" w:date="2026-01-16T10:00:00Z">
        <w:r>
          <w:t xml:space="preserve">Pilot receipt corporate. </w:t>
        </w:r>
      </w:ins>
      <w:del w:id="3572" w:author="Author C" w:date="2026-01-17T10:00:00Z">
        <w:r>
          <w:delText xml:space="preserve">Regional maintenance accessibility. </w:delText>
        </w:r>
      </w:del>
      <w:ins w:id="3573" w:author="Author C" w:date="2026-01-18T10:00:00Z">
        <w:r>
          <w:t xml:space="preserve">Trend suggestions board. </w:t>
        </w:r>
      </w:ins>
      <w:del w:id="3574" w:author="Author B" w:date="2026-01-19T10:00:00Z">
        <w:r>
          <w:delText xml:space="preserve">The meeting forecast. </w:delText>
        </w:r>
      </w:del>
      <w:ins w:id="3575" w:author="Author B" w:date="2026-01-20T10:00:00Z">
        <w:r>
          <w:t xml:space="preserve">Inventory relevant group. </w:t>
        </w:r>
      </w:ins>
      <w:del w:id="3576" w:author="Author A" w:date="2026-01-21T10:00:00Z">
        <w:r>
          <w:delText xml:space="preserve">Notice claim team. </w:delText>
        </w:r>
      </w:del>
      <w:ins w:id="3577" w:author="Author A" w:date="2026-01-22T10:00:00Z">
        <w:r>
          <w:t xml:space="preserve">Pilot receipt corporate. </w:t>
        </w:r>
      </w:ins>
      <w:del w:id="3578" w:author="Author C" w:date="2026-01-23T10:00:00Z">
        <w:r>
          <w:delText xml:space="preserve">Regional maintenance accessibility. </w:delText>
        </w:r>
      </w:del>
      <w:ins w:id="3579" w:author="Author C" w:date="2026-01-24T10:00:00Z">
        <w:r>
          <w:t xml:space="preserve">Trend suggestions board. </w:t>
        </w:r>
      </w:ins>
      <w:del w:id="3580" w:author="Author B" w:date="2026-01-25T10:00:00Z">
        <w:r>
          <w:delText xml:space="preserve">The meeting forecast. </w:delText>
        </w:r>
      </w:del>
    </w:p>
    <w:p>
      <w:commentRangeStart w:id="358"/>
      <w:r>
        <w:t xml:space="preserve">Regional maintenance accessibility tax.</w:t>
      </w:r>
      <w:commentRangeEnd w:id="358"/>
      <w:r>
        <w:rPr>
          <w:rStyle w:val="CommentReference"/>
        </w:rPr>
        <w:commentReference w:id="358"/>
      </w:r>
      <w:r>
        <w:t xml:space="preserve"> </w:t>
      </w:r>
      <w:ins w:id="3581" w:author="Author A" w:date="2026-01-26T10:00:00Z">
        <w:r>
          <w:t xml:space="preserve">Regional maintenance accessibility. </w:t>
        </w:r>
      </w:ins>
      <w:del w:id="3582" w:author="Author C" w:date="2026-01-27T10:00:00Z">
        <w:r>
          <w:delText xml:space="preserve">Trend suggestions board. </w:delText>
        </w:r>
      </w:del>
      <w:ins w:id="3583" w:author="Author C" w:date="2026-01-28T10:00:00Z">
        <w:r>
          <w:t xml:space="preserve">The meeting forecast. </w:t>
        </w:r>
      </w:ins>
      <w:del w:id="3584" w:author="Author B" w:date="2026-01-01T10:00:00Z">
        <w:r>
          <w:delText xml:space="preserve">Inventory relevant group. </w:delText>
        </w:r>
      </w:del>
      <w:ins w:id="3585" w:author="Author B" w:date="2026-01-02T10:00:00Z">
        <w:r>
          <w:t xml:space="preserve">Notice claim team. </w:t>
        </w:r>
      </w:ins>
      <w:del w:id="3586" w:author="Author A" w:date="2026-01-03T10:00:00Z">
        <w:r>
          <w:delText xml:space="preserve">Pilot receipt corporate. </w:delText>
        </w:r>
      </w:del>
      <w:ins w:id="3587" w:author="Author A" w:date="2026-01-04T10:00:00Z">
        <w:r>
          <w:t xml:space="preserve">Regional maintenance accessibility. </w:t>
        </w:r>
      </w:ins>
      <w:del w:id="3588" w:author="Author C" w:date="2026-01-05T10:00:00Z">
        <w:r>
          <w:delText xml:space="preserve">Trend suggestions board. </w:delText>
        </w:r>
      </w:del>
      <w:ins w:id="3589" w:author="Author C" w:date="2026-01-06T10:00:00Z">
        <w:r>
          <w:t xml:space="preserve">The meeting forecast. </w:t>
        </w:r>
      </w:ins>
      <w:del w:id="3590" w:author="Author B" w:date="2026-01-07T10:00:00Z">
        <w:r>
          <w:delText xml:space="preserve">Inventory relevant group. </w:delText>
        </w:r>
      </w:del>
    </w:p>
    <w:p>
      <w:commentRangeStart w:id="359"/>
      <w:r>
        <w:t xml:space="preserve">Trend suggestions board order.</w:t>
      </w:r>
      <w:commentRangeEnd w:id="359"/>
      <w:r>
        <w:rPr>
          <w:rStyle w:val="CommentReference"/>
        </w:rPr>
        <w:commentReference w:id="359"/>
      </w:r>
      <w:r>
        <w:t xml:space="preserve"> </w:t>
      </w:r>
      <w:ins w:id="3591" w:author="Author A" w:date="2026-01-08T10:00:00Z">
        <w:r>
          <w:t xml:space="preserve">Trend suggestions board. </w:t>
        </w:r>
      </w:ins>
      <w:del w:id="3592" w:author="Author C" w:date="2026-01-09T10:00:00Z">
        <w:r>
          <w:delText xml:space="preserve">The meeting forecast. </w:delText>
        </w:r>
      </w:del>
      <w:ins w:id="3593" w:author="Author C" w:date="2026-01-10T10:00:00Z">
        <w:r>
          <w:t xml:space="preserve">Inventory relevant group. </w:t>
        </w:r>
      </w:ins>
      <w:del w:id="3594" w:author="Author B" w:date="2026-01-11T10:00:00Z">
        <w:r>
          <w:delText xml:space="preserve">Notice claim team. </w:delText>
        </w:r>
      </w:del>
      <w:ins w:id="3595" w:author="Author B" w:date="2026-01-12T10:00:00Z">
        <w:r>
          <w:t xml:space="preserve">Pilot receipt corporate. </w:t>
        </w:r>
      </w:ins>
      <w:del w:id="3596" w:author="Author A" w:date="2026-01-13T10:00:00Z">
        <w:r>
          <w:delText xml:space="preserve">Regional maintenance accessibility. </w:delText>
        </w:r>
      </w:del>
      <w:ins w:id="3597" w:author="Author A" w:date="2026-01-14T10:00:00Z">
        <w:r>
          <w:t xml:space="preserve">Trend suggestions board. </w:t>
        </w:r>
      </w:ins>
      <w:del w:id="3598" w:author="Author C" w:date="2026-01-15T10:00:00Z">
        <w:r>
          <w:delText xml:space="preserve">The meeting forecast. </w:delText>
        </w:r>
      </w:del>
      <w:ins w:id="3599" w:author="Author C" w:date="2026-01-16T10:00:00Z">
        <w:r>
          <w:t xml:space="preserve">Inventory relevant group. </w:t>
        </w:r>
      </w:ins>
      <w:del w:id="3600" w:author="Author B" w:date="2026-01-17T10:00:00Z">
        <w:r>
          <w:delText xml:space="preserve">Notice claim team. </w:delText>
        </w:r>
      </w:del>
    </w:p>
    <w:p>
      <w:commentRangeStart w:id="360"/>
      <w:r>
        <w:t xml:space="preserve">The meeting forecast hereby.</w:t>
      </w:r>
      <w:commentRangeEnd w:id="360"/>
      <w:r>
        <w:rPr>
          <w:rStyle w:val="CommentReference"/>
        </w:rPr>
        <w:commentReference w:id="360"/>
      </w:r>
      <w:r>
        <w:t xml:space="preserve"> </w:t>
      </w:r>
      <w:ins w:id="3601" w:author="Author A" w:date="2026-01-18T10:00:00Z">
        <w:r>
          <w:t xml:space="preserve">The meeting forecast. </w:t>
        </w:r>
      </w:ins>
      <w:del w:id="3602" w:author="Author C" w:date="2026-01-19T10:00:00Z">
        <w:r>
          <w:delText xml:space="preserve">Inventory relevant group. </w:delText>
        </w:r>
      </w:del>
      <w:ins w:id="3603" w:author="Author C" w:date="2026-01-20T10:00:00Z">
        <w:r>
          <w:t xml:space="preserve">Notice claim team. </w:t>
        </w:r>
      </w:ins>
      <w:del w:id="3604" w:author="Author B" w:date="2026-01-21T10:00:00Z">
        <w:r>
          <w:delText xml:space="preserve">Pilot receipt corporate. </w:delText>
        </w:r>
      </w:del>
      <w:ins w:id="3605" w:author="Author B" w:date="2026-01-22T10:00:00Z">
        <w:r>
          <w:t xml:space="preserve">Regional maintenance accessibility. </w:t>
        </w:r>
      </w:ins>
      <w:del w:id="3606" w:author="Author A" w:date="2026-01-23T10:00:00Z">
        <w:r>
          <w:delText xml:space="preserve">Trend suggestions board. </w:delText>
        </w:r>
      </w:del>
      <w:ins w:id="3607" w:author="Author A" w:date="2026-01-24T10:00:00Z">
        <w:r>
          <w:t xml:space="preserve">The meeting forecast. </w:t>
        </w:r>
      </w:ins>
      <w:del w:id="3608" w:author="Author C" w:date="2026-01-25T10:00:00Z">
        <w:r>
          <w:delText xml:space="preserve">Inventory relevant group. </w:delText>
        </w:r>
      </w:del>
      <w:ins w:id="3609" w:author="Author C" w:date="2026-01-26T10:00:00Z">
        <w:r>
          <w:t xml:space="preserve">Notice claim team. </w:t>
        </w:r>
      </w:ins>
      <w:del w:id="3610" w:author="Author B" w:date="2026-01-27T10:00:00Z">
        <w:r>
          <w:delText xml:space="preserve">Pilot receipt corporate. </w:delText>
        </w:r>
      </w:del>
    </w:p>
    <w:p>
      <w:commentRangeStart w:id="361"/>
      <w:r>
        <w:t xml:space="preserve">Inventory relevant group relief.</w:t>
      </w:r>
      <w:commentRangeEnd w:id="361"/>
      <w:r>
        <w:rPr>
          <w:rStyle w:val="CommentReference"/>
        </w:rPr>
        <w:commentReference w:id="361"/>
      </w:r>
      <w:r>
        <w:t xml:space="preserve"> </w:t>
      </w:r>
      <w:ins w:id="3611" w:author="Author A" w:date="2026-01-28T10:00:00Z">
        <w:r>
          <w:t xml:space="preserve">Inventory relevant group. </w:t>
        </w:r>
      </w:ins>
      <w:del w:id="3612" w:author="Author C" w:date="2026-01-01T10:00:00Z">
        <w:r>
          <w:delText xml:space="preserve">Notice claim team. </w:delText>
        </w:r>
      </w:del>
      <w:ins w:id="3613" w:author="Author C" w:date="2026-01-02T10:00:00Z">
        <w:r>
          <w:t xml:space="preserve">Pilot receipt corporate. </w:t>
        </w:r>
      </w:ins>
      <w:del w:id="3614" w:author="Author B" w:date="2026-01-03T10:00:00Z">
        <w:r>
          <w:delText xml:space="preserve">Regional maintenance accessibility. </w:delText>
        </w:r>
      </w:del>
      <w:ins w:id="3615" w:author="Author B" w:date="2026-01-04T10:00:00Z">
        <w:r>
          <w:t xml:space="preserve">Trend suggestions board. </w:t>
        </w:r>
      </w:ins>
      <w:del w:id="3616" w:author="Author A" w:date="2026-01-05T10:00:00Z">
        <w:r>
          <w:delText xml:space="preserve">The meeting forecast. </w:delText>
        </w:r>
      </w:del>
      <w:ins w:id="3617" w:author="Author A" w:date="2026-01-06T10:00:00Z">
        <w:r>
          <w:t xml:space="preserve">Inventory relevant group. </w:t>
        </w:r>
      </w:ins>
      <w:del w:id="3618" w:author="Author C" w:date="2026-01-07T10:00:00Z">
        <w:r>
          <w:delText xml:space="preserve">Notice claim team. </w:delText>
        </w:r>
      </w:del>
      <w:ins w:id="3619" w:author="Author C" w:date="2026-01-08T10:00:00Z">
        <w:r>
          <w:t xml:space="preserve">Pilot receipt corporate. </w:t>
        </w:r>
      </w:ins>
      <w:del w:id="3620" w:author="Author B" w:date="2026-01-09T10:00:00Z">
        <w:r>
          <w:delText xml:space="preserve">Regional maintenance accessibility. </w:delText>
        </w:r>
      </w:del>
    </w:p>
    <w:p>
      <w:commentRangeStart w:id="362"/>
      <w:r>
        <w:t xml:space="preserve">Notice claim team export.</w:t>
      </w:r>
      <w:commentRangeEnd w:id="362"/>
      <w:r>
        <w:rPr>
          <w:rStyle w:val="CommentReference"/>
        </w:rPr>
        <w:commentReference w:id="362"/>
      </w:r>
      <w:r>
        <w:t xml:space="preserve"> </w:t>
      </w:r>
      <w:ins w:id="3621" w:author="Author A" w:date="2026-01-10T10:00:00Z">
        <w:r>
          <w:t xml:space="preserve">Notice claim team. </w:t>
        </w:r>
      </w:ins>
      <w:del w:id="3622" w:author="Author C" w:date="2026-01-11T10:00:00Z">
        <w:r>
          <w:delText xml:space="preserve">Pilot receipt corporate. </w:delText>
        </w:r>
      </w:del>
      <w:ins w:id="3623" w:author="Author C" w:date="2026-01-12T10:00:00Z">
        <w:r>
          <w:t xml:space="preserve">Regional maintenance accessibility. </w:t>
        </w:r>
      </w:ins>
      <w:del w:id="3624" w:author="Author B" w:date="2026-01-13T10:00:00Z">
        <w:r>
          <w:delText xml:space="preserve">Trend suggestions board. </w:delText>
        </w:r>
      </w:del>
      <w:ins w:id="3625" w:author="Author B" w:date="2026-01-14T10:00:00Z">
        <w:r>
          <w:t xml:space="preserve">The meeting forecast. </w:t>
        </w:r>
      </w:ins>
      <w:del w:id="3626" w:author="Author A" w:date="2026-01-15T10:00:00Z">
        <w:r>
          <w:delText xml:space="preserve">Inventory relevant group. </w:delText>
        </w:r>
      </w:del>
      <w:ins w:id="3627" w:author="Author A" w:date="2026-01-16T10:00:00Z">
        <w:r>
          <w:t xml:space="preserve">Notice claim team. </w:t>
        </w:r>
      </w:ins>
      <w:del w:id="3628" w:author="Author C" w:date="2026-01-17T10:00:00Z">
        <w:r>
          <w:delText xml:space="preserve">Pilot receipt corporate. </w:delText>
        </w:r>
      </w:del>
      <w:ins w:id="3629" w:author="Author C" w:date="2026-01-18T10:00:00Z">
        <w:r>
          <w:t xml:space="preserve">Regional maintenance accessibility. </w:t>
        </w:r>
      </w:ins>
      <w:del w:id="3630" w:author="Author B" w:date="2026-01-19T10:00:00Z">
        <w:r>
          <w:delText xml:space="preserve">Trend suggestions board. </w:delText>
        </w:r>
      </w:del>
    </w:p>
    <w:p>
      <w:commentRangeStart w:id="363"/>
      <w:r>
        <w:t xml:space="preserve">Pilot receipt corporate requirement.</w:t>
      </w:r>
      <w:commentRangeEnd w:id="363"/>
      <w:r>
        <w:rPr>
          <w:rStyle w:val="CommentReference"/>
        </w:rPr>
        <w:commentReference w:id="363"/>
      </w:r>
      <w:r>
        <w:t xml:space="preserve"> </w:t>
      </w:r>
      <w:ins w:id="3631" w:author="Author A" w:date="2026-01-20T10:00:00Z">
        <w:r>
          <w:t xml:space="preserve">Pilot receipt corporate. </w:t>
        </w:r>
      </w:ins>
      <w:del w:id="3632" w:author="Author C" w:date="2026-01-21T10:00:00Z">
        <w:r>
          <w:delText xml:space="preserve">Regional maintenance accessibility. </w:delText>
        </w:r>
      </w:del>
      <w:ins w:id="3633" w:author="Author C" w:date="2026-01-22T10:00:00Z">
        <w:r>
          <w:t xml:space="preserve">Trend suggestions board. </w:t>
        </w:r>
      </w:ins>
      <w:del w:id="3634" w:author="Author B" w:date="2026-01-23T10:00:00Z">
        <w:r>
          <w:delText xml:space="preserve">The meeting forecast. </w:delText>
        </w:r>
      </w:del>
      <w:ins w:id="3635" w:author="Author B" w:date="2026-01-24T10:00:00Z">
        <w:r>
          <w:t xml:space="preserve">Inventory relevant group. </w:t>
        </w:r>
      </w:ins>
      <w:del w:id="3636" w:author="Author A" w:date="2026-01-25T10:00:00Z">
        <w:r>
          <w:delText xml:space="preserve">Notice claim team. </w:delText>
        </w:r>
      </w:del>
      <w:ins w:id="3637" w:author="Author A" w:date="2026-01-26T10:00:00Z">
        <w:r>
          <w:t xml:space="preserve">Pilot receipt corporate. </w:t>
        </w:r>
      </w:ins>
      <w:del w:id="3638" w:author="Author C" w:date="2026-01-27T10:00:00Z">
        <w:r>
          <w:delText xml:space="preserve">Regional maintenance accessibility. </w:delText>
        </w:r>
      </w:del>
      <w:ins w:id="3639" w:author="Author C" w:date="2026-01-28T10:00:00Z">
        <w:r>
          <w:t xml:space="preserve">Trend suggestions board. </w:t>
        </w:r>
      </w:ins>
      <w:del w:id="3640" w:author="Author B" w:date="2026-01-01T10:00:00Z">
        <w:r>
          <w:delText xml:space="preserve">The meeting forecast. </w:delText>
        </w:r>
      </w:del>
    </w:p>
    <w:p>
      <w:commentRangeStart w:id="364"/>
      <w:r>
        <w:t xml:space="preserve">Regional maintenance accessibility tax.</w:t>
      </w:r>
      <w:commentRangeEnd w:id="364"/>
      <w:r>
        <w:rPr>
          <w:rStyle w:val="CommentReference"/>
        </w:rPr>
        <w:commentReference w:id="364"/>
      </w:r>
      <w:r>
        <w:t xml:space="preserve"> </w:t>
      </w:r>
      <w:ins w:id="3641" w:author="Author A" w:date="2026-01-02T10:00:00Z">
        <w:r>
          <w:t xml:space="preserve">Regional maintenance accessibility. </w:t>
        </w:r>
      </w:ins>
      <w:del w:id="3642" w:author="Author C" w:date="2026-01-03T10:00:00Z">
        <w:r>
          <w:delText xml:space="preserve">Trend suggestions board. </w:delText>
        </w:r>
      </w:del>
      <w:ins w:id="3643" w:author="Author C" w:date="2026-01-04T10:00:00Z">
        <w:r>
          <w:t xml:space="preserve">The meeting forecast. </w:t>
        </w:r>
      </w:ins>
      <w:del w:id="3644" w:author="Author B" w:date="2026-01-05T10:00:00Z">
        <w:r>
          <w:delText xml:space="preserve">Inventory relevant group. </w:delText>
        </w:r>
      </w:del>
      <w:ins w:id="3645" w:author="Author B" w:date="2026-01-06T10:00:00Z">
        <w:r>
          <w:t xml:space="preserve">Notice claim team. </w:t>
        </w:r>
      </w:ins>
      <w:del w:id="3646" w:author="Author A" w:date="2026-01-07T10:00:00Z">
        <w:r>
          <w:delText xml:space="preserve">Pilot receipt corporate. </w:delText>
        </w:r>
      </w:del>
      <w:ins w:id="3647" w:author="Author A" w:date="2026-01-08T10:00:00Z">
        <w:r>
          <w:t xml:space="preserve">Regional maintenance accessibility. </w:t>
        </w:r>
      </w:ins>
      <w:del w:id="3648" w:author="Author C" w:date="2026-01-09T10:00:00Z">
        <w:r>
          <w:delText xml:space="preserve">Trend suggestions board. </w:delText>
        </w:r>
      </w:del>
      <w:ins w:id="3649" w:author="Author C" w:date="2026-01-10T10:00:00Z">
        <w:r>
          <w:t xml:space="preserve">The meeting forecast. </w:t>
        </w:r>
      </w:ins>
      <w:del w:id="3650" w:author="Author B" w:date="2026-01-11T10:00:00Z">
        <w:r>
          <w:delText xml:space="preserve">Inventory relevant group. </w:delText>
        </w:r>
      </w:del>
    </w:p>
    <w:p>
      <w:commentRangeStart w:id="365"/>
      <w:r>
        <w:t xml:space="preserve">Trend suggestions board order.</w:t>
      </w:r>
      <w:commentRangeEnd w:id="365"/>
      <w:r>
        <w:rPr>
          <w:rStyle w:val="CommentReference"/>
        </w:rPr>
        <w:commentReference w:id="365"/>
      </w:r>
      <w:r>
        <w:t xml:space="preserve"> </w:t>
      </w:r>
      <w:ins w:id="3651" w:author="Author A" w:date="2026-01-12T10:00:00Z">
        <w:r>
          <w:t xml:space="preserve">Trend suggestions board. </w:t>
        </w:r>
      </w:ins>
      <w:del w:id="3652" w:author="Author C" w:date="2026-01-13T10:00:00Z">
        <w:r>
          <w:delText xml:space="preserve">The meeting forecast. </w:delText>
        </w:r>
      </w:del>
      <w:ins w:id="3653" w:author="Author C" w:date="2026-01-14T10:00:00Z">
        <w:r>
          <w:t xml:space="preserve">Inventory relevant group. </w:t>
        </w:r>
      </w:ins>
      <w:del w:id="3654" w:author="Author B" w:date="2026-01-15T10:00:00Z">
        <w:r>
          <w:delText xml:space="preserve">Notice claim team. </w:delText>
        </w:r>
      </w:del>
      <w:ins w:id="3655" w:author="Author B" w:date="2026-01-16T10:00:00Z">
        <w:r>
          <w:t xml:space="preserve">Pilot receipt corporate. </w:t>
        </w:r>
      </w:ins>
      <w:del w:id="3656" w:author="Author A" w:date="2026-01-17T10:00:00Z">
        <w:r>
          <w:delText xml:space="preserve">Regional maintenance accessibility. </w:delText>
        </w:r>
      </w:del>
      <w:ins w:id="3657" w:author="Author A" w:date="2026-01-18T10:00:00Z">
        <w:r>
          <w:t xml:space="preserve">Trend suggestions board. </w:t>
        </w:r>
      </w:ins>
      <w:del w:id="3658" w:author="Author C" w:date="2026-01-19T10:00:00Z">
        <w:r>
          <w:delText xml:space="preserve">The meeting forecast. </w:delText>
        </w:r>
      </w:del>
      <w:ins w:id="3659" w:author="Author C" w:date="2026-01-20T10:00:00Z">
        <w:r>
          <w:t xml:space="preserve">Inventory relevant group. </w:t>
        </w:r>
      </w:ins>
      <w:del w:id="3660" w:author="Author B" w:date="2026-01-21T10:00:00Z">
        <w:r>
          <w:delText xml:space="preserve">Notice claim team. </w:delText>
        </w:r>
      </w:del>
    </w:p>
    <w:p>
      <w:commentRangeStart w:id="366"/>
      <w:r>
        <w:t xml:space="preserve">The meeting forecast hereby.</w:t>
      </w:r>
      <w:commentRangeEnd w:id="366"/>
      <w:r>
        <w:rPr>
          <w:rStyle w:val="CommentReference"/>
        </w:rPr>
        <w:commentReference w:id="366"/>
      </w:r>
      <w:r>
        <w:t xml:space="preserve"> </w:t>
      </w:r>
      <w:ins w:id="3661" w:author="Author A" w:date="2026-01-22T10:00:00Z">
        <w:r>
          <w:t xml:space="preserve">The meeting forecast. </w:t>
        </w:r>
      </w:ins>
      <w:del w:id="3662" w:author="Author C" w:date="2026-01-23T10:00:00Z">
        <w:r>
          <w:delText xml:space="preserve">Inventory relevant group. </w:delText>
        </w:r>
      </w:del>
      <w:ins w:id="3663" w:author="Author C" w:date="2026-01-24T10:00:00Z">
        <w:r>
          <w:t xml:space="preserve">Notice claim team. </w:t>
        </w:r>
      </w:ins>
      <w:del w:id="3664" w:author="Author B" w:date="2026-01-25T10:00:00Z">
        <w:r>
          <w:delText xml:space="preserve">Pilot receipt corporate. </w:delText>
        </w:r>
      </w:del>
      <w:ins w:id="3665" w:author="Author B" w:date="2026-01-26T10:00:00Z">
        <w:r>
          <w:t xml:space="preserve">Regional maintenance accessibility. </w:t>
        </w:r>
      </w:ins>
      <w:del w:id="3666" w:author="Author A" w:date="2026-01-27T10:00:00Z">
        <w:r>
          <w:delText xml:space="preserve">Trend suggestions board. </w:delText>
        </w:r>
      </w:del>
      <w:ins w:id="3667" w:author="Author A" w:date="2026-01-28T10:00:00Z">
        <w:r>
          <w:t xml:space="preserve">The meeting forecast. </w:t>
        </w:r>
      </w:ins>
      <w:del w:id="3668" w:author="Author C" w:date="2026-01-01T10:00:00Z">
        <w:r>
          <w:delText xml:space="preserve">Inventory relevant group. </w:delText>
        </w:r>
      </w:del>
      <w:ins w:id="3669" w:author="Author C" w:date="2026-01-02T10:00:00Z">
        <w:r>
          <w:t xml:space="preserve">Notice claim team. </w:t>
        </w:r>
      </w:ins>
      <w:del w:id="3670" w:author="Author B" w:date="2026-01-03T10:00:00Z">
        <w:r>
          <w:delText xml:space="preserve">Pilot receipt corporate. </w:delText>
        </w:r>
      </w:del>
    </w:p>
    <w:p>
      <w:commentRangeStart w:id="367"/>
      <w:r>
        <w:t xml:space="preserve">Inventory relevant group relief.</w:t>
      </w:r>
      <w:commentRangeEnd w:id="367"/>
      <w:r>
        <w:rPr>
          <w:rStyle w:val="CommentReference"/>
        </w:rPr>
        <w:commentReference w:id="367"/>
      </w:r>
      <w:r>
        <w:t xml:space="preserve"> </w:t>
      </w:r>
      <w:ins w:id="3671" w:author="Author A" w:date="2026-01-04T10:00:00Z">
        <w:r>
          <w:t xml:space="preserve">Inventory relevant group. </w:t>
        </w:r>
      </w:ins>
      <w:del w:id="3672" w:author="Author C" w:date="2026-01-05T10:00:00Z">
        <w:r>
          <w:delText xml:space="preserve">Notice claim team. </w:delText>
        </w:r>
      </w:del>
      <w:ins w:id="3673" w:author="Author C" w:date="2026-01-06T10:00:00Z">
        <w:r>
          <w:t xml:space="preserve">Pilot receipt corporate. </w:t>
        </w:r>
      </w:ins>
      <w:del w:id="3674" w:author="Author B" w:date="2026-01-07T10:00:00Z">
        <w:r>
          <w:delText xml:space="preserve">Regional maintenance accessibility. </w:delText>
        </w:r>
      </w:del>
      <w:ins w:id="3675" w:author="Author B" w:date="2026-01-08T10:00:00Z">
        <w:r>
          <w:t xml:space="preserve">Trend suggestions board. </w:t>
        </w:r>
      </w:ins>
      <w:del w:id="3676" w:author="Author A" w:date="2026-01-09T10:00:00Z">
        <w:r>
          <w:delText xml:space="preserve">The meeting forecast. </w:delText>
        </w:r>
      </w:del>
      <w:ins w:id="3677" w:author="Author A" w:date="2026-01-10T10:00:00Z">
        <w:r>
          <w:t xml:space="preserve">Inventory relevant group. </w:t>
        </w:r>
      </w:ins>
      <w:del w:id="3678" w:author="Author C" w:date="2026-01-11T10:00:00Z">
        <w:r>
          <w:delText xml:space="preserve">Notice claim team. </w:delText>
        </w:r>
      </w:del>
      <w:ins w:id="3679" w:author="Author C" w:date="2026-01-12T10:00:00Z">
        <w:r>
          <w:t xml:space="preserve">Pilot receipt corporate. </w:t>
        </w:r>
      </w:ins>
      <w:del w:id="3680" w:author="Author B" w:date="2026-01-13T10:00:00Z">
        <w:r>
          <w:delText xml:space="preserve">Regional maintenance accessibility. </w:delText>
        </w:r>
      </w:del>
    </w:p>
    <w:p>
      <w:commentRangeStart w:id="368"/>
      <w:r>
        <w:t xml:space="preserve">Notice claim team export.</w:t>
      </w:r>
      <w:commentRangeEnd w:id="368"/>
      <w:r>
        <w:rPr>
          <w:rStyle w:val="CommentReference"/>
        </w:rPr>
        <w:commentReference w:id="368"/>
      </w:r>
      <w:r>
        <w:t xml:space="preserve"> </w:t>
      </w:r>
      <w:ins w:id="3681" w:author="Author A" w:date="2026-01-14T10:00:00Z">
        <w:r>
          <w:t xml:space="preserve">Notice claim team. </w:t>
        </w:r>
      </w:ins>
      <w:del w:id="3682" w:author="Author C" w:date="2026-01-15T10:00:00Z">
        <w:r>
          <w:delText xml:space="preserve">Pilot receipt corporate. </w:delText>
        </w:r>
      </w:del>
      <w:ins w:id="3683" w:author="Author C" w:date="2026-01-16T10:00:00Z">
        <w:r>
          <w:t xml:space="preserve">Regional maintenance accessibility. </w:t>
        </w:r>
      </w:ins>
      <w:del w:id="3684" w:author="Author B" w:date="2026-01-17T10:00:00Z">
        <w:r>
          <w:delText xml:space="preserve">Trend suggestions board. </w:delText>
        </w:r>
      </w:del>
      <w:ins w:id="3685" w:author="Author B" w:date="2026-01-18T10:00:00Z">
        <w:r>
          <w:t xml:space="preserve">The meeting forecast. </w:t>
        </w:r>
      </w:ins>
      <w:del w:id="3686" w:author="Author A" w:date="2026-01-19T10:00:00Z">
        <w:r>
          <w:delText xml:space="preserve">Inventory relevant group. </w:delText>
        </w:r>
      </w:del>
      <w:ins w:id="3687" w:author="Author A" w:date="2026-01-20T10:00:00Z">
        <w:r>
          <w:t xml:space="preserve">Notice claim team. </w:t>
        </w:r>
      </w:ins>
      <w:del w:id="3688" w:author="Author C" w:date="2026-01-21T10:00:00Z">
        <w:r>
          <w:delText xml:space="preserve">Pilot receipt corporate. </w:delText>
        </w:r>
      </w:del>
      <w:ins w:id="3689" w:author="Author C" w:date="2026-01-22T10:00:00Z">
        <w:r>
          <w:t xml:space="preserve">Regional maintenance accessibility. </w:t>
        </w:r>
      </w:ins>
      <w:del w:id="3690" w:author="Author B" w:date="2026-01-23T10:00:00Z">
        <w:r>
          <w:delText xml:space="preserve">Trend suggestions board. </w:delText>
        </w:r>
      </w:del>
    </w:p>
    <w:p>
      <w:commentRangeStart w:id="369"/>
      <w:r>
        <w:t xml:space="preserve">Pilot receipt corporate requirement.</w:t>
      </w:r>
      <w:commentRangeEnd w:id="369"/>
      <w:r>
        <w:rPr>
          <w:rStyle w:val="CommentReference"/>
        </w:rPr>
        <w:commentReference w:id="369"/>
      </w:r>
      <w:r>
        <w:t xml:space="preserve"> </w:t>
      </w:r>
      <w:ins w:id="3691" w:author="Author A" w:date="2026-01-24T10:00:00Z">
        <w:r>
          <w:t xml:space="preserve">Pilot receipt corporate. </w:t>
        </w:r>
      </w:ins>
      <w:del w:id="3692" w:author="Author C" w:date="2026-01-25T10:00:00Z">
        <w:r>
          <w:delText xml:space="preserve">Regional maintenance accessibility. </w:delText>
        </w:r>
      </w:del>
      <w:ins w:id="3693" w:author="Author C" w:date="2026-01-26T10:00:00Z">
        <w:r>
          <w:t xml:space="preserve">Trend suggestions board. </w:t>
        </w:r>
      </w:ins>
      <w:del w:id="3694" w:author="Author B" w:date="2026-01-27T10:00:00Z">
        <w:r>
          <w:delText xml:space="preserve">The meeting forecast. </w:delText>
        </w:r>
      </w:del>
      <w:ins w:id="3695" w:author="Author B" w:date="2026-01-28T10:00:00Z">
        <w:r>
          <w:t xml:space="preserve">Inventory relevant group. </w:t>
        </w:r>
      </w:ins>
      <w:del w:id="3696" w:author="Author A" w:date="2026-01-01T10:00:00Z">
        <w:r>
          <w:delText xml:space="preserve">Notice claim team. </w:delText>
        </w:r>
      </w:del>
      <w:ins w:id="3697" w:author="Author A" w:date="2026-01-02T10:00:00Z">
        <w:r>
          <w:t xml:space="preserve">Pilot receipt corporate. </w:t>
        </w:r>
      </w:ins>
      <w:del w:id="3698" w:author="Author C" w:date="2026-01-03T10:00:00Z">
        <w:r>
          <w:delText xml:space="preserve">Regional maintenance accessibility. </w:delText>
        </w:r>
      </w:del>
      <w:ins w:id="3699" w:author="Author C" w:date="2026-01-04T10:00:00Z">
        <w:r>
          <w:t xml:space="preserve">Trend suggestions board. </w:t>
        </w:r>
      </w:ins>
      <w:del w:id="3700" w:author="Author B" w:date="2026-01-05T10:00:00Z">
        <w:r>
          <w:delText xml:space="preserve">The meeting forecast. </w:delText>
        </w:r>
      </w:del>
    </w:p>
    <w:p>
      <w:commentRangeStart w:id="370"/>
      <w:r>
        <w:t xml:space="preserve">Regional maintenance accessibility tax.</w:t>
      </w:r>
      <w:commentRangeEnd w:id="370"/>
      <w:r>
        <w:rPr>
          <w:rStyle w:val="CommentReference"/>
        </w:rPr>
        <w:commentReference w:id="370"/>
      </w:r>
      <w:r>
        <w:t xml:space="preserve"> </w:t>
      </w:r>
      <w:ins w:id="3701" w:author="Author A" w:date="2026-01-06T10:00:00Z">
        <w:r>
          <w:t xml:space="preserve">Regional maintenance accessibility. </w:t>
        </w:r>
      </w:ins>
      <w:del w:id="3702" w:author="Author C" w:date="2026-01-07T10:00:00Z">
        <w:r>
          <w:delText xml:space="preserve">Trend suggestions board. </w:delText>
        </w:r>
      </w:del>
      <w:ins w:id="3703" w:author="Author C" w:date="2026-01-08T10:00:00Z">
        <w:r>
          <w:t xml:space="preserve">The meeting forecast. </w:t>
        </w:r>
      </w:ins>
      <w:del w:id="3704" w:author="Author B" w:date="2026-01-09T10:00:00Z">
        <w:r>
          <w:delText xml:space="preserve">Inventory relevant group. </w:delText>
        </w:r>
      </w:del>
      <w:ins w:id="3705" w:author="Author B" w:date="2026-01-10T10:00:00Z">
        <w:r>
          <w:t xml:space="preserve">Notice claim team. </w:t>
        </w:r>
      </w:ins>
      <w:del w:id="3706" w:author="Author A" w:date="2026-01-11T10:00:00Z">
        <w:r>
          <w:delText xml:space="preserve">Pilot receipt corporate. </w:delText>
        </w:r>
      </w:del>
      <w:ins w:id="3707" w:author="Author A" w:date="2026-01-12T10:00:00Z">
        <w:r>
          <w:t xml:space="preserve">Regional maintenance accessibility. </w:t>
        </w:r>
      </w:ins>
      <w:del w:id="3708" w:author="Author C" w:date="2026-01-13T10:00:00Z">
        <w:r>
          <w:delText xml:space="preserve">Trend suggestions board. </w:delText>
        </w:r>
      </w:del>
      <w:ins w:id="3709" w:author="Author C" w:date="2026-01-14T10:00:00Z">
        <w:r>
          <w:t xml:space="preserve">The meeting forecast. </w:t>
        </w:r>
      </w:ins>
      <w:del w:id="3710" w:author="Author B" w:date="2026-01-15T10:00:00Z">
        <w:r>
          <w:delText xml:space="preserve">Inventory relevant group. </w:delText>
        </w:r>
      </w:del>
    </w:p>
    <w:p>
      <w:commentRangeStart w:id="371"/>
      <w:r>
        <w:t xml:space="preserve">Trend suggestions board order.</w:t>
      </w:r>
      <w:commentRangeEnd w:id="371"/>
      <w:r>
        <w:rPr>
          <w:rStyle w:val="CommentReference"/>
        </w:rPr>
        <w:commentReference w:id="371"/>
      </w:r>
      <w:r>
        <w:t xml:space="preserve"> </w:t>
      </w:r>
      <w:ins w:id="3711" w:author="Author A" w:date="2026-01-16T10:00:00Z">
        <w:r>
          <w:t xml:space="preserve">Trend suggestions board. </w:t>
        </w:r>
      </w:ins>
      <w:del w:id="3712" w:author="Author C" w:date="2026-01-17T10:00:00Z">
        <w:r>
          <w:delText xml:space="preserve">The meeting forecast. </w:delText>
        </w:r>
      </w:del>
      <w:ins w:id="3713" w:author="Author C" w:date="2026-01-18T10:00:00Z">
        <w:r>
          <w:t xml:space="preserve">Inventory relevant group. </w:t>
        </w:r>
      </w:ins>
      <w:del w:id="3714" w:author="Author B" w:date="2026-01-19T10:00:00Z">
        <w:r>
          <w:delText xml:space="preserve">Notice claim team. </w:delText>
        </w:r>
      </w:del>
      <w:ins w:id="3715" w:author="Author B" w:date="2026-01-20T10:00:00Z">
        <w:r>
          <w:t xml:space="preserve">Pilot receipt corporate. </w:t>
        </w:r>
      </w:ins>
      <w:del w:id="3716" w:author="Author A" w:date="2026-01-21T10:00:00Z">
        <w:r>
          <w:delText xml:space="preserve">Regional maintenance accessibility. </w:delText>
        </w:r>
      </w:del>
      <w:ins w:id="3717" w:author="Author A" w:date="2026-01-22T10:00:00Z">
        <w:r>
          <w:t xml:space="preserve">Trend suggestions board. </w:t>
        </w:r>
      </w:ins>
      <w:del w:id="3718" w:author="Author C" w:date="2026-01-23T10:00:00Z">
        <w:r>
          <w:delText xml:space="preserve">The meeting forecast. </w:delText>
        </w:r>
      </w:del>
      <w:ins w:id="3719" w:author="Author C" w:date="2026-01-24T10:00:00Z">
        <w:r>
          <w:t xml:space="preserve">Inventory relevant group. </w:t>
        </w:r>
      </w:ins>
      <w:del w:id="3720" w:author="Author B" w:date="2026-01-25T10:00:00Z">
        <w:r>
          <w:delText xml:space="preserve">Notice claim team. </w:delText>
        </w:r>
      </w:del>
    </w:p>
    <w:p>
      <w:commentRangeStart w:id="372"/>
      <w:r>
        <w:t xml:space="preserve">The meeting forecast hereby.</w:t>
      </w:r>
      <w:commentRangeEnd w:id="372"/>
      <w:r>
        <w:rPr>
          <w:rStyle w:val="CommentReference"/>
        </w:rPr>
        <w:commentReference w:id="372"/>
      </w:r>
      <w:r>
        <w:t xml:space="preserve"> </w:t>
      </w:r>
      <w:ins w:id="3721" w:author="Author A" w:date="2026-01-26T10:00:00Z">
        <w:r>
          <w:t xml:space="preserve">The meeting forecast. </w:t>
        </w:r>
      </w:ins>
      <w:del w:id="3722" w:author="Author C" w:date="2026-01-27T10:00:00Z">
        <w:r>
          <w:delText xml:space="preserve">Inventory relevant group. </w:delText>
        </w:r>
      </w:del>
      <w:ins w:id="3723" w:author="Author C" w:date="2026-01-28T10:00:00Z">
        <w:r>
          <w:t xml:space="preserve">Notice claim team. </w:t>
        </w:r>
      </w:ins>
      <w:del w:id="3724" w:author="Author B" w:date="2026-01-01T10:00:00Z">
        <w:r>
          <w:delText xml:space="preserve">Pilot receipt corporate. </w:delText>
        </w:r>
      </w:del>
      <w:ins w:id="3725" w:author="Author B" w:date="2026-01-02T10:00:00Z">
        <w:r>
          <w:t xml:space="preserve">Regional maintenance accessibility. </w:t>
        </w:r>
      </w:ins>
      <w:del w:id="3726" w:author="Author A" w:date="2026-01-03T10:00:00Z">
        <w:r>
          <w:delText xml:space="preserve">Trend suggestions board. </w:delText>
        </w:r>
      </w:del>
      <w:ins w:id="3727" w:author="Author A" w:date="2026-01-04T10:00:00Z">
        <w:r>
          <w:t xml:space="preserve">The meeting forecast. </w:t>
        </w:r>
      </w:ins>
      <w:del w:id="3728" w:author="Author C" w:date="2026-01-05T10:00:00Z">
        <w:r>
          <w:delText xml:space="preserve">Inventory relevant group. </w:delText>
        </w:r>
      </w:del>
      <w:ins w:id="3729" w:author="Author C" w:date="2026-01-06T10:00:00Z">
        <w:r>
          <w:t xml:space="preserve">Notice claim team. </w:t>
        </w:r>
      </w:ins>
      <w:del w:id="3730" w:author="Author B" w:date="2026-01-07T10:00:00Z">
        <w:r>
          <w:delText xml:space="preserve">Pilot receipt corporate. </w:delText>
        </w:r>
      </w:del>
    </w:p>
    <w:p>
      <w:commentRangeStart w:id="373"/>
      <w:r>
        <w:t xml:space="preserve">Inventory relevant group relief.</w:t>
      </w:r>
      <w:commentRangeEnd w:id="373"/>
      <w:r>
        <w:rPr>
          <w:rStyle w:val="CommentReference"/>
        </w:rPr>
        <w:commentReference w:id="373"/>
      </w:r>
      <w:r>
        <w:t xml:space="preserve"> </w:t>
      </w:r>
      <w:ins w:id="3731" w:author="Author A" w:date="2026-01-08T10:00:00Z">
        <w:r>
          <w:t xml:space="preserve">Inventory relevant group. </w:t>
        </w:r>
      </w:ins>
      <w:del w:id="3732" w:author="Author C" w:date="2026-01-09T10:00:00Z">
        <w:r>
          <w:delText xml:space="preserve">Notice claim team. </w:delText>
        </w:r>
      </w:del>
      <w:ins w:id="3733" w:author="Author C" w:date="2026-01-10T10:00:00Z">
        <w:r>
          <w:t xml:space="preserve">Pilot receipt corporate. </w:t>
        </w:r>
      </w:ins>
      <w:del w:id="3734" w:author="Author B" w:date="2026-01-11T10:00:00Z">
        <w:r>
          <w:delText xml:space="preserve">Regional maintenance accessibility. </w:delText>
        </w:r>
      </w:del>
      <w:ins w:id="3735" w:author="Author B" w:date="2026-01-12T10:00:00Z">
        <w:r>
          <w:t xml:space="preserve">Trend suggestions board. </w:t>
        </w:r>
      </w:ins>
      <w:del w:id="3736" w:author="Author A" w:date="2026-01-13T10:00:00Z">
        <w:r>
          <w:delText xml:space="preserve">The meeting forecast. </w:delText>
        </w:r>
      </w:del>
      <w:ins w:id="3737" w:author="Author A" w:date="2026-01-14T10:00:00Z">
        <w:r>
          <w:t xml:space="preserve">Inventory relevant group. </w:t>
        </w:r>
      </w:ins>
      <w:del w:id="3738" w:author="Author C" w:date="2026-01-15T10:00:00Z">
        <w:r>
          <w:delText xml:space="preserve">Notice claim team. </w:delText>
        </w:r>
      </w:del>
      <w:ins w:id="3739" w:author="Author C" w:date="2026-01-16T10:00:00Z">
        <w:r>
          <w:t xml:space="preserve">Pilot receipt corporate. </w:t>
        </w:r>
      </w:ins>
      <w:del w:id="3740" w:author="Author B" w:date="2026-01-17T10:00:00Z">
        <w:r>
          <w:delText xml:space="preserve">Regional maintenance accessibility. </w:delText>
        </w:r>
      </w:del>
    </w:p>
    <w:p>
      <w:commentRangeStart w:id="374"/>
      <w:r>
        <w:t xml:space="preserve">Notice claim team export.</w:t>
      </w:r>
      <w:commentRangeEnd w:id="374"/>
      <w:r>
        <w:rPr>
          <w:rStyle w:val="CommentReference"/>
        </w:rPr>
        <w:commentReference w:id="374"/>
      </w:r>
      <w:r>
        <w:t xml:space="preserve"> </w:t>
      </w:r>
      <w:ins w:id="3741" w:author="Author A" w:date="2026-01-18T10:00:00Z">
        <w:r>
          <w:t xml:space="preserve">Notice claim team. </w:t>
        </w:r>
      </w:ins>
      <w:del w:id="3742" w:author="Author C" w:date="2026-01-19T10:00:00Z">
        <w:r>
          <w:delText xml:space="preserve">Pilot receipt corporate. </w:delText>
        </w:r>
      </w:del>
      <w:ins w:id="3743" w:author="Author C" w:date="2026-01-20T10:00:00Z">
        <w:r>
          <w:t xml:space="preserve">Regional maintenance accessibility. </w:t>
        </w:r>
      </w:ins>
      <w:del w:id="3744" w:author="Author B" w:date="2026-01-21T10:00:00Z">
        <w:r>
          <w:delText xml:space="preserve">Trend suggestions board. </w:delText>
        </w:r>
      </w:del>
      <w:ins w:id="3745" w:author="Author B" w:date="2026-01-22T10:00:00Z">
        <w:r>
          <w:t xml:space="preserve">The meeting forecast. </w:t>
        </w:r>
      </w:ins>
      <w:del w:id="3746" w:author="Author A" w:date="2026-01-23T10:00:00Z">
        <w:r>
          <w:delText xml:space="preserve">Inventory relevant group. </w:delText>
        </w:r>
      </w:del>
      <w:ins w:id="3747" w:author="Author A" w:date="2026-01-24T10:00:00Z">
        <w:r>
          <w:t xml:space="preserve">Notice claim team. </w:t>
        </w:r>
      </w:ins>
      <w:del w:id="3748" w:author="Author C" w:date="2026-01-25T10:00:00Z">
        <w:r>
          <w:delText xml:space="preserve">Pilot receipt corporate. </w:delText>
        </w:r>
      </w:del>
      <w:ins w:id="3749" w:author="Author C" w:date="2026-01-26T10:00:00Z">
        <w:r>
          <w:t xml:space="preserve">Regional maintenance accessibility. </w:t>
        </w:r>
      </w:ins>
      <w:del w:id="3750" w:author="Author B" w:date="2026-01-27T10:00:00Z">
        <w:r>
          <w:delText xml:space="preserve">Trend suggestions board. </w:delText>
        </w:r>
      </w:del>
    </w:p>
    <w:p>
      <w:commentRangeStart w:id="375"/>
      <w:r>
        <w:t xml:space="preserve">Pilot receipt corporate requirement.</w:t>
      </w:r>
      <w:commentRangeEnd w:id="375"/>
      <w:r>
        <w:rPr>
          <w:rStyle w:val="CommentReference"/>
        </w:rPr>
        <w:commentReference w:id="375"/>
      </w:r>
      <w:r>
        <w:t xml:space="preserve"> </w:t>
      </w:r>
      <w:ins w:id="3751" w:author="Author A" w:date="2026-01-28T10:00:00Z">
        <w:r>
          <w:t xml:space="preserve">Pilot receipt corporate. </w:t>
        </w:r>
      </w:ins>
      <w:del w:id="3752" w:author="Author C" w:date="2026-01-01T10:00:00Z">
        <w:r>
          <w:delText xml:space="preserve">Regional maintenance accessibility. </w:delText>
        </w:r>
      </w:del>
      <w:ins w:id="3753" w:author="Author C" w:date="2026-01-02T10:00:00Z">
        <w:r>
          <w:t xml:space="preserve">Trend suggestions board. </w:t>
        </w:r>
      </w:ins>
      <w:del w:id="3754" w:author="Author B" w:date="2026-01-03T10:00:00Z">
        <w:r>
          <w:delText xml:space="preserve">The meeting forecast. </w:delText>
        </w:r>
      </w:del>
      <w:ins w:id="3755" w:author="Author B" w:date="2026-01-04T10:00:00Z">
        <w:r>
          <w:t xml:space="preserve">Inventory relevant group. </w:t>
        </w:r>
      </w:ins>
      <w:del w:id="3756" w:author="Author A" w:date="2026-01-05T10:00:00Z">
        <w:r>
          <w:delText xml:space="preserve">Notice claim team. </w:delText>
        </w:r>
      </w:del>
      <w:ins w:id="3757" w:author="Author A" w:date="2026-01-06T10:00:00Z">
        <w:r>
          <w:t xml:space="preserve">Pilot receipt corporate. </w:t>
        </w:r>
      </w:ins>
      <w:del w:id="3758" w:author="Author C" w:date="2026-01-07T10:00:00Z">
        <w:r>
          <w:delText xml:space="preserve">Regional maintenance accessibility. </w:delText>
        </w:r>
      </w:del>
      <w:ins w:id="3759" w:author="Author C" w:date="2026-01-08T10:00:00Z">
        <w:r>
          <w:t xml:space="preserve">Trend suggestions board. </w:t>
        </w:r>
      </w:ins>
      <w:del w:id="3760" w:author="Author B" w:date="2026-01-09T10:00:00Z">
        <w:r>
          <w:delText xml:space="preserve">The meeting forecast. </w:delText>
        </w:r>
      </w:del>
    </w:p>
    <w:p>
      <w:commentRangeStart w:id="376"/>
      <w:r>
        <w:t xml:space="preserve">Regional maintenance accessibility tax.</w:t>
      </w:r>
      <w:commentRangeEnd w:id="376"/>
      <w:r>
        <w:rPr>
          <w:rStyle w:val="CommentReference"/>
        </w:rPr>
        <w:commentReference w:id="376"/>
      </w:r>
      <w:r>
        <w:t xml:space="preserve"> </w:t>
      </w:r>
      <w:ins w:id="3761" w:author="Author A" w:date="2026-01-10T10:00:00Z">
        <w:r>
          <w:t xml:space="preserve">Regional maintenance accessibility. </w:t>
        </w:r>
      </w:ins>
      <w:del w:id="3762" w:author="Author C" w:date="2026-01-11T10:00:00Z">
        <w:r>
          <w:delText xml:space="preserve">Trend suggestions board. </w:delText>
        </w:r>
      </w:del>
      <w:ins w:id="3763" w:author="Author C" w:date="2026-01-12T10:00:00Z">
        <w:r>
          <w:t xml:space="preserve">The meeting forecast. </w:t>
        </w:r>
      </w:ins>
      <w:del w:id="3764" w:author="Author B" w:date="2026-01-13T10:00:00Z">
        <w:r>
          <w:delText xml:space="preserve">Inventory relevant group. </w:delText>
        </w:r>
      </w:del>
      <w:ins w:id="3765" w:author="Author B" w:date="2026-01-14T10:00:00Z">
        <w:r>
          <w:t xml:space="preserve">Notice claim team. </w:t>
        </w:r>
      </w:ins>
      <w:del w:id="3766" w:author="Author A" w:date="2026-01-15T10:00:00Z">
        <w:r>
          <w:delText xml:space="preserve">Pilot receipt corporate. </w:delText>
        </w:r>
      </w:del>
      <w:ins w:id="3767" w:author="Author A" w:date="2026-01-16T10:00:00Z">
        <w:r>
          <w:t xml:space="preserve">Regional maintenance accessibility. </w:t>
        </w:r>
      </w:ins>
      <w:del w:id="3768" w:author="Author C" w:date="2026-01-17T10:00:00Z">
        <w:r>
          <w:delText xml:space="preserve">Trend suggestions board. </w:delText>
        </w:r>
      </w:del>
      <w:ins w:id="3769" w:author="Author C" w:date="2026-01-18T10:00:00Z">
        <w:r>
          <w:t xml:space="preserve">The meeting forecast. </w:t>
        </w:r>
      </w:ins>
      <w:del w:id="3770" w:author="Author B" w:date="2026-01-19T10:00:00Z">
        <w:r>
          <w:delText xml:space="preserve">Inventory relevant group. </w:delText>
        </w:r>
      </w:del>
    </w:p>
    <w:p>
      <w:commentRangeStart w:id="377"/>
      <w:r>
        <w:t xml:space="preserve">Trend suggestions board order.</w:t>
      </w:r>
      <w:commentRangeEnd w:id="377"/>
      <w:r>
        <w:rPr>
          <w:rStyle w:val="CommentReference"/>
        </w:rPr>
        <w:commentReference w:id="377"/>
      </w:r>
      <w:r>
        <w:t xml:space="preserve"> </w:t>
      </w:r>
      <w:ins w:id="3771" w:author="Author A" w:date="2026-01-20T10:00:00Z">
        <w:r>
          <w:t xml:space="preserve">Trend suggestions board. </w:t>
        </w:r>
      </w:ins>
      <w:del w:id="3772" w:author="Author C" w:date="2026-01-21T10:00:00Z">
        <w:r>
          <w:delText xml:space="preserve">The meeting forecast. </w:delText>
        </w:r>
      </w:del>
      <w:ins w:id="3773" w:author="Author C" w:date="2026-01-22T10:00:00Z">
        <w:r>
          <w:t xml:space="preserve">Inventory relevant group. </w:t>
        </w:r>
      </w:ins>
      <w:del w:id="3774" w:author="Author B" w:date="2026-01-23T10:00:00Z">
        <w:r>
          <w:delText xml:space="preserve">Notice claim team. </w:delText>
        </w:r>
      </w:del>
      <w:ins w:id="3775" w:author="Author B" w:date="2026-01-24T10:00:00Z">
        <w:r>
          <w:t xml:space="preserve">Pilot receipt corporate. </w:t>
        </w:r>
      </w:ins>
      <w:del w:id="3776" w:author="Author A" w:date="2026-01-25T10:00:00Z">
        <w:r>
          <w:delText xml:space="preserve">Regional maintenance accessibility. </w:delText>
        </w:r>
      </w:del>
      <w:ins w:id="3777" w:author="Author A" w:date="2026-01-26T10:00:00Z">
        <w:r>
          <w:t xml:space="preserve">Trend suggestions board. </w:t>
        </w:r>
      </w:ins>
      <w:del w:id="3778" w:author="Author C" w:date="2026-01-27T10:00:00Z">
        <w:r>
          <w:delText xml:space="preserve">The meeting forecast. </w:delText>
        </w:r>
      </w:del>
      <w:ins w:id="3779" w:author="Author C" w:date="2026-01-28T10:00:00Z">
        <w:r>
          <w:t xml:space="preserve">Inventory relevant group. </w:t>
        </w:r>
      </w:ins>
      <w:del w:id="3780" w:author="Author B" w:date="2026-01-01T10:00:00Z">
        <w:r>
          <w:delText xml:space="preserve">Notice claim team. </w:delText>
        </w:r>
      </w:del>
    </w:p>
    <w:p>
      <w:commentRangeStart w:id="378"/>
      <w:r>
        <w:t xml:space="preserve">The meeting forecast hereby.</w:t>
      </w:r>
      <w:commentRangeEnd w:id="378"/>
      <w:r>
        <w:rPr>
          <w:rStyle w:val="CommentReference"/>
        </w:rPr>
        <w:commentReference w:id="378"/>
      </w:r>
      <w:r>
        <w:t xml:space="preserve"> </w:t>
      </w:r>
      <w:ins w:id="3781" w:author="Author A" w:date="2026-01-02T10:00:00Z">
        <w:r>
          <w:t xml:space="preserve">The meeting forecast. </w:t>
        </w:r>
      </w:ins>
      <w:del w:id="3782" w:author="Author C" w:date="2026-01-03T10:00:00Z">
        <w:r>
          <w:delText xml:space="preserve">Inventory relevant group. </w:delText>
        </w:r>
      </w:del>
      <w:ins w:id="3783" w:author="Author C" w:date="2026-01-04T10:00:00Z">
        <w:r>
          <w:t xml:space="preserve">Notice claim team. </w:t>
        </w:r>
      </w:ins>
      <w:del w:id="3784" w:author="Author B" w:date="2026-01-05T10:00:00Z">
        <w:r>
          <w:delText xml:space="preserve">Pilot receipt corporate. </w:delText>
        </w:r>
      </w:del>
      <w:ins w:id="3785" w:author="Author B" w:date="2026-01-06T10:00:00Z">
        <w:r>
          <w:t xml:space="preserve">Regional maintenance accessibility. </w:t>
        </w:r>
      </w:ins>
      <w:del w:id="3786" w:author="Author A" w:date="2026-01-07T10:00:00Z">
        <w:r>
          <w:delText xml:space="preserve">Trend suggestions board. </w:delText>
        </w:r>
      </w:del>
      <w:ins w:id="3787" w:author="Author A" w:date="2026-01-08T10:00:00Z">
        <w:r>
          <w:t xml:space="preserve">The meeting forecast. </w:t>
        </w:r>
      </w:ins>
      <w:del w:id="3788" w:author="Author C" w:date="2026-01-09T10:00:00Z">
        <w:r>
          <w:delText xml:space="preserve">Inventory relevant group. </w:delText>
        </w:r>
      </w:del>
      <w:ins w:id="3789" w:author="Author C" w:date="2026-01-10T10:00:00Z">
        <w:r>
          <w:t xml:space="preserve">Notice claim team. </w:t>
        </w:r>
      </w:ins>
      <w:del w:id="3790" w:author="Author B" w:date="2026-01-11T10:00:00Z">
        <w:r>
          <w:delText xml:space="preserve">Pilot receipt corporate. </w:delText>
        </w:r>
      </w:del>
    </w:p>
    <w:p>
      <w:commentRangeStart w:id="379"/>
      <w:r>
        <w:t xml:space="preserve">Inventory relevant group relief.</w:t>
      </w:r>
      <w:commentRangeEnd w:id="379"/>
      <w:r>
        <w:rPr>
          <w:rStyle w:val="CommentReference"/>
        </w:rPr>
        <w:commentReference w:id="379"/>
      </w:r>
      <w:r>
        <w:t xml:space="preserve"> </w:t>
      </w:r>
      <w:ins w:id="3791" w:author="Author A" w:date="2026-01-12T10:00:00Z">
        <w:r>
          <w:t xml:space="preserve">Inventory relevant group. </w:t>
        </w:r>
      </w:ins>
      <w:del w:id="3792" w:author="Author C" w:date="2026-01-13T10:00:00Z">
        <w:r>
          <w:delText xml:space="preserve">Notice claim team. </w:delText>
        </w:r>
      </w:del>
      <w:ins w:id="3793" w:author="Author C" w:date="2026-01-14T10:00:00Z">
        <w:r>
          <w:t xml:space="preserve">Pilot receipt corporate. </w:t>
        </w:r>
      </w:ins>
      <w:del w:id="3794" w:author="Author B" w:date="2026-01-15T10:00:00Z">
        <w:r>
          <w:delText xml:space="preserve">Regional maintenance accessibility. </w:delText>
        </w:r>
      </w:del>
      <w:ins w:id="3795" w:author="Author B" w:date="2026-01-16T10:00:00Z">
        <w:r>
          <w:t xml:space="preserve">Trend suggestions board. </w:t>
        </w:r>
      </w:ins>
      <w:del w:id="3796" w:author="Author A" w:date="2026-01-17T10:00:00Z">
        <w:r>
          <w:delText xml:space="preserve">The meeting forecast. </w:delText>
        </w:r>
      </w:del>
      <w:ins w:id="3797" w:author="Author A" w:date="2026-01-18T10:00:00Z">
        <w:r>
          <w:t xml:space="preserve">Inventory relevant group. </w:t>
        </w:r>
      </w:ins>
      <w:del w:id="3798" w:author="Author C" w:date="2026-01-19T10:00:00Z">
        <w:r>
          <w:delText xml:space="preserve">Notice claim team. </w:delText>
        </w:r>
      </w:del>
      <w:ins w:id="3799" w:author="Author C" w:date="2026-01-20T10:00:00Z">
        <w:r>
          <w:t xml:space="preserve">Pilot receipt corporate. </w:t>
        </w:r>
      </w:ins>
      <w:del w:id="3800" w:author="Author B" w:date="2026-01-21T10:00:00Z">
        <w:r>
          <w:delText xml:space="preserve">Regional maintenance accessibility. </w:delText>
        </w:r>
      </w:del>
    </w:p>
    <w:p>
      <w:commentRangeStart w:id="380"/>
      <w:r>
        <w:t xml:space="preserve">Notice claim team export.</w:t>
      </w:r>
      <w:commentRangeEnd w:id="380"/>
      <w:r>
        <w:rPr>
          <w:rStyle w:val="CommentReference"/>
        </w:rPr>
        <w:commentReference w:id="380"/>
      </w:r>
      <w:r>
        <w:t xml:space="preserve"> </w:t>
      </w:r>
      <w:ins w:id="3801" w:author="Author A" w:date="2026-01-22T10:00:00Z">
        <w:r>
          <w:t xml:space="preserve">Notice claim team. </w:t>
        </w:r>
      </w:ins>
      <w:del w:id="3802" w:author="Author C" w:date="2026-01-23T10:00:00Z">
        <w:r>
          <w:delText xml:space="preserve">Pilot receipt corporate. </w:delText>
        </w:r>
      </w:del>
      <w:ins w:id="3803" w:author="Author C" w:date="2026-01-24T10:00:00Z">
        <w:r>
          <w:t xml:space="preserve">Regional maintenance accessibility. </w:t>
        </w:r>
      </w:ins>
      <w:del w:id="3804" w:author="Author B" w:date="2026-01-25T10:00:00Z">
        <w:r>
          <w:delText xml:space="preserve">Trend suggestions board. </w:delText>
        </w:r>
      </w:del>
      <w:ins w:id="3805" w:author="Author B" w:date="2026-01-26T10:00:00Z">
        <w:r>
          <w:t xml:space="preserve">The meeting forecast. </w:t>
        </w:r>
      </w:ins>
      <w:del w:id="3806" w:author="Author A" w:date="2026-01-27T10:00:00Z">
        <w:r>
          <w:delText xml:space="preserve">Inventory relevant group. </w:delText>
        </w:r>
      </w:del>
      <w:ins w:id="3807" w:author="Author A" w:date="2026-01-28T10:00:00Z">
        <w:r>
          <w:t xml:space="preserve">Notice claim team. </w:t>
        </w:r>
      </w:ins>
      <w:del w:id="3808" w:author="Author C" w:date="2026-01-01T10:00:00Z">
        <w:r>
          <w:delText xml:space="preserve">Pilot receipt corporate. </w:delText>
        </w:r>
      </w:del>
      <w:ins w:id="3809" w:author="Author C" w:date="2026-01-02T10:00:00Z">
        <w:r>
          <w:t xml:space="preserve">Regional maintenance accessibility. </w:t>
        </w:r>
      </w:ins>
      <w:del w:id="3810" w:author="Author B" w:date="2026-01-03T10:00:00Z">
        <w:r>
          <w:delText xml:space="preserve">Trend suggestions board. </w:delText>
        </w:r>
      </w:del>
    </w:p>
    <w:p>
      <w:commentRangeStart w:id="381"/>
      <w:r>
        <w:t xml:space="preserve">Pilot receipt corporate requirement.</w:t>
      </w:r>
      <w:commentRangeEnd w:id="381"/>
      <w:r>
        <w:rPr>
          <w:rStyle w:val="CommentReference"/>
        </w:rPr>
        <w:commentReference w:id="381"/>
      </w:r>
      <w:r>
        <w:t xml:space="preserve"> </w:t>
      </w:r>
      <w:ins w:id="3811" w:author="Author A" w:date="2026-01-04T10:00:00Z">
        <w:r>
          <w:t xml:space="preserve">Pilot receipt corporate. </w:t>
        </w:r>
      </w:ins>
      <w:del w:id="3812" w:author="Author C" w:date="2026-01-05T10:00:00Z">
        <w:r>
          <w:delText xml:space="preserve">Regional maintenance accessibility. </w:delText>
        </w:r>
      </w:del>
      <w:ins w:id="3813" w:author="Author C" w:date="2026-01-06T10:00:00Z">
        <w:r>
          <w:t xml:space="preserve">Trend suggestions board. </w:t>
        </w:r>
      </w:ins>
      <w:del w:id="3814" w:author="Author B" w:date="2026-01-07T10:00:00Z">
        <w:r>
          <w:delText xml:space="preserve">The meeting forecast. </w:delText>
        </w:r>
      </w:del>
      <w:ins w:id="3815" w:author="Author B" w:date="2026-01-08T10:00:00Z">
        <w:r>
          <w:t xml:space="preserve">Inventory relevant group. </w:t>
        </w:r>
      </w:ins>
      <w:del w:id="3816" w:author="Author A" w:date="2026-01-09T10:00:00Z">
        <w:r>
          <w:delText xml:space="preserve">Notice claim team. </w:delText>
        </w:r>
      </w:del>
      <w:ins w:id="3817" w:author="Author A" w:date="2026-01-10T10:00:00Z">
        <w:r>
          <w:t xml:space="preserve">Pilot receipt corporate. </w:t>
        </w:r>
      </w:ins>
      <w:del w:id="3818" w:author="Author C" w:date="2026-01-11T10:00:00Z">
        <w:r>
          <w:delText xml:space="preserve">Regional maintenance accessibility. </w:delText>
        </w:r>
      </w:del>
      <w:ins w:id="3819" w:author="Author C" w:date="2026-01-12T10:00:00Z">
        <w:r>
          <w:t xml:space="preserve">Trend suggestions board. </w:t>
        </w:r>
      </w:ins>
      <w:del w:id="3820" w:author="Author B" w:date="2026-01-13T10:00:00Z">
        <w:r>
          <w:delText xml:space="preserve">The meeting forecast. </w:delText>
        </w:r>
      </w:del>
    </w:p>
    <w:p>
      <w:commentRangeStart w:id="382"/>
      <w:r>
        <w:t xml:space="preserve">Regional maintenance accessibility tax.</w:t>
      </w:r>
      <w:commentRangeEnd w:id="382"/>
      <w:r>
        <w:rPr>
          <w:rStyle w:val="CommentReference"/>
        </w:rPr>
        <w:commentReference w:id="382"/>
      </w:r>
      <w:r>
        <w:t xml:space="preserve"> </w:t>
      </w:r>
      <w:ins w:id="3821" w:author="Author A" w:date="2026-01-14T10:00:00Z">
        <w:r>
          <w:t xml:space="preserve">Regional maintenance accessibility. </w:t>
        </w:r>
      </w:ins>
      <w:del w:id="3822" w:author="Author C" w:date="2026-01-15T10:00:00Z">
        <w:r>
          <w:delText xml:space="preserve">Trend suggestions board. </w:delText>
        </w:r>
      </w:del>
      <w:ins w:id="3823" w:author="Author C" w:date="2026-01-16T10:00:00Z">
        <w:r>
          <w:t xml:space="preserve">The meeting forecast. </w:t>
        </w:r>
      </w:ins>
      <w:del w:id="3824" w:author="Author B" w:date="2026-01-17T10:00:00Z">
        <w:r>
          <w:delText xml:space="preserve">Inventory relevant group. </w:delText>
        </w:r>
      </w:del>
      <w:ins w:id="3825" w:author="Author B" w:date="2026-01-18T10:00:00Z">
        <w:r>
          <w:t xml:space="preserve">Notice claim team. </w:t>
        </w:r>
      </w:ins>
      <w:del w:id="3826" w:author="Author A" w:date="2026-01-19T10:00:00Z">
        <w:r>
          <w:delText xml:space="preserve">Pilot receipt corporate. </w:delText>
        </w:r>
      </w:del>
      <w:ins w:id="3827" w:author="Author A" w:date="2026-01-20T10:00:00Z">
        <w:r>
          <w:t xml:space="preserve">Regional maintenance accessibility. </w:t>
        </w:r>
      </w:ins>
      <w:del w:id="3828" w:author="Author C" w:date="2026-01-21T10:00:00Z">
        <w:r>
          <w:delText xml:space="preserve">Trend suggestions board. </w:delText>
        </w:r>
      </w:del>
      <w:ins w:id="3829" w:author="Author C" w:date="2026-01-22T10:00:00Z">
        <w:r>
          <w:t xml:space="preserve">The meeting forecast. </w:t>
        </w:r>
      </w:ins>
      <w:del w:id="3830" w:author="Author B" w:date="2026-01-23T10:00:00Z">
        <w:r>
          <w:delText xml:space="preserve">Inventory relevant group. </w:delText>
        </w:r>
      </w:del>
    </w:p>
    <w:p>
      <w:commentRangeStart w:id="383"/>
      <w:r>
        <w:t xml:space="preserve">Trend suggestions board order.</w:t>
      </w:r>
      <w:commentRangeEnd w:id="383"/>
      <w:r>
        <w:rPr>
          <w:rStyle w:val="CommentReference"/>
        </w:rPr>
        <w:commentReference w:id="383"/>
      </w:r>
      <w:r>
        <w:t xml:space="preserve"> </w:t>
      </w:r>
      <w:ins w:id="3831" w:author="Author A" w:date="2026-01-24T10:00:00Z">
        <w:r>
          <w:t xml:space="preserve">Trend suggestions board. </w:t>
        </w:r>
      </w:ins>
      <w:del w:id="3832" w:author="Author C" w:date="2026-01-25T10:00:00Z">
        <w:r>
          <w:delText xml:space="preserve">The meeting forecast. </w:delText>
        </w:r>
      </w:del>
      <w:ins w:id="3833" w:author="Author C" w:date="2026-01-26T10:00:00Z">
        <w:r>
          <w:t xml:space="preserve">Inventory relevant group. </w:t>
        </w:r>
      </w:ins>
      <w:del w:id="3834" w:author="Author B" w:date="2026-01-27T10:00:00Z">
        <w:r>
          <w:delText xml:space="preserve">Notice claim team. </w:delText>
        </w:r>
      </w:del>
      <w:ins w:id="3835" w:author="Author B" w:date="2026-01-28T10:00:00Z">
        <w:r>
          <w:t xml:space="preserve">Pilot receipt corporate. </w:t>
        </w:r>
      </w:ins>
      <w:del w:id="3836" w:author="Author A" w:date="2026-01-01T10:00:00Z">
        <w:r>
          <w:delText xml:space="preserve">Regional maintenance accessibility. </w:delText>
        </w:r>
      </w:del>
      <w:ins w:id="3837" w:author="Author A" w:date="2026-01-02T10:00:00Z">
        <w:r>
          <w:t xml:space="preserve">Trend suggestions board. </w:t>
        </w:r>
      </w:ins>
      <w:del w:id="3838" w:author="Author C" w:date="2026-01-03T10:00:00Z">
        <w:r>
          <w:delText xml:space="preserve">The meeting forecast. </w:delText>
        </w:r>
      </w:del>
      <w:ins w:id="3839" w:author="Author C" w:date="2026-01-04T10:00:00Z">
        <w:r>
          <w:t xml:space="preserve">Inventory relevant group. </w:t>
        </w:r>
      </w:ins>
      <w:del w:id="3840" w:author="Author B" w:date="2026-01-05T10:00:00Z">
        <w:r>
          <w:delText xml:space="preserve">Notice claim team. </w:delText>
        </w:r>
      </w:del>
    </w:p>
    <w:p>
      <w:commentRangeStart w:id="384"/>
      <w:r>
        <w:t xml:space="preserve">The meeting forecast hereby.</w:t>
      </w:r>
      <w:commentRangeEnd w:id="384"/>
      <w:r>
        <w:rPr>
          <w:rStyle w:val="CommentReference"/>
        </w:rPr>
        <w:commentReference w:id="384"/>
      </w:r>
      <w:r>
        <w:t xml:space="preserve"> </w:t>
      </w:r>
      <w:ins w:id="3841" w:author="Author A" w:date="2026-01-06T10:00:00Z">
        <w:r>
          <w:t xml:space="preserve">The meeting forecast. </w:t>
        </w:r>
      </w:ins>
      <w:del w:id="3842" w:author="Author C" w:date="2026-01-07T10:00:00Z">
        <w:r>
          <w:delText xml:space="preserve">Inventory relevant group. </w:delText>
        </w:r>
      </w:del>
      <w:ins w:id="3843" w:author="Author C" w:date="2026-01-08T10:00:00Z">
        <w:r>
          <w:t xml:space="preserve">Notice claim team. </w:t>
        </w:r>
      </w:ins>
      <w:del w:id="3844" w:author="Author B" w:date="2026-01-09T10:00:00Z">
        <w:r>
          <w:delText xml:space="preserve">Pilot receipt corporate. </w:delText>
        </w:r>
      </w:del>
      <w:ins w:id="3845" w:author="Author B" w:date="2026-01-10T10:00:00Z">
        <w:r>
          <w:t xml:space="preserve">Regional maintenance accessibility. </w:t>
        </w:r>
      </w:ins>
      <w:del w:id="3846" w:author="Author A" w:date="2026-01-11T10:00:00Z">
        <w:r>
          <w:delText xml:space="preserve">Trend suggestions board. </w:delText>
        </w:r>
      </w:del>
      <w:ins w:id="3847" w:author="Author A" w:date="2026-01-12T10:00:00Z">
        <w:r>
          <w:t xml:space="preserve">The meeting forecast. </w:t>
        </w:r>
      </w:ins>
      <w:del w:id="3848" w:author="Author C" w:date="2026-01-13T10:00:00Z">
        <w:r>
          <w:delText xml:space="preserve">Inventory relevant group. </w:delText>
        </w:r>
      </w:del>
      <w:ins w:id="3849" w:author="Author C" w:date="2026-01-14T10:00:00Z">
        <w:r>
          <w:t xml:space="preserve">Notice claim team. </w:t>
        </w:r>
      </w:ins>
      <w:del w:id="3850" w:author="Author B" w:date="2026-01-15T10:00:00Z">
        <w:r>
          <w:delText xml:space="preserve">Pilot receipt corporate. </w:delText>
        </w:r>
      </w:del>
    </w:p>
    <w:p>
      <w:commentRangeStart w:id="385"/>
      <w:r>
        <w:t xml:space="preserve">Inventory relevant group relief.</w:t>
      </w:r>
      <w:commentRangeEnd w:id="385"/>
      <w:r>
        <w:rPr>
          <w:rStyle w:val="CommentReference"/>
        </w:rPr>
        <w:commentReference w:id="385"/>
      </w:r>
      <w:r>
        <w:t xml:space="preserve"> </w:t>
      </w:r>
      <w:ins w:id="3851" w:author="Author A" w:date="2026-01-16T10:00:00Z">
        <w:r>
          <w:t xml:space="preserve">Inventory relevant group. </w:t>
        </w:r>
      </w:ins>
      <w:del w:id="3852" w:author="Author C" w:date="2026-01-17T10:00:00Z">
        <w:r>
          <w:delText xml:space="preserve">Notice claim team. </w:delText>
        </w:r>
      </w:del>
      <w:ins w:id="3853" w:author="Author C" w:date="2026-01-18T10:00:00Z">
        <w:r>
          <w:t xml:space="preserve">Pilot receipt corporate. </w:t>
        </w:r>
      </w:ins>
      <w:del w:id="3854" w:author="Author B" w:date="2026-01-19T10:00:00Z">
        <w:r>
          <w:delText xml:space="preserve">Regional maintenance accessibility. </w:delText>
        </w:r>
      </w:del>
      <w:ins w:id="3855" w:author="Author B" w:date="2026-01-20T10:00:00Z">
        <w:r>
          <w:t xml:space="preserve">Trend suggestions board. </w:t>
        </w:r>
      </w:ins>
      <w:del w:id="3856" w:author="Author A" w:date="2026-01-21T10:00:00Z">
        <w:r>
          <w:delText xml:space="preserve">The meeting forecast. </w:delText>
        </w:r>
      </w:del>
      <w:ins w:id="3857" w:author="Author A" w:date="2026-01-22T10:00:00Z">
        <w:r>
          <w:t xml:space="preserve">Inventory relevant group. </w:t>
        </w:r>
      </w:ins>
      <w:del w:id="3858" w:author="Author C" w:date="2026-01-23T10:00:00Z">
        <w:r>
          <w:delText xml:space="preserve">Notice claim team. </w:delText>
        </w:r>
      </w:del>
      <w:ins w:id="3859" w:author="Author C" w:date="2026-01-24T10:00:00Z">
        <w:r>
          <w:t xml:space="preserve">Pilot receipt corporate. </w:t>
        </w:r>
      </w:ins>
      <w:del w:id="3860" w:author="Author B" w:date="2026-01-25T10:00:00Z">
        <w:r>
          <w:delText xml:space="preserve">Regional maintenance accessibility. </w:delText>
        </w:r>
      </w:del>
    </w:p>
    <w:p>
      <w:commentRangeStart w:id="386"/>
      <w:r>
        <w:t xml:space="preserve">Notice claim team export.</w:t>
      </w:r>
      <w:commentRangeEnd w:id="386"/>
      <w:r>
        <w:rPr>
          <w:rStyle w:val="CommentReference"/>
        </w:rPr>
        <w:commentReference w:id="386"/>
      </w:r>
      <w:r>
        <w:t xml:space="preserve"> </w:t>
      </w:r>
      <w:ins w:id="3861" w:author="Author A" w:date="2026-01-26T10:00:00Z">
        <w:r>
          <w:t xml:space="preserve">Notice claim team. </w:t>
        </w:r>
      </w:ins>
      <w:del w:id="3862" w:author="Author C" w:date="2026-01-27T10:00:00Z">
        <w:r>
          <w:delText xml:space="preserve">Pilot receipt corporate. </w:delText>
        </w:r>
      </w:del>
      <w:ins w:id="3863" w:author="Author C" w:date="2026-01-28T10:00:00Z">
        <w:r>
          <w:t xml:space="preserve">Regional maintenance accessibility. </w:t>
        </w:r>
      </w:ins>
      <w:del w:id="3864" w:author="Author B" w:date="2026-01-01T10:00:00Z">
        <w:r>
          <w:delText xml:space="preserve">Trend suggestions board. </w:delText>
        </w:r>
      </w:del>
      <w:ins w:id="3865" w:author="Author B" w:date="2026-01-02T10:00:00Z">
        <w:r>
          <w:t xml:space="preserve">The meeting forecast. </w:t>
        </w:r>
      </w:ins>
      <w:del w:id="3866" w:author="Author A" w:date="2026-01-03T10:00:00Z">
        <w:r>
          <w:delText xml:space="preserve">Inventory relevant group. </w:delText>
        </w:r>
      </w:del>
      <w:ins w:id="3867" w:author="Author A" w:date="2026-01-04T10:00:00Z">
        <w:r>
          <w:t xml:space="preserve">Notice claim team. </w:t>
        </w:r>
      </w:ins>
      <w:del w:id="3868" w:author="Author C" w:date="2026-01-05T10:00:00Z">
        <w:r>
          <w:delText xml:space="preserve">Pilot receipt corporate. </w:delText>
        </w:r>
      </w:del>
      <w:ins w:id="3869" w:author="Author C" w:date="2026-01-06T10:00:00Z">
        <w:r>
          <w:t xml:space="preserve">Regional maintenance accessibility. </w:t>
        </w:r>
      </w:ins>
      <w:del w:id="3870" w:author="Author B" w:date="2026-01-07T10:00:00Z">
        <w:r>
          <w:delText xml:space="preserve">Trend suggestions board. </w:delText>
        </w:r>
      </w:del>
    </w:p>
    <w:p>
      <w:commentRangeStart w:id="387"/>
      <w:r>
        <w:t xml:space="preserve">Pilot receipt corporate requirement.</w:t>
      </w:r>
      <w:commentRangeEnd w:id="387"/>
      <w:r>
        <w:rPr>
          <w:rStyle w:val="CommentReference"/>
        </w:rPr>
        <w:commentReference w:id="387"/>
      </w:r>
      <w:r>
        <w:t xml:space="preserve"> </w:t>
      </w:r>
      <w:ins w:id="3871" w:author="Author A" w:date="2026-01-08T10:00:00Z">
        <w:r>
          <w:t xml:space="preserve">Pilot receipt corporate. </w:t>
        </w:r>
      </w:ins>
      <w:del w:id="3872" w:author="Author C" w:date="2026-01-09T10:00:00Z">
        <w:r>
          <w:delText xml:space="preserve">Regional maintenance accessibility. </w:delText>
        </w:r>
      </w:del>
      <w:ins w:id="3873" w:author="Author C" w:date="2026-01-10T10:00:00Z">
        <w:r>
          <w:t xml:space="preserve">Trend suggestions board. </w:t>
        </w:r>
      </w:ins>
      <w:del w:id="3874" w:author="Author B" w:date="2026-01-11T10:00:00Z">
        <w:r>
          <w:delText xml:space="preserve">The meeting forecast. </w:delText>
        </w:r>
      </w:del>
      <w:ins w:id="3875" w:author="Author B" w:date="2026-01-12T10:00:00Z">
        <w:r>
          <w:t xml:space="preserve">Inventory relevant group. </w:t>
        </w:r>
      </w:ins>
      <w:del w:id="3876" w:author="Author A" w:date="2026-01-13T10:00:00Z">
        <w:r>
          <w:delText xml:space="preserve">Notice claim team. </w:delText>
        </w:r>
      </w:del>
      <w:ins w:id="3877" w:author="Author A" w:date="2026-01-14T10:00:00Z">
        <w:r>
          <w:t xml:space="preserve">Pilot receipt corporate. </w:t>
        </w:r>
      </w:ins>
      <w:del w:id="3878" w:author="Author C" w:date="2026-01-15T10:00:00Z">
        <w:r>
          <w:delText xml:space="preserve">Regional maintenance accessibility. </w:delText>
        </w:r>
      </w:del>
      <w:ins w:id="3879" w:author="Author C" w:date="2026-01-16T10:00:00Z">
        <w:r>
          <w:t xml:space="preserve">Trend suggestions board. </w:t>
        </w:r>
      </w:ins>
      <w:del w:id="3880" w:author="Author B" w:date="2026-01-17T10:00:00Z">
        <w:r>
          <w:delText xml:space="preserve">The meeting forecast. </w:delText>
        </w:r>
      </w:del>
    </w:p>
    <w:p>
      <w:commentRangeStart w:id="388"/>
      <w:r>
        <w:t xml:space="preserve">Regional maintenance accessibility tax.</w:t>
      </w:r>
      <w:commentRangeEnd w:id="388"/>
      <w:r>
        <w:rPr>
          <w:rStyle w:val="CommentReference"/>
        </w:rPr>
        <w:commentReference w:id="388"/>
      </w:r>
      <w:r>
        <w:t xml:space="preserve"> </w:t>
      </w:r>
      <w:ins w:id="3881" w:author="Author A" w:date="2026-01-18T10:00:00Z">
        <w:r>
          <w:t xml:space="preserve">Regional maintenance accessibility. </w:t>
        </w:r>
      </w:ins>
      <w:del w:id="3882" w:author="Author C" w:date="2026-01-19T10:00:00Z">
        <w:r>
          <w:delText xml:space="preserve">Trend suggestions board. </w:delText>
        </w:r>
      </w:del>
      <w:ins w:id="3883" w:author="Author C" w:date="2026-01-20T10:00:00Z">
        <w:r>
          <w:t xml:space="preserve">The meeting forecast. </w:t>
        </w:r>
      </w:ins>
      <w:del w:id="3884" w:author="Author B" w:date="2026-01-21T10:00:00Z">
        <w:r>
          <w:delText xml:space="preserve">Inventory relevant group. </w:delText>
        </w:r>
      </w:del>
      <w:ins w:id="3885" w:author="Author B" w:date="2026-01-22T10:00:00Z">
        <w:r>
          <w:t xml:space="preserve">Notice claim team. </w:t>
        </w:r>
      </w:ins>
      <w:del w:id="3886" w:author="Author A" w:date="2026-01-23T10:00:00Z">
        <w:r>
          <w:delText xml:space="preserve">Pilot receipt corporate. </w:delText>
        </w:r>
      </w:del>
      <w:ins w:id="3887" w:author="Author A" w:date="2026-01-24T10:00:00Z">
        <w:r>
          <w:t xml:space="preserve">Regional maintenance accessibility. </w:t>
        </w:r>
      </w:ins>
      <w:del w:id="3888" w:author="Author C" w:date="2026-01-25T10:00:00Z">
        <w:r>
          <w:delText xml:space="preserve">Trend suggestions board. </w:delText>
        </w:r>
      </w:del>
      <w:ins w:id="3889" w:author="Author C" w:date="2026-01-26T10:00:00Z">
        <w:r>
          <w:t xml:space="preserve">The meeting forecast. </w:t>
        </w:r>
      </w:ins>
      <w:del w:id="3890" w:author="Author B" w:date="2026-01-27T10:00:00Z">
        <w:r>
          <w:delText xml:space="preserve">Inventory relevant group. </w:delText>
        </w:r>
      </w:del>
    </w:p>
    <w:p>
      <w:commentRangeStart w:id="389"/>
      <w:r>
        <w:t xml:space="preserve">Trend suggestions board order.</w:t>
      </w:r>
      <w:commentRangeEnd w:id="389"/>
      <w:r>
        <w:rPr>
          <w:rStyle w:val="CommentReference"/>
        </w:rPr>
        <w:commentReference w:id="389"/>
      </w:r>
      <w:r>
        <w:t xml:space="preserve"> </w:t>
      </w:r>
      <w:ins w:id="3891" w:author="Author A" w:date="2026-01-28T10:00:00Z">
        <w:r>
          <w:t xml:space="preserve">Trend suggestions board. </w:t>
        </w:r>
      </w:ins>
      <w:del w:id="3892" w:author="Author C" w:date="2026-01-01T10:00:00Z">
        <w:r>
          <w:delText xml:space="preserve">The meeting forecast. </w:delText>
        </w:r>
      </w:del>
      <w:ins w:id="3893" w:author="Author C" w:date="2026-01-02T10:00:00Z">
        <w:r>
          <w:t xml:space="preserve">Inventory relevant group. </w:t>
        </w:r>
      </w:ins>
      <w:del w:id="3894" w:author="Author B" w:date="2026-01-03T10:00:00Z">
        <w:r>
          <w:delText xml:space="preserve">Notice claim team. </w:delText>
        </w:r>
      </w:del>
      <w:ins w:id="3895" w:author="Author B" w:date="2026-01-04T10:00:00Z">
        <w:r>
          <w:t xml:space="preserve">Pilot receipt corporate. </w:t>
        </w:r>
      </w:ins>
      <w:del w:id="3896" w:author="Author A" w:date="2026-01-05T10:00:00Z">
        <w:r>
          <w:delText xml:space="preserve">Regional maintenance accessibility. </w:delText>
        </w:r>
      </w:del>
      <w:ins w:id="3897" w:author="Author A" w:date="2026-01-06T10:00:00Z">
        <w:r>
          <w:t xml:space="preserve">Trend suggestions board. </w:t>
        </w:r>
      </w:ins>
      <w:del w:id="3898" w:author="Author C" w:date="2026-01-07T10:00:00Z">
        <w:r>
          <w:delText xml:space="preserve">The meeting forecast. </w:delText>
        </w:r>
      </w:del>
      <w:ins w:id="3899" w:author="Author C" w:date="2026-01-08T10:00:00Z">
        <w:r>
          <w:t xml:space="preserve">Inventory relevant group. </w:t>
        </w:r>
      </w:ins>
      <w:del w:id="3900" w:author="Author B" w:date="2026-01-09T10:00:00Z">
        <w:r>
          <w:delText xml:space="preserve">Notice claim team. </w:delText>
        </w:r>
      </w:del>
    </w:p>
    <w:p>
      <w:commentRangeStart w:id="390"/>
      <w:r>
        <w:t xml:space="preserve">The meeting forecast hereby.</w:t>
      </w:r>
      <w:commentRangeEnd w:id="390"/>
      <w:r>
        <w:rPr>
          <w:rStyle w:val="CommentReference"/>
        </w:rPr>
        <w:commentReference w:id="390"/>
      </w:r>
      <w:r>
        <w:t xml:space="preserve"> </w:t>
      </w:r>
      <w:ins w:id="3901" w:author="Author A" w:date="2026-01-10T10:00:00Z">
        <w:r>
          <w:t xml:space="preserve">The meeting forecast. </w:t>
        </w:r>
      </w:ins>
      <w:del w:id="3902" w:author="Author C" w:date="2026-01-11T10:00:00Z">
        <w:r>
          <w:delText xml:space="preserve">Inventory relevant group. </w:delText>
        </w:r>
      </w:del>
      <w:ins w:id="3903" w:author="Author C" w:date="2026-01-12T10:00:00Z">
        <w:r>
          <w:t xml:space="preserve">Notice claim team. </w:t>
        </w:r>
      </w:ins>
      <w:del w:id="3904" w:author="Author B" w:date="2026-01-13T10:00:00Z">
        <w:r>
          <w:delText xml:space="preserve">Pilot receipt corporate. </w:delText>
        </w:r>
      </w:del>
      <w:ins w:id="3905" w:author="Author B" w:date="2026-01-14T10:00:00Z">
        <w:r>
          <w:t xml:space="preserve">Regional maintenance accessibility. </w:t>
        </w:r>
      </w:ins>
      <w:del w:id="3906" w:author="Author A" w:date="2026-01-15T10:00:00Z">
        <w:r>
          <w:delText xml:space="preserve">Trend suggestions board. </w:delText>
        </w:r>
      </w:del>
      <w:ins w:id="3907" w:author="Author A" w:date="2026-01-16T10:00:00Z">
        <w:r>
          <w:t xml:space="preserve">The meeting forecast. </w:t>
        </w:r>
      </w:ins>
      <w:del w:id="3908" w:author="Author C" w:date="2026-01-17T10:00:00Z">
        <w:r>
          <w:delText xml:space="preserve">Inventory relevant group. </w:delText>
        </w:r>
      </w:del>
      <w:ins w:id="3909" w:author="Author C" w:date="2026-01-18T10:00:00Z">
        <w:r>
          <w:t xml:space="preserve">Notice claim team. </w:t>
        </w:r>
      </w:ins>
      <w:del w:id="3910" w:author="Author B" w:date="2026-01-19T10:00:00Z">
        <w:r>
          <w:delText xml:space="preserve">Pilot receipt corporate. </w:delText>
        </w:r>
      </w:del>
    </w:p>
    <w:p>
      <w:commentRangeStart w:id="391"/>
      <w:r>
        <w:t xml:space="preserve">Inventory relevant group relief.</w:t>
      </w:r>
      <w:commentRangeEnd w:id="391"/>
      <w:r>
        <w:rPr>
          <w:rStyle w:val="CommentReference"/>
        </w:rPr>
        <w:commentReference w:id="391"/>
      </w:r>
      <w:r>
        <w:t xml:space="preserve"> </w:t>
      </w:r>
      <w:ins w:id="3911" w:author="Author A" w:date="2026-01-20T10:00:00Z">
        <w:r>
          <w:t xml:space="preserve">Inventory relevant group. </w:t>
        </w:r>
      </w:ins>
      <w:del w:id="3912" w:author="Author C" w:date="2026-01-21T10:00:00Z">
        <w:r>
          <w:delText xml:space="preserve">Notice claim team. </w:delText>
        </w:r>
      </w:del>
      <w:ins w:id="3913" w:author="Author C" w:date="2026-01-22T10:00:00Z">
        <w:r>
          <w:t xml:space="preserve">Pilot receipt corporate. </w:t>
        </w:r>
      </w:ins>
      <w:del w:id="3914" w:author="Author B" w:date="2026-01-23T10:00:00Z">
        <w:r>
          <w:delText xml:space="preserve">Regional maintenance accessibility. </w:delText>
        </w:r>
      </w:del>
      <w:ins w:id="3915" w:author="Author B" w:date="2026-01-24T10:00:00Z">
        <w:r>
          <w:t xml:space="preserve">Trend suggestions board. </w:t>
        </w:r>
      </w:ins>
      <w:del w:id="3916" w:author="Author A" w:date="2026-01-25T10:00:00Z">
        <w:r>
          <w:delText xml:space="preserve">The meeting forecast. </w:delText>
        </w:r>
      </w:del>
      <w:ins w:id="3917" w:author="Author A" w:date="2026-01-26T10:00:00Z">
        <w:r>
          <w:t xml:space="preserve">Inventory relevant group. </w:t>
        </w:r>
      </w:ins>
      <w:del w:id="3918" w:author="Author C" w:date="2026-01-27T10:00:00Z">
        <w:r>
          <w:delText xml:space="preserve">Notice claim team. </w:delText>
        </w:r>
      </w:del>
      <w:ins w:id="3919" w:author="Author C" w:date="2026-01-28T10:00:00Z">
        <w:r>
          <w:t xml:space="preserve">Pilot receipt corporate. </w:t>
        </w:r>
      </w:ins>
      <w:del w:id="3920" w:author="Author B" w:date="2026-01-01T10:00:00Z">
        <w:r>
          <w:delText xml:space="preserve">Regional maintenance accessibility. </w:delText>
        </w:r>
      </w:del>
    </w:p>
    <w:p>
      <w:commentRangeStart w:id="392"/>
      <w:r>
        <w:t xml:space="preserve">Notice claim team export.</w:t>
      </w:r>
      <w:commentRangeEnd w:id="392"/>
      <w:r>
        <w:rPr>
          <w:rStyle w:val="CommentReference"/>
        </w:rPr>
        <w:commentReference w:id="392"/>
      </w:r>
      <w:r>
        <w:t xml:space="preserve"> </w:t>
      </w:r>
      <w:ins w:id="3921" w:author="Author A" w:date="2026-01-02T10:00:00Z">
        <w:r>
          <w:t xml:space="preserve">Notice claim team. </w:t>
        </w:r>
      </w:ins>
      <w:del w:id="3922" w:author="Author C" w:date="2026-01-03T10:00:00Z">
        <w:r>
          <w:delText xml:space="preserve">Pilot receipt corporate. </w:delText>
        </w:r>
      </w:del>
      <w:ins w:id="3923" w:author="Author C" w:date="2026-01-04T10:00:00Z">
        <w:r>
          <w:t xml:space="preserve">Regional maintenance accessibility. </w:t>
        </w:r>
      </w:ins>
      <w:del w:id="3924" w:author="Author B" w:date="2026-01-05T10:00:00Z">
        <w:r>
          <w:delText xml:space="preserve">Trend suggestions board. </w:delText>
        </w:r>
      </w:del>
      <w:ins w:id="3925" w:author="Author B" w:date="2026-01-06T10:00:00Z">
        <w:r>
          <w:t xml:space="preserve">The meeting forecast. </w:t>
        </w:r>
      </w:ins>
      <w:del w:id="3926" w:author="Author A" w:date="2026-01-07T10:00:00Z">
        <w:r>
          <w:delText xml:space="preserve">Inventory relevant group. </w:delText>
        </w:r>
      </w:del>
      <w:ins w:id="3927" w:author="Author A" w:date="2026-01-08T10:00:00Z">
        <w:r>
          <w:t xml:space="preserve">Notice claim team. </w:t>
        </w:r>
      </w:ins>
      <w:del w:id="3928" w:author="Author C" w:date="2026-01-09T10:00:00Z">
        <w:r>
          <w:delText xml:space="preserve">Pilot receipt corporate. </w:delText>
        </w:r>
      </w:del>
      <w:ins w:id="3929" w:author="Author C" w:date="2026-01-10T10:00:00Z">
        <w:r>
          <w:t xml:space="preserve">Regional maintenance accessibility. </w:t>
        </w:r>
      </w:ins>
      <w:del w:id="3930" w:author="Author B" w:date="2026-01-11T10:00:00Z">
        <w:r>
          <w:delText xml:space="preserve">Trend suggestions board. </w:delText>
        </w:r>
      </w:del>
    </w:p>
    <w:p>
      <w:commentRangeStart w:id="393"/>
      <w:r>
        <w:t xml:space="preserve">Pilot receipt corporate requirement.</w:t>
      </w:r>
      <w:commentRangeEnd w:id="393"/>
      <w:r>
        <w:rPr>
          <w:rStyle w:val="CommentReference"/>
        </w:rPr>
        <w:commentReference w:id="393"/>
      </w:r>
      <w:r>
        <w:t xml:space="preserve"> </w:t>
      </w:r>
      <w:ins w:id="3931" w:author="Author A" w:date="2026-01-12T10:00:00Z">
        <w:r>
          <w:t xml:space="preserve">Pilot receipt corporate. </w:t>
        </w:r>
      </w:ins>
      <w:del w:id="3932" w:author="Author C" w:date="2026-01-13T10:00:00Z">
        <w:r>
          <w:delText xml:space="preserve">Regional maintenance accessibility. </w:delText>
        </w:r>
      </w:del>
      <w:ins w:id="3933" w:author="Author C" w:date="2026-01-14T10:00:00Z">
        <w:r>
          <w:t xml:space="preserve">Trend suggestions board. </w:t>
        </w:r>
      </w:ins>
      <w:del w:id="3934" w:author="Author B" w:date="2026-01-15T10:00:00Z">
        <w:r>
          <w:delText xml:space="preserve">The meeting forecast. </w:delText>
        </w:r>
      </w:del>
      <w:ins w:id="3935" w:author="Author B" w:date="2026-01-16T10:00:00Z">
        <w:r>
          <w:t xml:space="preserve">Inventory relevant group. </w:t>
        </w:r>
      </w:ins>
      <w:del w:id="3936" w:author="Author A" w:date="2026-01-17T10:00:00Z">
        <w:r>
          <w:delText xml:space="preserve">Notice claim team. </w:delText>
        </w:r>
      </w:del>
      <w:ins w:id="3937" w:author="Author A" w:date="2026-01-18T10:00:00Z">
        <w:r>
          <w:t xml:space="preserve">Pilot receipt corporate. </w:t>
        </w:r>
      </w:ins>
      <w:del w:id="3938" w:author="Author C" w:date="2026-01-19T10:00:00Z">
        <w:r>
          <w:delText xml:space="preserve">Regional maintenance accessibility. </w:delText>
        </w:r>
      </w:del>
      <w:ins w:id="3939" w:author="Author C" w:date="2026-01-20T10:00:00Z">
        <w:r>
          <w:t xml:space="preserve">Trend suggestions board. </w:t>
        </w:r>
      </w:ins>
      <w:del w:id="3940" w:author="Author B" w:date="2026-01-21T10:00:00Z">
        <w:r>
          <w:delText xml:space="preserve">The meeting forecast. </w:delText>
        </w:r>
      </w:del>
    </w:p>
    <w:p>
      <w:commentRangeStart w:id="394"/>
      <w:r>
        <w:t xml:space="preserve">Regional maintenance accessibility tax.</w:t>
      </w:r>
      <w:commentRangeEnd w:id="394"/>
      <w:r>
        <w:rPr>
          <w:rStyle w:val="CommentReference"/>
        </w:rPr>
        <w:commentReference w:id="394"/>
      </w:r>
      <w:r>
        <w:t xml:space="preserve"> </w:t>
      </w:r>
      <w:ins w:id="3941" w:author="Author A" w:date="2026-01-22T10:00:00Z">
        <w:r>
          <w:t xml:space="preserve">Regional maintenance accessibility. </w:t>
        </w:r>
      </w:ins>
      <w:del w:id="3942" w:author="Author C" w:date="2026-01-23T10:00:00Z">
        <w:r>
          <w:delText xml:space="preserve">Trend suggestions board. </w:delText>
        </w:r>
      </w:del>
      <w:ins w:id="3943" w:author="Author C" w:date="2026-01-24T10:00:00Z">
        <w:r>
          <w:t xml:space="preserve">The meeting forecast. </w:t>
        </w:r>
      </w:ins>
      <w:del w:id="3944" w:author="Author B" w:date="2026-01-25T10:00:00Z">
        <w:r>
          <w:delText xml:space="preserve">Inventory relevant group. </w:delText>
        </w:r>
      </w:del>
      <w:ins w:id="3945" w:author="Author B" w:date="2026-01-26T10:00:00Z">
        <w:r>
          <w:t xml:space="preserve">Notice claim team. </w:t>
        </w:r>
      </w:ins>
      <w:del w:id="3946" w:author="Author A" w:date="2026-01-27T10:00:00Z">
        <w:r>
          <w:delText xml:space="preserve">Pilot receipt corporate. </w:delText>
        </w:r>
      </w:del>
      <w:ins w:id="3947" w:author="Author A" w:date="2026-01-28T10:00:00Z">
        <w:r>
          <w:t xml:space="preserve">Regional maintenance accessibility. </w:t>
        </w:r>
      </w:ins>
      <w:del w:id="3948" w:author="Author C" w:date="2026-01-01T10:00:00Z">
        <w:r>
          <w:delText xml:space="preserve">Trend suggestions board. </w:delText>
        </w:r>
      </w:del>
      <w:ins w:id="3949" w:author="Author C" w:date="2026-01-02T10:00:00Z">
        <w:r>
          <w:t xml:space="preserve">The meeting forecast. </w:t>
        </w:r>
      </w:ins>
      <w:del w:id="3950" w:author="Author B" w:date="2026-01-03T10:00:00Z">
        <w:r>
          <w:delText xml:space="preserve">Inventory relevant group. </w:delText>
        </w:r>
      </w:del>
    </w:p>
    <w:p>
      <w:commentRangeStart w:id="395"/>
      <w:r>
        <w:t xml:space="preserve">Trend suggestions board order.</w:t>
      </w:r>
      <w:commentRangeEnd w:id="395"/>
      <w:r>
        <w:rPr>
          <w:rStyle w:val="CommentReference"/>
        </w:rPr>
        <w:commentReference w:id="395"/>
      </w:r>
      <w:r>
        <w:t xml:space="preserve"> </w:t>
      </w:r>
      <w:ins w:id="3951" w:author="Author A" w:date="2026-01-04T10:00:00Z">
        <w:r>
          <w:t xml:space="preserve">Trend suggestions board. </w:t>
        </w:r>
      </w:ins>
      <w:del w:id="3952" w:author="Author C" w:date="2026-01-05T10:00:00Z">
        <w:r>
          <w:delText xml:space="preserve">The meeting forecast. </w:delText>
        </w:r>
      </w:del>
      <w:ins w:id="3953" w:author="Author C" w:date="2026-01-06T10:00:00Z">
        <w:r>
          <w:t xml:space="preserve">Inventory relevant group. </w:t>
        </w:r>
      </w:ins>
      <w:del w:id="3954" w:author="Author B" w:date="2026-01-07T10:00:00Z">
        <w:r>
          <w:delText xml:space="preserve">Notice claim team. </w:delText>
        </w:r>
      </w:del>
      <w:ins w:id="3955" w:author="Author B" w:date="2026-01-08T10:00:00Z">
        <w:r>
          <w:t xml:space="preserve">Pilot receipt corporate. </w:t>
        </w:r>
      </w:ins>
      <w:del w:id="3956" w:author="Author A" w:date="2026-01-09T10:00:00Z">
        <w:r>
          <w:delText xml:space="preserve">Regional maintenance accessibility. </w:delText>
        </w:r>
      </w:del>
      <w:ins w:id="3957" w:author="Author A" w:date="2026-01-10T10:00:00Z">
        <w:r>
          <w:t xml:space="preserve">Trend suggestions board. </w:t>
        </w:r>
      </w:ins>
      <w:del w:id="3958" w:author="Author C" w:date="2026-01-11T10:00:00Z">
        <w:r>
          <w:delText xml:space="preserve">The meeting forecast. </w:delText>
        </w:r>
      </w:del>
      <w:ins w:id="3959" w:author="Author C" w:date="2026-01-12T10:00:00Z">
        <w:r>
          <w:t xml:space="preserve">Inventory relevant group. </w:t>
        </w:r>
      </w:ins>
      <w:del w:id="3960" w:author="Author B" w:date="2026-01-13T10:00:00Z">
        <w:r>
          <w:delText xml:space="preserve">Notice claim team. </w:delText>
        </w:r>
      </w:del>
    </w:p>
    <w:p>
      <w:commentRangeStart w:id="396"/>
      <w:r>
        <w:t xml:space="preserve">The meeting forecast hereby.</w:t>
      </w:r>
      <w:commentRangeEnd w:id="396"/>
      <w:r>
        <w:rPr>
          <w:rStyle w:val="CommentReference"/>
        </w:rPr>
        <w:commentReference w:id="396"/>
      </w:r>
      <w:r>
        <w:t xml:space="preserve"> </w:t>
      </w:r>
      <w:ins w:id="3961" w:author="Author A" w:date="2026-01-14T10:00:00Z">
        <w:r>
          <w:t xml:space="preserve">The meeting forecast. </w:t>
        </w:r>
      </w:ins>
      <w:del w:id="3962" w:author="Author C" w:date="2026-01-15T10:00:00Z">
        <w:r>
          <w:delText xml:space="preserve">Inventory relevant group. </w:delText>
        </w:r>
      </w:del>
      <w:ins w:id="3963" w:author="Author C" w:date="2026-01-16T10:00:00Z">
        <w:r>
          <w:t xml:space="preserve">Notice claim team. </w:t>
        </w:r>
      </w:ins>
      <w:del w:id="3964" w:author="Author B" w:date="2026-01-17T10:00:00Z">
        <w:r>
          <w:delText xml:space="preserve">Pilot receipt corporate. </w:delText>
        </w:r>
      </w:del>
      <w:ins w:id="3965" w:author="Author B" w:date="2026-01-18T10:00:00Z">
        <w:r>
          <w:t xml:space="preserve">Regional maintenance accessibility. </w:t>
        </w:r>
      </w:ins>
      <w:del w:id="3966" w:author="Author A" w:date="2026-01-19T10:00:00Z">
        <w:r>
          <w:delText xml:space="preserve">Trend suggestions board. </w:delText>
        </w:r>
      </w:del>
      <w:ins w:id="3967" w:author="Author A" w:date="2026-01-20T10:00:00Z">
        <w:r>
          <w:t xml:space="preserve">The meeting forecast. </w:t>
        </w:r>
      </w:ins>
      <w:del w:id="3968" w:author="Author C" w:date="2026-01-21T10:00:00Z">
        <w:r>
          <w:delText xml:space="preserve">Inventory relevant group. </w:delText>
        </w:r>
      </w:del>
      <w:ins w:id="3969" w:author="Author C" w:date="2026-01-22T10:00:00Z">
        <w:r>
          <w:t xml:space="preserve">Notice claim team. </w:t>
        </w:r>
      </w:ins>
      <w:del w:id="3970" w:author="Author B" w:date="2026-01-23T10:00:00Z">
        <w:r>
          <w:delText xml:space="preserve">Pilot receipt corporate. </w:delText>
        </w:r>
      </w:del>
    </w:p>
    <w:p>
      <w:commentRangeStart w:id="397"/>
      <w:r>
        <w:t xml:space="preserve">Inventory relevant group relief.</w:t>
      </w:r>
      <w:commentRangeEnd w:id="397"/>
      <w:r>
        <w:rPr>
          <w:rStyle w:val="CommentReference"/>
        </w:rPr>
        <w:commentReference w:id="397"/>
      </w:r>
      <w:r>
        <w:t xml:space="preserve"> </w:t>
      </w:r>
      <w:ins w:id="3971" w:author="Author A" w:date="2026-01-24T10:00:00Z">
        <w:r>
          <w:t xml:space="preserve">Inventory relevant group. </w:t>
        </w:r>
      </w:ins>
      <w:del w:id="3972" w:author="Author C" w:date="2026-01-25T10:00:00Z">
        <w:r>
          <w:delText xml:space="preserve">Notice claim team. </w:delText>
        </w:r>
      </w:del>
      <w:ins w:id="3973" w:author="Author C" w:date="2026-01-26T10:00:00Z">
        <w:r>
          <w:t xml:space="preserve">Pilot receipt corporate. </w:t>
        </w:r>
      </w:ins>
      <w:del w:id="3974" w:author="Author B" w:date="2026-01-27T10:00:00Z">
        <w:r>
          <w:delText xml:space="preserve">Regional maintenance accessibility. </w:delText>
        </w:r>
      </w:del>
      <w:ins w:id="3975" w:author="Author B" w:date="2026-01-28T10:00:00Z">
        <w:r>
          <w:t xml:space="preserve">Trend suggestions board. </w:t>
        </w:r>
      </w:ins>
      <w:del w:id="3976" w:author="Author A" w:date="2026-01-01T10:00:00Z">
        <w:r>
          <w:delText xml:space="preserve">The meeting forecast. </w:delText>
        </w:r>
      </w:del>
      <w:ins w:id="3977" w:author="Author A" w:date="2026-01-02T10:00:00Z">
        <w:r>
          <w:t xml:space="preserve">Inventory relevant group. </w:t>
        </w:r>
      </w:ins>
      <w:del w:id="3978" w:author="Author C" w:date="2026-01-03T10:00:00Z">
        <w:r>
          <w:delText xml:space="preserve">Notice claim team. </w:delText>
        </w:r>
      </w:del>
      <w:ins w:id="3979" w:author="Author C" w:date="2026-01-04T10:00:00Z">
        <w:r>
          <w:t xml:space="preserve">Pilot receipt corporate. </w:t>
        </w:r>
      </w:ins>
      <w:del w:id="3980" w:author="Author B" w:date="2026-01-05T10:00:00Z">
        <w:r>
          <w:delText xml:space="preserve">Regional maintenance accessibility. </w:delText>
        </w:r>
      </w:del>
    </w:p>
    <w:p>
      <w:commentRangeStart w:id="398"/>
      <w:r>
        <w:t xml:space="preserve">Notice claim team export.</w:t>
      </w:r>
      <w:commentRangeEnd w:id="398"/>
      <w:r>
        <w:rPr>
          <w:rStyle w:val="CommentReference"/>
        </w:rPr>
        <w:commentReference w:id="398"/>
      </w:r>
      <w:r>
        <w:t xml:space="preserve"> </w:t>
      </w:r>
      <w:ins w:id="3981" w:author="Author A" w:date="2026-01-06T10:00:00Z">
        <w:r>
          <w:t xml:space="preserve">Notice claim team. </w:t>
        </w:r>
      </w:ins>
      <w:del w:id="3982" w:author="Author C" w:date="2026-01-07T10:00:00Z">
        <w:r>
          <w:delText xml:space="preserve">Pilot receipt corporate. </w:delText>
        </w:r>
      </w:del>
      <w:ins w:id="3983" w:author="Author C" w:date="2026-01-08T10:00:00Z">
        <w:r>
          <w:t xml:space="preserve">Regional maintenance accessibility. </w:t>
        </w:r>
      </w:ins>
      <w:del w:id="3984" w:author="Author B" w:date="2026-01-09T10:00:00Z">
        <w:r>
          <w:delText xml:space="preserve">Trend suggestions board. </w:delText>
        </w:r>
      </w:del>
      <w:ins w:id="3985" w:author="Author B" w:date="2026-01-10T10:00:00Z">
        <w:r>
          <w:t xml:space="preserve">The meeting forecast. </w:t>
        </w:r>
      </w:ins>
      <w:del w:id="3986" w:author="Author A" w:date="2026-01-11T10:00:00Z">
        <w:r>
          <w:delText xml:space="preserve">Inventory relevant group. </w:delText>
        </w:r>
      </w:del>
      <w:ins w:id="3987" w:author="Author A" w:date="2026-01-12T10:00:00Z">
        <w:r>
          <w:t xml:space="preserve">Notice claim team. </w:t>
        </w:r>
      </w:ins>
      <w:del w:id="3988" w:author="Author C" w:date="2026-01-13T10:00:00Z">
        <w:r>
          <w:delText xml:space="preserve">Pilot receipt corporate. </w:delText>
        </w:r>
      </w:del>
      <w:ins w:id="3989" w:author="Author C" w:date="2026-01-14T10:00:00Z">
        <w:r>
          <w:t xml:space="preserve">Regional maintenance accessibility. </w:t>
        </w:r>
      </w:ins>
      <w:del w:id="3990" w:author="Author B" w:date="2026-01-15T10:00:00Z">
        <w:r>
          <w:delText xml:space="preserve">Trend suggestions board. </w:delText>
        </w:r>
      </w:del>
    </w:p>
    <w:p>
      <w:commentRangeStart w:id="399"/>
      <w:r>
        <w:t xml:space="preserve">Pilot receipt corporate requirement.</w:t>
      </w:r>
      <w:commentRangeEnd w:id="399"/>
      <w:r>
        <w:rPr>
          <w:rStyle w:val="CommentReference"/>
        </w:rPr>
        <w:commentReference w:id="399"/>
      </w:r>
      <w:r>
        <w:t xml:space="preserve"> </w:t>
      </w:r>
      <w:ins w:id="3991" w:author="Author A" w:date="2026-01-16T10:00:00Z">
        <w:r>
          <w:t xml:space="preserve">Pilot receipt corporate. </w:t>
        </w:r>
      </w:ins>
      <w:del w:id="3992" w:author="Author C" w:date="2026-01-17T10:00:00Z">
        <w:r>
          <w:delText xml:space="preserve">Regional maintenance accessibility. </w:delText>
        </w:r>
      </w:del>
      <w:ins w:id="3993" w:author="Author C" w:date="2026-01-18T10:00:00Z">
        <w:r>
          <w:t xml:space="preserve">Trend suggestions board. </w:t>
        </w:r>
      </w:ins>
      <w:del w:id="3994" w:author="Author B" w:date="2026-01-19T10:00:00Z">
        <w:r>
          <w:delText xml:space="preserve">The meeting forecast. </w:delText>
        </w:r>
      </w:del>
      <w:ins w:id="3995" w:author="Author B" w:date="2026-01-20T10:00:00Z">
        <w:r>
          <w:t xml:space="preserve">Inventory relevant group. </w:t>
        </w:r>
      </w:ins>
      <w:del w:id="3996" w:author="Author A" w:date="2026-01-21T10:00:00Z">
        <w:r>
          <w:delText xml:space="preserve">Notice claim team. </w:delText>
        </w:r>
      </w:del>
      <w:ins w:id="3997" w:author="Author A" w:date="2026-01-22T10:00:00Z">
        <w:r>
          <w:t xml:space="preserve">Pilot receipt corporate. </w:t>
        </w:r>
      </w:ins>
      <w:del w:id="3998" w:author="Author C" w:date="2026-01-23T10:00:00Z">
        <w:r>
          <w:delText xml:space="preserve">Regional maintenance accessibility. </w:delText>
        </w:r>
      </w:del>
      <w:ins w:id="3999" w:author="Author C" w:date="2026-01-24T10:00:00Z">
        <w:r>
          <w:t xml:space="preserve">Trend suggestions board. </w:t>
        </w:r>
      </w:ins>
      <w:del w:id="4000" w:author="Author B" w:date="2026-01-25T10:00:00Z">
        <w:r>
          <w:delText xml:space="preserve">The meeting forecast. </w:delText>
        </w:r>
      </w:del>
    </w:p>
    <w:p>
      <w:commentRangeStart w:id="400"/>
      <w:r>
        <w:t xml:space="preserve">Regional maintenance accessibility tax.</w:t>
      </w:r>
      <w:commentRangeEnd w:id="400"/>
      <w:r>
        <w:rPr>
          <w:rStyle w:val="CommentReference"/>
        </w:rPr>
        <w:commentReference w:id="400"/>
      </w:r>
      <w:r>
        <w:t xml:space="preserve"> </w:t>
      </w:r>
      <w:ins w:id="4001" w:author="Author A" w:date="2026-01-26T10:00:00Z">
        <w:r>
          <w:t xml:space="preserve">Regional maintenance accessibility. </w:t>
        </w:r>
      </w:ins>
      <w:del w:id="4002" w:author="Author C" w:date="2026-01-27T10:00:00Z">
        <w:r>
          <w:delText xml:space="preserve">Trend suggestions board. </w:delText>
        </w:r>
      </w:del>
      <w:ins w:id="4003" w:author="Author C" w:date="2026-01-28T10:00:00Z">
        <w:r>
          <w:t xml:space="preserve">The meeting forecast. </w:t>
        </w:r>
      </w:ins>
      <w:del w:id="4004" w:author="Author B" w:date="2026-01-01T10:00:00Z">
        <w:r>
          <w:delText xml:space="preserve">Inventory relevant group. </w:delText>
        </w:r>
      </w:del>
      <w:ins w:id="4005" w:author="Author B" w:date="2026-01-02T10:00:00Z">
        <w:r>
          <w:t xml:space="preserve">Notice claim team. </w:t>
        </w:r>
      </w:ins>
      <w:del w:id="4006" w:author="Author A" w:date="2026-01-03T10:00:00Z">
        <w:r>
          <w:delText xml:space="preserve">Pilot receipt corporate. </w:delText>
        </w:r>
      </w:del>
      <w:ins w:id="4007" w:author="Author A" w:date="2026-01-04T10:00:00Z">
        <w:r>
          <w:t xml:space="preserve">Regional maintenance accessibility. </w:t>
        </w:r>
      </w:ins>
      <w:del w:id="4008" w:author="Author C" w:date="2026-01-05T10:00:00Z">
        <w:r>
          <w:delText xml:space="preserve">Trend suggestions board. </w:delText>
        </w:r>
      </w:del>
      <w:ins w:id="4009" w:author="Author C" w:date="2026-01-06T10:00:00Z">
        <w:r>
          <w:t xml:space="preserve">The meeting forecast. </w:t>
        </w:r>
      </w:ins>
      <w:del w:id="4010" w:author="Author B" w:date="2026-01-07T10:00:00Z">
        <w:r>
          <w:delText xml:space="preserve">Inventory relevant group. </w:delText>
        </w:r>
      </w:del>
    </w:p>
    <w:p>
      <w:commentRangeStart w:id="401"/>
      <w:r>
        <w:t xml:space="preserve">Trend suggestions board order.</w:t>
      </w:r>
      <w:commentRangeEnd w:id="401"/>
      <w:r>
        <w:rPr>
          <w:rStyle w:val="CommentReference"/>
        </w:rPr>
        <w:commentReference w:id="401"/>
      </w:r>
      <w:r>
        <w:t xml:space="preserve"> </w:t>
      </w:r>
      <w:ins w:id="4011" w:author="Author A" w:date="2026-01-08T10:00:00Z">
        <w:r>
          <w:t xml:space="preserve">Trend suggestions board. </w:t>
        </w:r>
      </w:ins>
      <w:del w:id="4012" w:author="Author C" w:date="2026-01-09T10:00:00Z">
        <w:r>
          <w:delText xml:space="preserve">The meeting forecast. </w:delText>
        </w:r>
      </w:del>
      <w:ins w:id="4013" w:author="Author C" w:date="2026-01-10T10:00:00Z">
        <w:r>
          <w:t xml:space="preserve">Inventory relevant group. </w:t>
        </w:r>
      </w:ins>
      <w:del w:id="4014" w:author="Author B" w:date="2026-01-11T10:00:00Z">
        <w:r>
          <w:delText xml:space="preserve">Notice claim team. </w:delText>
        </w:r>
      </w:del>
      <w:ins w:id="4015" w:author="Author B" w:date="2026-01-12T10:00:00Z">
        <w:r>
          <w:t xml:space="preserve">Pilot receipt corporate. </w:t>
        </w:r>
      </w:ins>
      <w:del w:id="4016" w:author="Author A" w:date="2026-01-13T10:00:00Z">
        <w:r>
          <w:delText xml:space="preserve">Regional maintenance accessibility. </w:delText>
        </w:r>
      </w:del>
      <w:ins w:id="4017" w:author="Author A" w:date="2026-01-14T10:00:00Z">
        <w:r>
          <w:t xml:space="preserve">Trend suggestions board. </w:t>
        </w:r>
      </w:ins>
      <w:del w:id="4018" w:author="Author C" w:date="2026-01-15T10:00:00Z">
        <w:r>
          <w:delText xml:space="preserve">The meeting forecast. </w:delText>
        </w:r>
      </w:del>
      <w:ins w:id="4019" w:author="Author C" w:date="2026-01-16T10:00:00Z">
        <w:r>
          <w:t xml:space="preserve">Inventory relevant group. </w:t>
        </w:r>
      </w:ins>
      <w:del w:id="4020" w:author="Author B" w:date="2026-01-17T10:00:00Z">
        <w:r>
          <w:delText xml:space="preserve">Notice claim team. </w:delText>
        </w:r>
      </w:del>
    </w:p>
    <w:p>
      <w:commentRangeStart w:id="402"/>
      <w:r>
        <w:t xml:space="preserve">The meeting forecast hereby.</w:t>
      </w:r>
      <w:commentRangeEnd w:id="402"/>
      <w:r>
        <w:rPr>
          <w:rStyle w:val="CommentReference"/>
        </w:rPr>
        <w:commentReference w:id="402"/>
      </w:r>
      <w:r>
        <w:t xml:space="preserve"> </w:t>
      </w:r>
      <w:ins w:id="4021" w:author="Author A" w:date="2026-01-18T10:00:00Z">
        <w:r>
          <w:t xml:space="preserve">The meeting forecast. </w:t>
        </w:r>
      </w:ins>
      <w:del w:id="4022" w:author="Author C" w:date="2026-01-19T10:00:00Z">
        <w:r>
          <w:delText xml:space="preserve">Inventory relevant group. </w:delText>
        </w:r>
      </w:del>
      <w:ins w:id="4023" w:author="Author C" w:date="2026-01-20T10:00:00Z">
        <w:r>
          <w:t xml:space="preserve">Notice claim team. </w:t>
        </w:r>
      </w:ins>
      <w:del w:id="4024" w:author="Author B" w:date="2026-01-21T10:00:00Z">
        <w:r>
          <w:delText xml:space="preserve">Pilot receipt corporate. </w:delText>
        </w:r>
      </w:del>
      <w:ins w:id="4025" w:author="Author B" w:date="2026-01-22T10:00:00Z">
        <w:r>
          <w:t xml:space="preserve">Regional maintenance accessibility. </w:t>
        </w:r>
      </w:ins>
      <w:del w:id="4026" w:author="Author A" w:date="2026-01-23T10:00:00Z">
        <w:r>
          <w:delText xml:space="preserve">Trend suggestions board. </w:delText>
        </w:r>
      </w:del>
      <w:ins w:id="4027" w:author="Author A" w:date="2026-01-24T10:00:00Z">
        <w:r>
          <w:t xml:space="preserve">The meeting forecast. </w:t>
        </w:r>
      </w:ins>
      <w:del w:id="4028" w:author="Author C" w:date="2026-01-25T10:00:00Z">
        <w:r>
          <w:delText xml:space="preserve">Inventory relevant group. </w:delText>
        </w:r>
      </w:del>
      <w:ins w:id="4029" w:author="Author C" w:date="2026-01-26T10:00:00Z">
        <w:r>
          <w:t xml:space="preserve">Notice claim team. </w:t>
        </w:r>
      </w:ins>
      <w:del w:id="4030" w:author="Author B" w:date="2026-01-27T10:00:00Z">
        <w:r>
          <w:delText xml:space="preserve">Pilot receipt corporate. </w:delText>
        </w:r>
      </w:del>
    </w:p>
    <w:p>
      <w:commentRangeStart w:id="403"/>
      <w:r>
        <w:t xml:space="preserve">Inventory relevant group relief.</w:t>
      </w:r>
      <w:commentRangeEnd w:id="403"/>
      <w:r>
        <w:rPr>
          <w:rStyle w:val="CommentReference"/>
        </w:rPr>
        <w:commentReference w:id="403"/>
      </w:r>
      <w:r>
        <w:t xml:space="preserve"> </w:t>
      </w:r>
      <w:ins w:id="4031" w:author="Author A" w:date="2026-01-28T10:00:00Z">
        <w:r>
          <w:t xml:space="preserve">Inventory relevant group. </w:t>
        </w:r>
      </w:ins>
      <w:del w:id="4032" w:author="Author C" w:date="2026-01-01T10:00:00Z">
        <w:r>
          <w:delText xml:space="preserve">Notice claim team. </w:delText>
        </w:r>
      </w:del>
      <w:ins w:id="4033" w:author="Author C" w:date="2026-01-02T10:00:00Z">
        <w:r>
          <w:t xml:space="preserve">Pilot receipt corporate. </w:t>
        </w:r>
      </w:ins>
      <w:del w:id="4034" w:author="Author B" w:date="2026-01-03T10:00:00Z">
        <w:r>
          <w:delText xml:space="preserve">Regional maintenance accessibility. </w:delText>
        </w:r>
      </w:del>
      <w:ins w:id="4035" w:author="Author B" w:date="2026-01-04T10:00:00Z">
        <w:r>
          <w:t xml:space="preserve">Trend suggestions board. </w:t>
        </w:r>
      </w:ins>
      <w:del w:id="4036" w:author="Author A" w:date="2026-01-05T10:00:00Z">
        <w:r>
          <w:delText xml:space="preserve">The meeting forecast. </w:delText>
        </w:r>
      </w:del>
      <w:ins w:id="4037" w:author="Author A" w:date="2026-01-06T10:00:00Z">
        <w:r>
          <w:t xml:space="preserve">Inventory relevant group. </w:t>
        </w:r>
      </w:ins>
      <w:del w:id="4038" w:author="Author C" w:date="2026-01-07T10:00:00Z">
        <w:r>
          <w:delText xml:space="preserve">Notice claim team. </w:delText>
        </w:r>
      </w:del>
      <w:ins w:id="4039" w:author="Author C" w:date="2026-01-08T10:00:00Z">
        <w:r>
          <w:t xml:space="preserve">Pilot receipt corporate. </w:t>
        </w:r>
      </w:ins>
      <w:del w:id="4040" w:author="Author B" w:date="2026-01-09T10:00:00Z">
        <w:r>
          <w:delText xml:space="preserve">Regional maintenance accessibility. </w:delText>
        </w:r>
      </w:del>
    </w:p>
    <w:p>
      <w:commentRangeStart w:id="404"/>
      <w:r>
        <w:t xml:space="preserve">Notice claim team export.</w:t>
      </w:r>
      <w:commentRangeEnd w:id="404"/>
      <w:r>
        <w:rPr>
          <w:rStyle w:val="CommentReference"/>
        </w:rPr>
        <w:commentReference w:id="404"/>
      </w:r>
      <w:r>
        <w:t xml:space="preserve"> </w:t>
      </w:r>
      <w:ins w:id="4041" w:author="Author A" w:date="2026-01-10T10:00:00Z">
        <w:r>
          <w:t xml:space="preserve">Notice claim team. </w:t>
        </w:r>
      </w:ins>
      <w:del w:id="4042" w:author="Author C" w:date="2026-01-11T10:00:00Z">
        <w:r>
          <w:delText xml:space="preserve">Pilot receipt corporate. </w:delText>
        </w:r>
      </w:del>
      <w:ins w:id="4043" w:author="Author C" w:date="2026-01-12T10:00:00Z">
        <w:r>
          <w:t xml:space="preserve">Regional maintenance accessibility. </w:t>
        </w:r>
      </w:ins>
      <w:del w:id="4044" w:author="Author B" w:date="2026-01-13T10:00:00Z">
        <w:r>
          <w:delText xml:space="preserve">Trend suggestions board. </w:delText>
        </w:r>
      </w:del>
      <w:ins w:id="4045" w:author="Author B" w:date="2026-01-14T10:00:00Z">
        <w:r>
          <w:t xml:space="preserve">The meeting forecast. </w:t>
        </w:r>
      </w:ins>
      <w:del w:id="4046" w:author="Author A" w:date="2026-01-15T10:00:00Z">
        <w:r>
          <w:delText xml:space="preserve">Inventory relevant group. </w:delText>
        </w:r>
      </w:del>
      <w:ins w:id="4047" w:author="Author A" w:date="2026-01-16T10:00:00Z">
        <w:r>
          <w:t xml:space="preserve">Notice claim team. </w:t>
        </w:r>
      </w:ins>
      <w:del w:id="4048" w:author="Author C" w:date="2026-01-17T10:00:00Z">
        <w:r>
          <w:delText xml:space="preserve">Pilot receipt corporate. </w:delText>
        </w:r>
      </w:del>
      <w:ins w:id="4049" w:author="Author C" w:date="2026-01-18T10:00:00Z">
        <w:r>
          <w:t xml:space="preserve">Regional maintenance accessibility. </w:t>
        </w:r>
      </w:ins>
      <w:del w:id="4050" w:author="Author B" w:date="2026-01-19T10:00:00Z">
        <w:r>
          <w:delText xml:space="preserve">Trend suggestions board. </w:delText>
        </w:r>
      </w:del>
    </w:p>
    <w:p>
      <w:commentRangeStart w:id="405"/>
      <w:r>
        <w:t xml:space="preserve">Pilot receipt corporate requirement.</w:t>
      </w:r>
      <w:commentRangeEnd w:id="405"/>
      <w:r>
        <w:rPr>
          <w:rStyle w:val="CommentReference"/>
        </w:rPr>
        <w:commentReference w:id="405"/>
      </w:r>
      <w:r>
        <w:t xml:space="preserve"> </w:t>
      </w:r>
      <w:ins w:id="4051" w:author="Author A" w:date="2026-01-20T10:00:00Z">
        <w:r>
          <w:t xml:space="preserve">Pilot receipt corporate. </w:t>
        </w:r>
      </w:ins>
      <w:del w:id="4052" w:author="Author C" w:date="2026-01-21T10:00:00Z">
        <w:r>
          <w:delText xml:space="preserve">Regional maintenance accessibility. </w:delText>
        </w:r>
      </w:del>
      <w:ins w:id="4053" w:author="Author C" w:date="2026-01-22T10:00:00Z">
        <w:r>
          <w:t xml:space="preserve">Trend suggestions board. </w:t>
        </w:r>
      </w:ins>
      <w:del w:id="4054" w:author="Author B" w:date="2026-01-23T10:00:00Z">
        <w:r>
          <w:delText xml:space="preserve">The meeting forecast. </w:delText>
        </w:r>
      </w:del>
      <w:ins w:id="4055" w:author="Author B" w:date="2026-01-24T10:00:00Z">
        <w:r>
          <w:t xml:space="preserve">Inventory relevant group. </w:t>
        </w:r>
      </w:ins>
      <w:del w:id="4056" w:author="Author A" w:date="2026-01-25T10:00:00Z">
        <w:r>
          <w:delText xml:space="preserve">Notice claim team. </w:delText>
        </w:r>
      </w:del>
      <w:ins w:id="4057" w:author="Author A" w:date="2026-01-26T10:00:00Z">
        <w:r>
          <w:t xml:space="preserve">Pilot receipt corporate. </w:t>
        </w:r>
      </w:ins>
      <w:del w:id="4058" w:author="Author C" w:date="2026-01-27T10:00:00Z">
        <w:r>
          <w:delText xml:space="preserve">Regional maintenance accessibility. </w:delText>
        </w:r>
      </w:del>
      <w:ins w:id="4059" w:author="Author C" w:date="2026-01-28T10:00:00Z">
        <w:r>
          <w:t xml:space="preserve">Trend suggestions board. </w:t>
        </w:r>
      </w:ins>
      <w:del w:id="4060" w:author="Author B" w:date="2026-01-01T10:00:00Z">
        <w:r>
          <w:delText xml:space="preserve">The meeting forecast. </w:delText>
        </w:r>
      </w:del>
    </w:p>
    <w:p>
      <w:commentRangeStart w:id="406"/>
      <w:r>
        <w:t xml:space="preserve">Regional maintenance accessibility tax.</w:t>
      </w:r>
      <w:commentRangeEnd w:id="406"/>
      <w:r>
        <w:rPr>
          <w:rStyle w:val="CommentReference"/>
        </w:rPr>
        <w:commentReference w:id="406"/>
      </w:r>
      <w:r>
        <w:t xml:space="preserve"> </w:t>
      </w:r>
      <w:ins w:id="4061" w:author="Author A" w:date="2026-01-02T10:00:00Z">
        <w:r>
          <w:t xml:space="preserve">Regional maintenance accessibility. </w:t>
        </w:r>
      </w:ins>
      <w:del w:id="4062" w:author="Author C" w:date="2026-01-03T10:00:00Z">
        <w:r>
          <w:delText xml:space="preserve">Trend suggestions board. </w:delText>
        </w:r>
      </w:del>
      <w:ins w:id="4063" w:author="Author C" w:date="2026-01-04T10:00:00Z">
        <w:r>
          <w:t xml:space="preserve">The meeting forecast. </w:t>
        </w:r>
      </w:ins>
      <w:del w:id="4064" w:author="Author B" w:date="2026-01-05T10:00:00Z">
        <w:r>
          <w:delText xml:space="preserve">Inventory relevant group. </w:delText>
        </w:r>
      </w:del>
      <w:ins w:id="4065" w:author="Author B" w:date="2026-01-06T10:00:00Z">
        <w:r>
          <w:t xml:space="preserve">Notice claim team. </w:t>
        </w:r>
      </w:ins>
      <w:del w:id="4066" w:author="Author A" w:date="2026-01-07T10:00:00Z">
        <w:r>
          <w:delText xml:space="preserve">Pilot receipt corporate. </w:delText>
        </w:r>
      </w:del>
      <w:ins w:id="4067" w:author="Author A" w:date="2026-01-08T10:00:00Z">
        <w:r>
          <w:t xml:space="preserve">Regional maintenance accessibility. </w:t>
        </w:r>
      </w:ins>
      <w:del w:id="4068" w:author="Author C" w:date="2026-01-09T10:00:00Z">
        <w:r>
          <w:delText xml:space="preserve">Trend suggestions board. </w:delText>
        </w:r>
      </w:del>
      <w:ins w:id="4069" w:author="Author C" w:date="2026-01-10T10:00:00Z">
        <w:r>
          <w:t xml:space="preserve">The meeting forecast. </w:t>
        </w:r>
      </w:ins>
      <w:del w:id="4070" w:author="Author B" w:date="2026-01-11T10:00:00Z">
        <w:r>
          <w:delText xml:space="preserve">Inventory relevant group. </w:delText>
        </w:r>
      </w:del>
    </w:p>
    <w:p>
      <w:commentRangeStart w:id="407"/>
      <w:r>
        <w:t xml:space="preserve">Trend suggestions board order.</w:t>
      </w:r>
      <w:commentRangeEnd w:id="407"/>
      <w:r>
        <w:rPr>
          <w:rStyle w:val="CommentReference"/>
        </w:rPr>
        <w:commentReference w:id="407"/>
      </w:r>
      <w:r>
        <w:t xml:space="preserve"> </w:t>
      </w:r>
      <w:ins w:id="4071" w:author="Author A" w:date="2026-01-12T10:00:00Z">
        <w:r>
          <w:t xml:space="preserve">Trend suggestions board. </w:t>
        </w:r>
      </w:ins>
      <w:del w:id="4072" w:author="Author C" w:date="2026-01-13T10:00:00Z">
        <w:r>
          <w:delText xml:space="preserve">The meeting forecast. </w:delText>
        </w:r>
      </w:del>
      <w:ins w:id="4073" w:author="Author C" w:date="2026-01-14T10:00:00Z">
        <w:r>
          <w:t xml:space="preserve">Inventory relevant group. </w:t>
        </w:r>
      </w:ins>
      <w:del w:id="4074" w:author="Author B" w:date="2026-01-15T10:00:00Z">
        <w:r>
          <w:delText xml:space="preserve">Notice claim team. </w:delText>
        </w:r>
      </w:del>
      <w:ins w:id="4075" w:author="Author B" w:date="2026-01-16T10:00:00Z">
        <w:r>
          <w:t xml:space="preserve">Pilot receipt corporate. </w:t>
        </w:r>
      </w:ins>
      <w:del w:id="4076" w:author="Author A" w:date="2026-01-17T10:00:00Z">
        <w:r>
          <w:delText xml:space="preserve">Regional maintenance accessibility. </w:delText>
        </w:r>
      </w:del>
      <w:ins w:id="4077" w:author="Author A" w:date="2026-01-18T10:00:00Z">
        <w:r>
          <w:t xml:space="preserve">Trend suggestions board. </w:t>
        </w:r>
      </w:ins>
      <w:del w:id="4078" w:author="Author C" w:date="2026-01-19T10:00:00Z">
        <w:r>
          <w:delText xml:space="preserve">The meeting forecast. </w:delText>
        </w:r>
      </w:del>
      <w:ins w:id="4079" w:author="Author C" w:date="2026-01-20T10:00:00Z">
        <w:r>
          <w:t xml:space="preserve">Inventory relevant group. </w:t>
        </w:r>
      </w:ins>
      <w:del w:id="4080" w:author="Author B" w:date="2026-01-21T10:00:00Z">
        <w:r>
          <w:delText xml:space="preserve">Notice claim team. </w:delText>
        </w:r>
      </w:del>
    </w:p>
    <w:p>
      <w:commentRangeStart w:id="408"/>
      <w:r>
        <w:t xml:space="preserve">The meeting forecast hereby.</w:t>
      </w:r>
      <w:commentRangeEnd w:id="408"/>
      <w:r>
        <w:rPr>
          <w:rStyle w:val="CommentReference"/>
        </w:rPr>
        <w:commentReference w:id="408"/>
      </w:r>
      <w:r>
        <w:t xml:space="preserve"> </w:t>
      </w:r>
      <w:ins w:id="4081" w:author="Author A" w:date="2026-01-22T10:00:00Z">
        <w:r>
          <w:t xml:space="preserve">The meeting forecast. </w:t>
        </w:r>
      </w:ins>
      <w:del w:id="4082" w:author="Author C" w:date="2026-01-23T10:00:00Z">
        <w:r>
          <w:delText xml:space="preserve">Inventory relevant group. </w:delText>
        </w:r>
      </w:del>
      <w:ins w:id="4083" w:author="Author C" w:date="2026-01-24T10:00:00Z">
        <w:r>
          <w:t xml:space="preserve">Notice claim team. </w:t>
        </w:r>
      </w:ins>
      <w:del w:id="4084" w:author="Author B" w:date="2026-01-25T10:00:00Z">
        <w:r>
          <w:delText xml:space="preserve">Pilot receipt corporate. </w:delText>
        </w:r>
      </w:del>
      <w:ins w:id="4085" w:author="Author B" w:date="2026-01-26T10:00:00Z">
        <w:r>
          <w:t xml:space="preserve">Regional maintenance accessibility. </w:t>
        </w:r>
      </w:ins>
      <w:del w:id="4086" w:author="Author A" w:date="2026-01-27T10:00:00Z">
        <w:r>
          <w:delText xml:space="preserve">Trend suggestions board. </w:delText>
        </w:r>
      </w:del>
      <w:ins w:id="4087" w:author="Author A" w:date="2026-01-28T10:00:00Z">
        <w:r>
          <w:t xml:space="preserve">The meeting forecast. </w:t>
        </w:r>
      </w:ins>
      <w:del w:id="4088" w:author="Author C" w:date="2026-01-01T10:00:00Z">
        <w:r>
          <w:delText xml:space="preserve">Inventory relevant group. </w:delText>
        </w:r>
      </w:del>
      <w:ins w:id="4089" w:author="Author C" w:date="2026-01-02T10:00:00Z">
        <w:r>
          <w:t xml:space="preserve">Notice claim team. </w:t>
        </w:r>
      </w:ins>
      <w:del w:id="4090" w:author="Author B" w:date="2026-01-03T10:00:00Z">
        <w:r>
          <w:delText xml:space="preserve">Pilot receipt corporate. </w:delText>
        </w:r>
      </w:del>
    </w:p>
    <w:p>
      <w:commentRangeStart w:id="409"/>
      <w:r>
        <w:t xml:space="preserve">Inventory relevant group relief.</w:t>
      </w:r>
      <w:commentRangeEnd w:id="409"/>
      <w:r>
        <w:rPr>
          <w:rStyle w:val="CommentReference"/>
        </w:rPr>
        <w:commentReference w:id="409"/>
      </w:r>
      <w:r>
        <w:t xml:space="preserve"> </w:t>
      </w:r>
      <w:ins w:id="4091" w:author="Author A" w:date="2026-01-04T10:00:00Z">
        <w:r>
          <w:t xml:space="preserve">Inventory relevant group. </w:t>
        </w:r>
      </w:ins>
      <w:del w:id="4092" w:author="Author C" w:date="2026-01-05T10:00:00Z">
        <w:r>
          <w:delText xml:space="preserve">Notice claim team. </w:delText>
        </w:r>
      </w:del>
      <w:ins w:id="4093" w:author="Author C" w:date="2026-01-06T10:00:00Z">
        <w:r>
          <w:t xml:space="preserve">Pilot receipt corporate. </w:t>
        </w:r>
      </w:ins>
      <w:del w:id="4094" w:author="Author B" w:date="2026-01-07T10:00:00Z">
        <w:r>
          <w:delText xml:space="preserve">Regional maintenance accessibility. </w:delText>
        </w:r>
      </w:del>
      <w:ins w:id="4095" w:author="Author B" w:date="2026-01-08T10:00:00Z">
        <w:r>
          <w:t xml:space="preserve">Trend suggestions board. </w:t>
        </w:r>
      </w:ins>
      <w:del w:id="4096" w:author="Author A" w:date="2026-01-09T10:00:00Z">
        <w:r>
          <w:delText xml:space="preserve">The meeting forecast. </w:delText>
        </w:r>
      </w:del>
      <w:ins w:id="4097" w:author="Author A" w:date="2026-01-10T10:00:00Z">
        <w:r>
          <w:t xml:space="preserve">Inventory relevant group. </w:t>
        </w:r>
      </w:ins>
      <w:del w:id="4098" w:author="Author C" w:date="2026-01-11T10:00:00Z">
        <w:r>
          <w:delText xml:space="preserve">Notice claim team. </w:delText>
        </w:r>
      </w:del>
      <w:ins w:id="4099" w:author="Author C" w:date="2026-01-12T10:00:00Z">
        <w:r>
          <w:t xml:space="preserve">Pilot receipt corporate. </w:t>
        </w:r>
      </w:ins>
      <w:del w:id="4100" w:author="Author B" w:date="2026-01-13T10:00:00Z">
        <w:r>
          <w:delText xml:space="preserve">Regional maintenance accessibility. </w:delText>
        </w:r>
      </w:del>
    </w:p>
    <w:p>
      <w:commentRangeStart w:id="410"/>
      <w:r>
        <w:t xml:space="preserve">Notice claim team export.</w:t>
      </w:r>
      <w:commentRangeEnd w:id="410"/>
      <w:r>
        <w:rPr>
          <w:rStyle w:val="CommentReference"/>
        </w:rPr>
        <w:commentReference w:id="410"/>
      </w:r>
      <w:r>
        <w:t xml:space="preserve"> </w:t>
      </w:r>
      <w:ins w:id="4101" w:author="Author A" w:date="2026-01-14T10:00:00Z">
        <w:r>
          <w:t xml:space="preserve">Notice claim team. </w:t>
        </w:r>
      </w:ins>
      <w:del w:id="4102" w:author="Author C" w:date="2026-01-15T10:00:00Z">
        <w:r>
          <w:delText xml:space="preserve">Pilot receipt corporate. </w:delText>
        </w:r>
      </w:del>
      <w:ins w:id="4103" w:author="Author C" w:date="2026-01-16T10:00:00Z">
        <w:r>
          <w:t xml:space="preserve">Regional maintenance accessibility. </w:t>
        </w:r>
      </w:ins>
      <w:del w:id="4104" w:author="Author B" w:date="2026-01-17T10:00:00Z">
        <w:r>
          <w:delText xml:space="preserve">Trend suggestions board. </w:delText>
        </w:r>
      </w:del>
      <w:ins w:id="4105" w:author="Author B" w:date="2026-01-18T10:00:00Z">
        <w:r>
          <w:t xml:space="preserve">The meeting forecast. </w:t>
        </w:r>
      </w:ins>
      <w:del w:id="4106" w:author="Author A" w:date="2026-01-19T10:00:00Z">
        <w:r>
          <w:delText xml:space="preserve">Inventory relevant group. </w:delText>
        </w:r>
      </w:del>
      <w:ins w:id="4107" w:author="Author A" w:date="2026-01-20T10:00:00Z">
        <w:r>
          <w:t xml:space="preserve">Notice claim team. </w:t>
        </w:r>
      </w:ins>
      <w:del w:id="4108" w:author="Author C" w:date="2026-01-21T10:00:00Z">
        <w:r>
          <w:delText xml:space="preserve">Pilot receipt corporate. </w:delText>
        </w:r>
      </w:del>
      <w:ins w:id="4109" w:author="Author C" w:date="2026-01-22T10:00:00Z">
        <w:r>
          <w:t xml:space="preserve">Regional maintenance accessibility. </w:t>
        </w:r>
      </w:ins>
      <w:del w:id="4110" w:author="Author B" w:date="2026-01-23T10:00:00Z">
        <w:r>
          <w:delText xml:space="preserve">Trend suggestions board. </w:delText>
        </w:r>
      </w:del>
    </w:p>
    <w:p>
      <w:commentRangeStart w:id="411"/>
      <w:r>
        <w:t xml:space="preserve">Pilot receipt corporate requirement.</w:t>
      </w:r>
      <w:commentRangeEnd w:id="411"/>
      <w:r>
        <w:rPr>
          <w:rStyle w:val="CommentReference"/>
        </w:rPr>
        <w:commentReference w:id="411"/>
      </w:r>
      <w:r>
        <w:t xml:space="preserve"> </w:t>
      </w:r>
      <w:ins w:id="4111" w:author="Author A" w:date="2026-01-24T10:00:00Z">
        <w:r>
          <w:t xml:space="preserve">Pilot receipt corporate. </w:t>
        </w:r>
      </w:ins>
      <w:del w:id="4112" w:author="Author C" w:date="2026-01-25T10:00:00Z">
        <w:r>
          <w:delText xml:space="preserve">Regional maintenance accessibility. </w:delText>
        </w:r>
      </w:del>
      <w:ins w:id="4113" w:author="Author C" w:date="2026-01-26T10:00:00Z">
        <w:r>
          <w:t xml:space="preserve">Trend suggestions board. </w:t>
        </w:r>
      </w:ins>
      <w:del w:id="4114" w:author="Author B" w:date="2026-01-27T10:00:00Z">
        <w:r>
          <w:delText xml:space="preserve">The meeting forecast. </w:delText>
        </w:r>
      </w:del>
      <w:ins w:id="4115" w:author="Author B" w:date="2026-01-28T10:00:00Z">
        <w:r>
          <w:t xml:space="preserve">Inventory relevant group. </w:t>
        </w:r>
      </w:ins>
      <w:del w:id="4116" w:author="Author A" w:date="2026-01-01T10:00:00Z">
        <w:r>
          <w:delText xml:space="preserve">Notice claim team. </w:delText>
        </w:r>
      </w:del>
      <w:ins w:id="4117" w:author="Author A" w:date="2026-01-02T10:00:00Z">
        <w:r>
          <w:t xml:space="preserve">Pilot receipt corporate. </w:t>
        </w:r>
      </w:ins>
      <w:del w:id="4118" w:author="Author C" w:date="2026-01-03T10:00:00Z">
        <w:r>
          <w:delText xml:space="preserve">Regional maintenance accessibility. </w:delText>
        </w:r>
      </w:del>
      <w:ins w:id="4119" w:author="Author C" w:date="2026-01-04T10:00:00Z">
        <w:r>
          <w:t xml:space="preserve">Trend suggestions board. </w:t>
        </w:r>
      </w:ins>
      <w:del w:id="4120" w:author="Author B" w:date="2026-01-05T10:00:00Z">
        <w:r>
          <w:delText xml:space="preserve">The meeting forecast. </w:delText>
        </w:r>
      </w:del>
    </w:p>
    <w:p>
      <w:commentRangeStart w:id="412"/>
      <w:r>
        <w:t xml:space="preserve">Regional maintenance accessibility tax.</w:t>
      </w:r>
      <w:commentRangeEnd w:id="412"/>
      <w:r>
        <w:rPr>
          <w:rStyle w:val="CommentReference"/>
        </w:rPr>
        <w:commentReference w:id="412"/>
      </w:r>
      <w:r>
        <w:t xml:space="preserve"> </w:t>
      </w:r>
      <w:ins w:id="4121" w:author="Author A" w:date="2026-01-06T10:00:00Z">
        <w:r>
          <w:t xml:space="preserve">Regional maintenance accessibility. </w:t>
        </w:r>
      </w:ins>
      <w:del w:id="4122" w:author="Author C" w:date="2026-01-07T10:00:00Z">
        <w:r>
          <w:delText xml:space="preserve">Trend suggestions board. </w:delText>
        </w:r>
      </w:del>
      <w:ins w:id="4123" w:author="Author C" w:date="2026-01-08T10:00:00Z">
        <w:r>
          <w:t xml:space="preserve">The meeting forecast. </w:t>
        </w:r>
      </w:ins>
      <w:del w:id="4124" w:author="Author B" w:date="2026-01-09T10:00:00Z">
        <w:r>
          <w:delText xml:space="preserve">Inventory relevant group. </w:delText>
        </w:r>
      </w:del>
      <w:ins w:id="4125" w:author="Author B" w:date="2026-01-10T10:00:00Z">
        <w:r>
          <w:t xml:space="preserve">Notice claim team. </w:t>
        </w:r>
      </w:ins>
      <w:del w:id="4126" w:author="Author A" w:date="2026-01-11T10:00:00Z">
        <w:r>
          <w:delText xml:space="preserve">Pilot receipt corporate. </w:delText>
        </w:r>
      </w:del>
      <w:ins w:id="4127" w:author="Author A" w:date="2026-01-12T10:00:00Z">
        <w:r>
          <w:t xml:space="preserve">Regional maintenance accessibility. </w:t>
        </w:r>
      </w:ins>
      <w:del w:id="4128" w:author="Author C" w:date="2026-01-13T10:00:00Z">
        <w:r>
          <w:delText xml:space="preserve">Trend suggestions board. </w:delText>
        </w:r>
      </w:del>
      <w:ins w:id="4129" w:author="Author C" w:date="2026-01-14T10:00:00Z">
        <w:r>
          <w:t xml:space="preserve">The meeting forecast. </w:t>
        </w:r>
      </w:ins>
      <w:del w:id="4130" w:author="Author B" w:date="2026-01-15T10:00:00Z">
        <w:r>
          <w:delText xml:space="preserve">Inventory relevant group. </w:delText>
        </w:r>
      </w:del>
    </w:p>
    <w:p>
      <w:commentRangeStart w:id="413"/>
      <w:r>
        <w:t xml:space="preserve">Trend suggestions board order.</w:t>
      </w:r>
      <w:commentRangeEnd w:id="413"/>
      <w:r>
        <w:rPr>
          <w:rStyle w:val="CommentReference"/>
        </w:rPr>
        <w:commentReference w:id="413"/>
      </w:r>
      <w:r>
        <w:t xml:space="preserve"> </w:t>
      </w:r>
      <w:ins w:id="4131" w:author="Author A" w:date="2026-01-16T10:00:00Z">
        <w:r>
          <w:t xml:space="preserve">Trend suggestions board. </w:t>
        </w:r>
      </w:ins>
      <w:del w:id="4132" w:author="Author C" w:date="2026-01-17T10:00:00Z">
        <w:r>
          <w:delText xml:space="preserve">The meeting forecast. </w:delText>
        </w:r>
      </w:del>
      <w:ins w:id="4133" w:author="Author C" w:date="2026-01-18T10:00:00Z">
        <w:r>
          <w:t xml:space="preserve">Inventory relevant group. </w:t>
        </w:r>
      </w:ins>
      <w:del w:id="4134" w:author="Author B" w:date="2026-01-19T10:00:00Z">
        <w:r>
          <w:delText xml:space="preserve">Notice claim team. </w:delText>
        </w:r>
      </w:del>
      <w:ins w:id="4135" w:author="Author B" w:date="2026-01-20T10:00:00Z">
        <w:r>
          <w:t xml:space="preserve">Pilot receipt corporate. </w:t>
        </w:r>
      </w:ins>
      <w:del w:id="4136" w:author="Author A" w:date="2026-01-21T10:00:00Z">
        <w:r>
          <w:delText xml:space="preserve">Regional maintenance accessibility. </w:delText>
        </w:r>
      </w:del>
      <w:ins w:id="4137" w:author="Author A" w:date="2026-01-22T10:00:00Z">
        <w:r>
          <w:t xml:space="preserve">Trend suggestions board. </w:t>
        </w:r>
      </w:ins>
      <w:del w:id="4138" w:author="Author C" w:date="2026-01-23T10:00:00Z">
        <w:r>
          <w:delText xml:space="preserve">The meeting forecast. </w:delText>
        </w:r>
      </w:del>
      <w:ins w:id="4139" w:author="Author C" w:date="2026-01-24T10:00:00Z">
        <w:r>
          <w:t xml:space="preserve">Inventory relevant group. </w:t>
        </w:r>
      </w:ins>
      <w:del w:id="4140" w:author="Author B" w:date="2026-01-25T10:00:00Z">
        <w:r>
          <w:delText xml:space="preserve">Notice claim team. </w:delText>
        </w:r>
      </w:del>
    </w:p>
    <w:p>
      <w:commentRangeStart w:id="414"/>
      <w:r>
        <w:t xml:space="preserve">The meeting forecast hereby.</w:t>
      </w:r>
      <w:commentRangeEnd w:id="414"/>
      <w:r>
        <w:rPr>
          <w:rStyle w:val="CommentReference"/>
        </w:rPr>
        <w:commentReference w:id="414"/>
      </w:r>
      <w:r>
        <w:t xml:space="preserve"> </w:t>
      </w:r>
      <w:ins w:id="4141" w:author="Author A" w:date="2026-01-26T10:00:00Z">
        <w:r>
          <w:t xml:space="preserve">The meeting forecast. </w:t>
        </w:r>
      </w:ins>
      <w:del w:id="4142" w:author="Author C" w:date="2026-01-27T10:00:00Z">
        <w:r>
          <w:delText xml:space="preserve">Inventory relevant group. </w:delText>
        </w:r>
      </w:del>
      <w:ins w:id="4143" w:author="Author C" w:date="2026-01-28T10:00:00Z">
        <w:r>
          <w:t xml:space="preserve">Notice claim team. </w:t>
        </w:r>
      </w:ins>
      <w:del w:id="4144" w:author="Author B" w:date="2026-01-01T10:00:00Z">
        <w:r>
          <w:delText xml:space="preserve">Pilot receipt corporate. </w:delText>
        </w:r>
      </w:del>
      <w:ins w:id="4145" w:author="Author B" w:date="2026-01-02T10:00:00Z">
        <w:r>
          <w:t xml:space="preserve">Regional maintenance accessibility. </w:t>
        </w:r>
      </w:ins>
      <w:del w:id="4146" w:author="Author A" w:date="2026-01-03T10:00:00Z">
        <w:r>
          <w:delText xml:space="preserve">Trend suggestions board. </w:delText>
        </w:r>
      </w:del>
      <w:ins w:id="4147" w:author="Author A" w:date="2026-01-04T10:00:00Z">
        <w:r>
          <w:t xml:space="preserve">The meeting forecast. </w:t>
        </w:r>
      </w:ins>
      <w:del w:id="4148" w:author="Author C" w:date="2026-01-05T10:00:00Z">
        <w:r>
          <w:delText xml:space="preserve">Inventory relevant group. </w:delText>
        </w:r>
      </w:del>
      <w:ins w:id="4149" w:author="Author C" w:date="2026-01-06T10:00:00Z">
        <w:r>
          <w:t xml:space="preserve">Notice claim team. </w:t>
        </w:r>
      </w:ins>
      <w:del w:id="4150" w:author="Author B" w:date="2026-01-07T10:00:00Z">
        <w:r>
          <w:delText xml:space="preserve">Pilot receipt corporate. </w:delText>
        </w:r>
      </w:del>
    </w:p>
    <w:p>
      <w:commentRangeStart w:id="415"/>
      <w:r>
        <w:t xml:space="preserve">Inventory relevant group relief.</w:t>
      </w:r>
      <w:commentRangeEnd w:id="415"/>
      <w:r>
        <w:rPr>
          <w:rStyle w:val="CommentReference"/>
        </w:rPr>
        <w:commentReference w:id="415"/>
      </w:r>
      <w:r>
        <w:t xml:space="preserve"> </w:t>
      </w:r>
      <w:ins w:id="4151" w:author="Author A" w:date="2026-01-08T10:00:00Z">
        <w:r>
          <w:t xml:space="preserve">Inventory relevant group. </w:t>
        </w:r>
      </w:ins>
      <w:del w:id="4152" w:author="Author C" w:date="2026-01-09T10:00:00Z">
        <w:r>
          <w:delText xml:space="preserve">Notice claim team. </w:delText>
        </w:r>
      </w:del>
      <w:ins w:id="4153" w:author="Author C" w:date="2026-01-10T10:00:00Z">
        <w:r>
          <w:t xml:space="preserve">Pilot receipt corporate. </w:t>
        </w:r>
      </w:ins>
      <w:del w:id="4154" w:author="Author B" w:date="2026-01-11T10:00:00Z">
        <w:r>
          <w:delText xml:space="preserve">Regional maintenance accessibility. </w:delText>
        </w:r>
      </w:del>
      <w:ins w:id="4155" w:author="Author B" w:date="2026-01-12T10:00:00Z">
        <w:r>
          <w:t xml:space="preserve">Trend suggestions board. </w:t>
        </w:r>
      </w:ins>
      <w:del w:id="4156" w:author="Author A" w:date="2026-01-13T10:00:00Z">
        <w:r>
          <w:delText xml:space="preserve">The meeting forecast. </w:delText>
        </w:r>
      </w:del>
      <w:ins w:id="4157" w:author="Author A" w:date="2026-01-14T10:00:00Z">
        <w:r>
          <w:t xml:space="preserve">Inventory relevant group. </w:t>
        </w:r>
      </w:ins>
      <w:del w:id="4158" w:author="Author C" w:date="2026-01-15T10:00:00Z">
        <w:r>
          <w:delText xml:space="preserve">Notice claim team. </w:delText>
        </w:r>
      </w:del>
      <w:ins w:id="4159" w:author="Author C" w:date="2026-01-16T10:00:00Z">
        <w:r>
          <w:t xml:space="preserve">Pilot receipt corporate. </w:t>
        </w:r>
      </w:ins>
      <w:del w:id="4160" w:author="Author B" w:date="2026-01-17T10:00:00Z">
        <w:r>
          <w:delText xml:space="preserve">Regional maintenance accessibility. </w:delText>
        </w:r>
      </w:del>
    </w:p>
    <w:p>
      <w:commentRangeStart w:id="416"/>
      <w:r>
        <w:t xml:space="preserve">Notice claim team export.</w:t>
      </w:r>
      <w:commentRangeEnd w:id="416"/>
      <w:r>
        <w:rPr>
          <w:rStyle w:val="CommentReference"/>
        </w:rPr>
        <w:commentReference w:id="416"/>
      </w:r>
      <w:r>
        <w:t xml:space="preserve"> </w:t>
      </w:r>
      <w:ins w:id="4161" w:author="Author A" w:date="2026-01-18T10:00:00Z">
        <w:r>
          <w:t xml:space="preserve">Notice claim team. </w:t>
        </w:r>
      </w:ins>
      <w:del w:id="4162" w:author="Author C" w:date="2026-01-19T10:00:00Z">
        <w:r>
          <w:delText xml:space="preserve">Pilot receipt corporate. </w:delText>
        </w:r>
      </w:del>
      <w:ins w:id="4163" w:author="Author C" w:date="2026-01-20T10:00:00Z">
        <w:r>
          <w:t xml:space="preserve">Regional maintenance accessibility. </w:t>
        </w:r>
      </w:ins>
      <w:del w:id="4164" w:author="Author B" w:date="2026-01-21T10:00:00Z">
        <w:r>
          <w:delText xml:space="preserve">Trend suggestions board. </w:delText>
        </w:r>
      </w:del>
      <w:ins w:id="4165" w:author="Author B" w:date="2026-01-22T10:00:00Z">
        <w:r>
          <w:t xml:space="preserve">The meeting forecast. </w:t>
        </w:r>
      </w:ins>
      <w:del w:id="4166" w:author="Author A" w:date="2026-01-23T10:00:00Z">
        <w:r>
          <w:delText xml:space="preserve">Inventory relevant group. </w:delText>
        </w:r>
      </w:del>
      <w:ins w:id="4167" w:author="Author A" w:date="2026-01-24T10:00:00Z">
        <w:r>
          <w:t xml:space="preserve">Notice claim team. </w:t>
        </w:r>
      </w:ins>
      <w:del w:id="4168" w:author="Author C" w:date="2026-01-25T10:00:00Z">
        <w:r>
          <w:delText xml:space="preserve">Pilot receipt corporate. </w:delText>
        </w:r>
      </w:del>
      <w:ins w:id="4169" w:author="Author C" w:date="2026-01-26T10:00:00Z">
        <w:r>
          <w:t xml:space="preserve">Regional maintenance accessibility. </w:t>
        </w:r>
      </w:ins>
      <w:del w:id="4170" w:author="Author B" w:date="2026-01-27T10:00:00Z">
        <w:r>
          <w:delText xml:space="preserve">Trend suggestions board. </w:delText>
        </w:r>
      </w:del>
    </w:p>
    <w:p>
      <w:commentRangeStart w:id="417"/>
      <w:r>
        <w:t xml:space="preserve">Pilot receipt corporate requirement.</w:t>
      </w:r>
      <w:commentRangeEnd w:id="417"/>
      <w:r>
        <w:rPr>
          <w:rStyle w:val="CommentReference"/>
        </w:rPr>
        <w:commentReference w:id="417"/>
      </w:r>
      <w:r>
        <w:t xml:space="preserve"> </w:t>
      </w:r>
      <w:ins w:id="4171" w:author="Author A" w:date="2026-01-28T10:00:00Z">
        <w:r>
          <w:t xml:space="preserve">Pilot receipt corporate. </w:t>
        </w:r>
      </w:ins>
      <w:del w:id="4172" w:author="Author C" w:date="2026-01-01T10:00:00Z">
        <w:r>
          <w:delText xml:space="preserve">Regional maintenance accessibility. </w:delText>
        </w:r>
      </w:del>
      <w:ins w:id="4173" w:author="Author C" w:date="2026-01-02T10:00:00Z">
        <w:r>
          <w:t xml:space="preserve">Trend suggestions board. </w:t>
        </w:r>
      </w:ins>
      <w:del w:id="4174" w:author="Author B" w:date="2026-01-03T10:00:00Z">
        <w:r>
          <w:delText xml:space="preserve">The meeting forecast. </w:delText>
        </w:r>
      </w:del>
      <w:ins w:id="4175" w:author="Author B" w:date="2026-01-04T10:00:00Z">
        <w:r>
          <w:t xml:space="preserve">Inventory relevant group. </w:t>
        </w:r>
      </w:ins>
      <w:del w:id="4176" w:author="Author A" w:date="2026-01-05T10:00:00Z">
        <w:r>
          <w:delText xml:space="preserve">Notice claim team. </w:delText>
        </w:r>
      </w:del>
      <w:ins w:id="4177" w:author="Author A" w:date="2026-01-06T10:00:00Z">
        <w:r>
          <w:t xml:space="preserve">Pilot receipt corporate. </w:t>
        </w:r>
      </w:ins>
      <w:del w:id="4178" w:author="Author C" w:date="2026-01-07T10:00:00Z">
        <w:r>
          <w:delText xml:space="preserve">Regional maintenance accessibility. </w:delText>
        </w:r>
      </w:del>
      <w:ins w:id="4179" w:author="Author C" w:date="2026-01-08T10:00:00Z">
        <w:r>
          <w:t xml:space="preserve">Trend suggestions board. </w:t>
        </w:r>
      </w:ins>
      <w:del w:id="4180" w:author="Author B" w:date="2026-01-09T10:00:00Z">
        <w:r>
          <w:delText xml:space="preserve">The meeting forecast. </w:delText>
        </w:r>
      </w:del>
    </w:p>
    <w:p>
      <w:commentRangeStart w:id="418"/>
      <w:r>
        <w:t xml:space="preserve">Regional maintenance accessibility tax.</w:t>
      </w:r>
      <w:commentRangeEnd w:id="418"/>
      <w:r>
        <w:rPr>
          <w:rStyle w:val="CommentReference"/>
        </w:rPr>
        <w:commentReference w:id="418"/>
      </w:r>
      <w:r>
        <w:t xml:space="preserve"> </w:t>
      </w:r>
      <w:ins w:id="4181" w:author="Author A" w:date="2026-01-10T10:00:00Z">
        <w:r>
          <w:t xml:space="preserve">Regional maintenance accessibility. </w:t>
        </w:r>
      </w:ins>
      <w:del w:id="4182" w:author="Author C" w:date="2026-01-11T10:00:00Z">
        <w:r>
          <w:delText xml:space="preserve">Trend suggestions board. </w:delText>
        </w:r>
      </w:del>
      <w:ins w:id="4183" w:author="Author C" w:date="2026-01-12T10:00:00Z">
        <w:r>
          <w:t xml:space="preserve">The meeting forecast. </w:t>
        </w:r>
      </w:ins>
      <w:del w:id="4184" w:author="Author B" w:date="2026-01-13T10:00:00Z">
        <w:r>
          <w:delText xml:space="preserve">Inventory relevant group. </w:delText>
        </w:r>
      </w:del>
      <w:ins w:id="4185" w:author="Author B" w:date="2026-01-14T10:00:00Z">
        <w:r>
          <w:t xml:space="preserve">Notice claim team. </w:t>
        </w:r>
      </w:ins>
      <w:del w:id="4186" w:author="Author A" w:date="2026-01-15T10:00:00Z">
        <w:r>
          <w:delText xml:space="preserve">Pilot receipt corporate. </w:delText>
        </w:r>
      </w:del>
      <w:ins w:id="4187" w:author="Author A" w:date="2026-01-16T10:00:00Z">
        <w:r>
          <w:t xml:space="preserve">Regional maintenance accessibility. </w:t>
        </w:r>
      </w:ins>
      <w:del w:id="4188" w:author="Author C" w:date="2026-01-17T10:00:00Z">
        <w:r>
          <w:delText xml:space="preserve">Trend suggestions board. </w:delText>
        </w:r>
      </w:del>
      <w:ins w:id="4189" w:author="Author C" w:date="2026-01-18T10:00:00Z">
        <w:r>
          <w:t xml:space="preserve">The meeting forecast. </w:t>
        </w:r>
      </w:ins>
      <w:del w:id="4190" w:author="Author B" w:date="2026-01-19T10:00:00Z">
        <w:r>
          <w:delText xml:space="preserve">Inventory relevant group. </w:delText>
        </w:r>
      </w:del>
    </w:p>
    <w:p>
      <w:commentRangeStart w:id="419"/>
      <w:r>
        <w:t xml:space="preserve">Trend suggestions board order.</w:t>
      </w:r>
      <w:commentRangeEnd w:id="419"/>
      <w:r>
        <w:rPr>
          <w:rStyle w:val="CommentReference"/>
        </w:rPr>
        <w:commentReference w:id="419"/>
      </w:r>
      <w:r>
        <w:t xml:space="preserve"> </w:t>
      </w:r>
      <w:ins w:id="4191" w:author="Author A" w:date="2026-01-20T10:00:00Z">
        <w:r>
          <w:t xml:space="preserve">Trend suggestions board. </w:t>
        </w:r>
      </w:ins>
      <w:del w:id="4192" w:author="Author C" w:date="2026-01-21T10:00:00Z">
        <w:r>
          <w:delText xml:space="preserve">The meeting forecast. </w:delText>
        </w:r>
      </w:del>
      <w:ins w:id="4193" w:author="Author C" w:date="2026-01-22T10:00:00Z">
        <w:r>
          <w:t xml:space="preserve">Inventory relevant group. </w:t>
        </w:r>
      </w:ins>
      <w:del w:id="4194" w:author="Author B" w:date="2026-01-23T10:00:00Z">
        <w:r>
          <w:delText xml:space="preserve">Notice claim team. </w:delText>
        </w:r>
      </w:del>
      <w:ins w:id="4195" w:author="Author B" w:date="2026-01-24T10:00:00Z">
        <w:r>
          <w:t xml:space="preserve">Pilot receipt corporate. </w:t>
        </w:r>
      </w:ins>
      <w:del w:id="4196" w:author="Author A" w:date="2026-01-25T10:00:00Z">
        <w:r>
          <w:delText xml:space="preserve">Regional maintenance accessibility. </w:delText>
        </w:r>
      </w:del>
      <w:ins w:id="4197" w:author="Author A" w:date="2026-01-26T10:00:00Z">
        <w:r>
          <w:t xml:space="preserve">Trend suggestions board. </w:t>
        </w:r>
      </w:ins>
      <w:del w:id="4198" w:author="Author C" w:date="2026-01-27T10:00:00Z">
        <w:r>
          <w:delText xml:space="preserve">The meeting forecast. </w:delText>
        </w:r>
      </w:del>
      <w:ins w:id="4199" w:author="Author C" w:date="2026-01-28T10:00:00Z">
        <w:r>
          <w:t xml:space="preserve">Inventory relevant group. </w:t>
        </w:r>
      </w:ins>
      <w:del w:id="4200" w:author="Author B" w:date="2026-01-01T10:00:00Z">
        <w:r>
          <w:delText xml:space="preserve">Notice claim team. </w:delText>
        </w:r>
      </w:del>
    </w:p>
    <w:p>
      <w:commentRangeStart w:id="420"/>
      <w:r>
        <w:t xml:space="preserve">The meeting forecast hereby.</w:t>
      </w:r>
      <w:commentRangeEnd w:id="420"/>
      <w:r>
        <w:rPr>
          <w:rStyle w:val="CommentReference"/>
        </w:rPr>
        <w:commentReference w:id="420"/>
      </w:r>
      <w:r>
        <w:t xml:space="preserve"> </w:t>
      </w:r>
      <w:ins w:id="4201" w:author="Author A" w:date="2026-01-02T10:00:00Z">
        <w:r>
          <w:t xml:space="preserve">The meeting forecast. </w:t>
        </w:r>
      </w:ins>
      <w:del w:id="4202" w:author="Author C" w:date="2026-01-03T10:00:00Z">
        <w:r>
          <w:delText xml:space="preserve">Inventory relevant group. </w:delText>
        </w:r>
      </w:del>
      <w:ins w:id="4203" w:author="Author C" w:date="2026-01-04T10:00:00Z">
        <w:r>
          <w:t xml:space="preserve">Notice claim team. </w:t>
        </w:r>
      </w:ins>
      <w:del w:id="4204" w:author="Author B" w:date="2026-01-05T10:00:00Z">
        <w:r>
          <w:delText xml:space="preserve">Pilot receipt corporate. </w:delText>
        </w:r>
      </w:del>
      <w:ins w:id="4205" w:author="Author B" w:date="2026-01-06T10:00:00Z">
        <w:r>
          <w:t xml:space="preserve">Regional maintenance accessibility. </w:t>
        </w:r>
      </w:ins>
      <w:del w:id="4206" w:author="Author A" w:date="2026-01-07T10:00:00Z">
        <w:r>
          <w:delText xml:space="preserve">Trend suggestions board. </w:delText>
        </w:r>
      </w:del>
      <w:ins w:id="4207" w:author="Author A" w:date="2026-01-08T10:00:00Z">
        <w:r>
          <w:t xml:space="preserve">The meeting forecast. </w:t>
        </w:r>
      </w:ins>
      <w:del w:id="4208" w:author="Author C" w:date="2026-01-09T10:00:00Z">
        <w:r>
          <w:delText xml:space="preserve">Inventory relevant group. </w:delText>
        </w:r>
      </w:del>
      <w:ins w:id="4209" w:author="Author C" w:date="2026-01-10T10:00:00Z">
        <w:r>
          <w:t xml:space="preserve">Notice claim team. </w:t>
        </w:r>
      </w:ins>
      <w:del w:id="4210" w:author="Author B" w:date="2026-01-11T10:00:00Z">
        <w:r>
          <w:delText xml:space="preserve">Pilot receipt corporate. </w:delText>
        </w:r>
      </w:del>
    </w:p>
    <w:p>
      <w:commentRangeStart w:id="421"/>
      <w:r>
        <w:t xml:space="preserve">Inventory relevant group relief.</w:t>
      </w:r>
      <w:commentRangeEnd w:id="421"/>
      <w:r>
        <w:rPr>
          <w:rStyle w:val="CommentReference"/>
        </w:rPr>
        <w:commentReference w:id="421"/>
      </w:r>
      <w:r>
        <w:t xml:space="preserve"> </w:t>
      </w:r>
      <w:ins w:id="4211" w:author="Author A" w:date="2026-01-12T10:00:00Z">
        <w:r>
          <w:t xml:space="preserve">Inventory relevant group. </w:t>
        </w:r>
      </w:ins>
      <w:del w:id="4212" w:author="Author C" w:date="2026-01-13T10:00:00Z">
        <w:r>
          <w:delText xml:space="preserve">Notice claim team. </w:delText>
        </w:r>
      </w:del>
      <w:ins w:id="4213" w:author="Author C" w:date="2026-01-14T10:00:00Z">
        <w:r>
          <w:t xml:space="preserve">Pilot receipt corporate. </w:t>
        </w:r>
      </w:ins>
      <w:del w:id="4214" w:author="Author B" w:date="2026-01-15T10:00:00Z">
        <w:r>
          <w:delText xml:space="preserve">Regional maintenance accessibility. </w:delText>
        </w:r>
      </w:del>
      <w:ins w:id="4215" w:author="Author B" w:date="2026-01-16T10:00:00Z">
        <w:r>
          <w:t xml:space="preserve">Trend suggestions board. </w:t>
        </w:r>
      </w:ins>
      <w:del w:id="4216" w:author="Author A" w:date="2026-01-17T10:00:00Z">
        <w:r>
          <w:delText xml:space="preserve">The meeting forecast. </w:delText>
        </w:r>
      </w:del>
      <w:ins w:id="4217" w:author="Author A" w:date="2026-01-18T10:00:00Z">
        <w:r>
          <w:t xml:space="preserve">Inventory relevant group. </w:t>
        </w:r>
      </w:ins>
      <w:del w:id="4218" w:author="Author C" w:date="2026-01-19T10:00:00Z">
        <w:r>
          <w:delText xml:space="preserve">Notice claim team. </w:delText>
        </w:r>
      </w:del>
      <w:ins w:id="4219" w:author="Author C" w:date="2026-01-20T10:00:00Z">
        <w:r>
          <w:t xml:space="preserve">Pilot receipt corporate. </w:t>
        </w:r>
      </w:ins>
      <w:del w:id="4220" w:author="Author B" w:date="2026-01-21T10:00:00Z">
        <w:r>
          <w:delText xml:space="preserve">Regional maintenance accessibility. </w:delText>
        </w:r>
      </w:del>
    </w:p>
    <w:p>
      <w:commentRangeStart w:id="422"/>
      <w:r>
        <w:t xml:space="preserve">Notice claim team export.</w:t>
      </w:r>
      <w:commentRangeEnd w:id="422"/>
      <w:r>
        <w:rPr>
          <w:rStyle w:val="CommentReference"/>
        </w:rPr>
        <w:commentReference w:id="422"/>
      </w:r>
      <w:r>
        <w:t xml:space="preserve"> </w:t>
      </w:r>
      <w:ins w:id="4221" w:author="Author A" w:date="2026-01-22T10:00:00Z">
        <w:r>
          <w:t xml:space="preserve">Notice claim team. </w:t>
        </w:r>
      </w:ins>
      <w:del w:id="4222" w:author="Author C" w:date="2026-01-23T10:00:00Z">
        <w:r>
          <w:delText xml:space="preserve">Pilot receipt corporate. </w:delText>
        </w:r>
      </w:del>
      <w:ins w:id="4223" w:author="Author C" w:date="2026-01-24T10:00:00Z">
        <w:r>
          <w:t xml:space="preserve">Regional maintenance accessibility. </w:t>
        </w:r>
      </w:ins>
      <w:del w:id="4224" w:author="Author B" w:date="2026-01-25T10:00:00Z">
        <w:r>
          <w:delText xml:space="preserve">Trend suggestions board. </w:delText>
        </w:r>
      </w:del>
      <w:ins w:id="4225" w:author="Author B" w:date="2026-01-26T10:00:00Z">
        <w:r>
          <w:t xml:space="preserve">The meeting forecast. </w:t>
        </w:r>
      </w:ins>
      <w:del w:id="4226" w:author="Author A" w:date="2026-01-27T10:00:00Z">
        <w:r>
          <w:delText xml:space="preserve">Inventory relevant group. </w:delText>
        </w:r>
      </w:del>
      <w:ins w:id="4227" w:author="Author A" w:date="2026-01-28T10:00:00Z">
        <w:r>
          <w:t xml:space="preserve">Notice claim team. </w:t>
        </w:r>
      </w:ins>
      <w:del w:id="4228" w:author="Author C" w:date="2026-01-01T10:00:00Z">
        <w:r>
          <w:delText xml:space="preserve">Pilot receipt corporate. </w:delText>
        </w:r>
      </w:del>
      <w:ins w:id="4229" w:author="Author C" w:date="2026-01-02T10:00:00Z">
        <w:r>
          <w:t xml:space="preserve">Regional maintenance accessibility. </w:t>
        </w:r>
      </w:ins>
      <w:del w:id="4230" w:author="Author B" w:date="2026-01-03T10:00:00Z">
        <w:r>
          <w:delText xml:space="preserve">Trend suggestions board. </w:delText>
        </w:r>
      </w:del>
    </w:p>
    <w:p>
      <w:commentRangeStart w:id="423"/>
      <w:r>
        <w:t xml:space="preserve">Pilot receipt corporate requirement.</w:t>
      </w:r>
      <w:commentRangeEnd w:id="423"/>
      <w:r>
        <w:rPr>
          <w:rStyle w:val="CommentReference"/>
        </w:rPr>
        <w:commentReference w:id="423"/>
      </w:r>
      <w:r>
        <w:t xml:space="preserve"> </w:t>
      </w:r>
      <w:ins w:id="4231" w:author="Author A" w:date="2026-01-04T10:00:00Z">
        <w:r>
          <w:t xml:space="preserve">Pilot receipt corporate. </w:t>
        </w:r>
      </w:ins>
      <w:del w:id="4232" w:author="Author C" w:date="2026-01-05T10:00:00Z">
        <w:r>
          <w:delText xml:space="preserve">Regional maintenance accessibility. </w:delText>
        </w:r>
      </w:del>
      <w:ins w:id="4233" w:author="Author C" w:date="2026-01-06T10:00:00Z">
        <w:r>
          <w:t xml:space="preserve">Trend suggestions board. </w:t>
        </w:r>
      </w:ins>
      <w:del w:id="4234" w:author="Author B" w:date="2026-01-07T10:00:00Z">
        <w:r>
          <w:delText xml:space="preserve">The meeting forecast. </w:delText>
        </w:r>
      </w:del>
      <w:ins w:id="4235" w:author="Author B" w:date="2026-01-08T10:00:00Z">
        <w:r>
          <w:t xml:space="preserve">Inventory relevant group. </w:t>
        </w:r>
      </w:ins>
      <w:del w:id="4236" w:author="Author A" w:date="2026-01-09T10:00:00Z">
        <w:r>
          <w:delText xml:space="preserve">Notice claim team. </w:delText>
        </w:r>
      </w:del>
      <w:ins w:id="4237" w:author="Author A" w:date="2026-01-10T10:00:00Z">
        <w:r>
          <w:t xml:space="preserve">Pilot receipt corporate. </w:t>
        </w:r>
      </w:ins>
      <w:del w:id="4238" w:author="Author C" w:date="2026-01-11T10:00:00Z">
        <w:r>
          <w:delText xml:space="preserve">Regional maintenance accessibility. </w:delText>
        </w:r>
      </w:del>
      <w:ins w:id="4239" w:author="Author C" w:date="2026-01-12T10:00:00Z">
        <w:r>
          <w:t xml:space="preserve">Trend suggestions board. </w:t>
        </w:r>
      </w:ins>
      <w:del w:id="4240" w:author="Author B" w:date="2026-01-13T10:00:00Z">
        <w:r>
          <w:delText xml:space="preserve">The meeting forecast. </w:delText>
        </w:r>
      </w:del>
    </w:p>
    <w:p>
      <w:commentRangeStart w:id="424"/>
      <w:r>
        <w:t xml:space="preserve">Regional maintenance accessibility tax.</w:t>
      </w:r>
      <w:commentRangeEnd w:id="424"/>
      <w:r>
        <w:rPr>
          <w:rStyle w:val="CommentReference"/>
        </w:rPr>
        <w:commentReference w:id="424"/>
      </w:r>
      <w:r>
        <w:t xml:space="preserve"> </w:t>
      </w:r>
      <w:ins w:id="4241" w:author="Author A" w:date="2026-01-14T10:00:00Z">
        <w:r>
          <w:t xml:space="preserve">Regional maintenance accessibility. </w:t>
        </w:r>
      </w:ins>
      <w:del w:id="4242" w:author="Author C" w:date="2026-01-15T10:00:00Z">
        <w:r>
          <w:delText xml:space="preserve">Trend suggestions board. </w:delText>
        </w:r>
      </w:del>
      <w:ins w:id="4243" w:author="Author C" w:date="2026-01-16T10:00:00Z">
        <w:r>
          <w:t xml:space="preserve">The meeting forecast. </w:t>
        </w:r>
      </w:ins>
      <w:del w:id="4244" w:author="Author B" w:date="2026-01-17T10:00:00Z">
        <w:r>
          <w:delText xml:space="preserve">Inventory relevant group. </w:delText>
        </w:r>
      </w:del>
      <w:ins w:id="4245" w:author="Author B" w:date="2026-01-18T10:00:00Z">
        <w:r>
          <w:t xml:space="preserve">Notice claim team. </w:t>
        </w:r>
      </w:ins>
      <w:del w:id="4246" w:author="Author A" w:date="2026-01-19T10:00:00Z">
        <w:r>
          <w:delText xml:space="preserve">Pilot receipt corporate. </w:delText>
        </w:r>
      </w:del>
      <w:ins w:id="4247" w:author="Author A" w:date="2026-01-20T10:00:00Z">
        <w:r>
          <w:t xml:space="preserve">Regional maintenance accessibility. </w:t>
        </w:r>
      </w:ins>
      <w:del w:id="4248" w:author="Author C" w:date="2026-01-21T10:00:00Z">
        <w:r>
          <w:delText xml:space="preserve">Trend suggestions board. </w:delText>
        </w:r>
      </w:del>
      <w:ins w:id="4249" w:author="Author C" w:date="2026-01-22T10:00:00Z">
        <w:r>
          <w:t xml:space="preserve">The meeting forecast. </w:t>
        </w:r>
      </w:ins>
      <w:del w:id="4250" w:author="Author B" w:date="2026-01-23T10:00:00Z">
        <w:r>
          <w:delText xml:space="preserve">Inventory relevant group. </w:delText>
        </w:r>
      </w:del>
    </w:p>
    <w:p>
      <w:commentRangeStart w:id="425"/>
      <w:r>
        <w:t xml:space="preserve">Trend suggestions board order.</w:t>
      </w:r>
      <w:commentRangeEnd w:id="425"/>
      <w:r>
        <w:rPr>
          <w:rStyle w:val="CommentReference"/>
        </w:rPr>
        <w:commentReference w:id="425"/>
      </w:r>
      <w:r>
        <w:t xml:space="preserve"> </w:t>
      </w:r>
      <w:ins w:id="4251" w:author="Author A" w:date="2026-01-24T10:00:00Z">
        <w:r>
          <w:t xml:space="preserve">Trend suggestions board. </w:t>
        </w:r>
      </w:ins>
      <w:del w:id="4252" w:author="Author C" w:date="2026-01-25T10:00:00Z">
        <w:r>
          <w:delText xml:space="preserve">The meeting forecast. </w:delText>
        </w:r>
      </w:del>
      <w:ins w:id="4253" w:author="Author C" w:date="2026-01-26T10:00:00Z">
        <w:r>
          <w:t xml:space="preserve">Inventory relevant group. </w:t>
        </w:r>
      </w:ins>
      <w:del w:id="4254" w:author="Author B" w:date="2026-01-27T10:00:00Z">
        <w:r>
          <w:delText xml:space="preserve">Notice claim team. </w:delText>
        </w:r>
      </w:del>
      <w:ins w:id="4255" w:author="Author B" w:date="2026-01-28T10:00:00Z">
        <w:r>
          <w:t xml:space="preserve">Pilot receipt corporate. </w:t>
        </w:r>
      </w:ins>
      <w:del w:id="4256" w:author="Author A" w:date="2026-01-01T10:00:00Z">
        <w:r>
          <w:delText xml:space="preserve">Regional maintenance accessibility. </w:delText>
        </w:r>
      </w:del>
      <w:ins w:id="4257" w:author="Author A" w:date="2026-01-02T10:00:00Z">
        <w:r>
          <w:t xml:space="preserve">Trend suggestions board. </w:t>
        </w:r>
      </w:ins>
      <w:del w:id="4258" w:author="Author C" w:date="2026-01-03T10:00:00Z">
        <w:r>
          <w:delText xml:space="preserve">The meeting forecast. </w:delText>
        </w:r>
      </w:del>
      <w:ins w:id="4259" w:author="Author C" w:date="2026-01-04T10:00:00Z">
        <w:r>
          <w:t xml:space="preserve">Inventory relevant group. </w:t>
        </w:r>
      </w:ins>
      <w:del w:id="4260" w:author="Author B" w:date="2026-01-05T10:00:00Z">
        <w:r>
          <w:delText xml:space="preserve">Notice claim team. </w:delText>
        </w:r>
      </w:del>
    </w:p>
    <w:p>
      <w:commentRangeStart w:id="426"/>
      <w:r>
        <w:t xml:space="preserve">The meeting forecast hereby.</w:t>
      </w:r>
      <w:commentRangeEnd w:id="426"/>
      <w:r>
        <w:rPr>
          <w:rStyle w:val="CommentReference"/>
        </w:rPr>
        <w:commentReference w:id="426"/>
      </w:r>
      <w:r>
        <w:t xml:space="preserve"> </w:t>
      </w:r>
      <w:ins w:id="4261" w:author="Author A" w:date="2026-01-06T10:00:00Z">
        <w:r>
          <w:t xml:space="preserve">The meeting forecast. </w:t>
        </w:r>
      </w:ins>
      <w:del w:id="4262" w:author="Author C" w:date="2026-01-07T10:00:00Z">
        <w:r>
          <w:delText xml:space="preserve">Inventory relevant group. </w:delText>
        </w:r>
      </w:del>
      <w:ins w:id="4263" w:author="Author C" w:date="2026-01-08T10:00:00Z">
        <w:r>
          <w:t xml:space="preserve">Notice claim team. </w:t>
        </w:r>
      </w:ins>
      <w:del w:id="4264" w:author="Author B" w:date="2026-01-09T10:00:00Z">
        <w:r>
          <w:delText xml:space="preserve">Pilot receipt corporate. </w:delText>
        </w:r>
      </w:del>
      <w:ins w:id="4265" w:author="Author B" w:date="2026-01-10T10:00:00Z">
        <w:r>
          <w:t xml:space="preserve">Regional maintenance accessibility. </w:t>
        </w:r>
      </w:ins>
      <w:del w:id="4266" w:author="Author A" w:date="2026-01-11T10:00:00Z">
        <w:r>
          <w:delText xml:space="preserve">Trend suggestions board. </w:delText>
        </w:r>
      </w:del>
      <w:ins w:id="4267" w:author="Author A" w:date="2026-01-12T10:00:00Z">
        <w:r>
          <w:t xml:space="preserve">The meeting forecast. </w:t>
        </w:r>
      </w:ins>
      <w:del w:id="4268" w:author="Author C" w:date="2026-01-13T10:00:00Z">
        <w:r>
          <w:delText xml:space="preserve">Inventory relevant group. </w:delText>
        </w:r>
      </w:del>
      <w:ins w:id="4269" w:author="Author C" w:date="2026-01-14T10:00:00Z">
        <w:r>
          <w:t xml:space="preserve">Notice claim team. </w:t>
        </w:r>
      </w:ins>
      <w:del w:id="4270" w:author="Author B" w:date="2026-01-15T10:00:00Z">
        <w:r>
          <w:delText xml:space="preserve">Pilot receipt corporate. </w:delText>
        </w:r>
      </w:del>
    </w:p>
    <w:p>
      <w:commentRangeStart w:id="427"/>
      <w:r>
        <w:t xml:space="preserve">Inventory relevant group relief.</w:t>
      </w:r>
      <w:commentRangeEnd w:id="427"/>
      <w:r>
        <w:rPr>
          <w:rStyle w:val="CommentReference"/>
        </w:rPr>
        <w:commentReference w:id="427"/>
      </w:r>
      <w:r>
        <w:t xml:space="preserve"> </w:t>
      </w:r>
      <w:ins w:id="4271" w:author="Author A" w:date="2026-01-16T10:00:00Z">
        <w:r>
          <w:t xml:space="preserve">Inventory relevant group. </w:t>
        </w:r>
      </w:ins>
      <w:del w:id="4272" w:author="Author C" w:date="2026-01-17T10:00:00Z">
        <w:r>
          <w:delText xml:space="preserve">Notice claim team. </w:delText>
        </w:r>
      </w:del>
      <w:ins w:id="4273" w:author="Author C" w:date="2026-01-18T10:00:00Z">
        <w:r>
          <w:t xml:space="preserve">Pilot receipt corporate. </w:t>
        </w:r>
      </w:ins>
      <w:del w:id="4274" w:author="Author B" w:date="2026-01-19T10:00:00Z">
        <w:r>
          <w:delText xml:space="preserve">Regional maintenance accessibility. </w:delText>
        </w:r>
      </w:del>
      <w:ins w:id="4275" w:author="Author B" w:date="2026-01-20T10:00:00Z">
        <w:r>
          <w:t xml:space="preserve">Trend suggestions board. </w:t>
        </w:r>
      </w:ins>
      <w:del w:id="4276" w:author="Author A" w:date="2026-01-21T10:00:00Z">
        <w:r>
          <w:delText xml:space="preserve">The meeting forecast. </w:delText>
        </w:r>
      </w:del>
      <w:ins w:id="4277" w:author="Author A" w:date="2026-01-22T10:00:00Z">
        <w:r>
          <w:t xml:space="preserve">Inventory relevant group. </w:t>
        </w:r>
      </w:ins>
      <w:del w:id="4278" w:author="Author C" w:date="2026-01-23T10:00:00Z">
        <w:r>
          <w:delText xml:space="preserve">Notice claim team. </w:delText>
        </w:r>
      </w:del>
      <w:ins w:id="4279" w:author="Author C" w:date="2026-01-24T10:00:00Z">
        <w:r>
          <w:t xml:space="preserve">Pilot receipt corporate. </w:t>
        </w:r>
      </w:ins>
      <w:del w:id="4280" w:author="Author B" w:date="2026-01-25T10:00:00Z">
        <w:r>
          <w:delText xml:space="preserve">Regional maintenance accessibility. </w:delText>
        </w:r>
      </w:del>
    </w:p>
    <w:p>
      <w:commentRangeStart w:id="428"/>
      <w:r>
        <w:t xml:space="preserve">Notice claim team export.</w:t>
      </w:r>
      <w:commentRangeEnd w:id="428"/>
      <w:r>
        <w:rPr>
          <w:rStyle w:val="CommentReference"/>
        </w:rPr>
        <w:commentReference w:id="428"/>
      </w:r>
      <w:r>
        <w:t xml:space="preserve"> </w:t>
      </w:r>
      <w:ins w:id="4281" w:author="Author A" w:date="2026-01-26T10:00:00Z">
        <w:r>
          <w:t xml:space="preserve">Notice claim team. </w:t>
        </w:r>
      </w:ins>
      <w:del w:id="4282" w:author="Author C" w:date="2026-01-27T10:00:00Z">
        <w:r>
          <w:delText xml:space="preserve">Pilot receipt corporate. </w:delText>
        </w:r>
      </w:del>
      <w:ins w:id="4283" w:author="Author C" w:date="2026-01-28T10:00:00Z">
        <w:r>
          <w:t xml:space="preserve">Regional maintenance accessibility. </w:t>
        </w:r>
      </w:ins>
      <w:del w:id="4284" w:author="Author B" w:date="2026-01-01T10:00:00Z">
        <w:r>
          <w:delText xml:space="preserve">Trend suggestions board. </w:delText>
        </w:r>
      </w:del>
      <w:ins w:id="4285" w:author="Author B" w:date="2026-01-02T10:00:00Z">
        <w:r>
          <w:t xml:space="preserve">The meeting forecast. </w:t>
        </w:r>
      </w:ins>
      <w:del w:id="4286" w:author="Author A" w:date="2026-01-03T10:00:00Z">
        <w:r>
          <w:delText xml:space="preserve">Inventory relevant group. </w:delText>
        </w:r>
      </w:del>
      <w:ins w:id="4287" w:author="Author A" w:date="2026-01-04T10:00:00Z">
        <w:r>
          <w:t xml:space="preserve">Notice claim team. </w:t>
        </w:r>
      </w:ins>
      <w:del w:id="4288" w:author="Author C" w:date="2026-01-05T10:00:00Z">
        <w:r>
          <w:delText xml:space="preserve">Pilot receipt corporate. </w:delText>
        </w:r>
      </w:del>
      <w:ins w:id="4289" w:author="Author C" w:date="2026-01-06T10:00:00Z">
        <w:r>
          <w:t xml:space="preserve">Regional maintenance accessibility. </w:t>
        </w:r>
      </w:ins>
      <w:del w:id="4290" w:author="Author B" w:date="2026-01-07T10:00:00Z">
        <w:r>
          <w:delText xml:space="preserve">Trend suggestions board. </w:delText>
        </w:r>
      </w:del>
    </w:p>
    <w:p>
      <w:commentRangeStart w:id="429"/>
      <w:r>
        <w:t xml:space="preserve">Pilot receipt corporate requirement.</w:t>
      </w:r>
      <w:commentRangeEnd w:id="429"/>
      <w:r>
        <w:rPr>
          <w:rStyle w:val="CommentReference"/>
        </w:rPr>
        <w:commentReference w:id="429"/>
      </w:r>
      <w:r>
        <w:t xml:space="preserve"> </w:t>
      </w:r>
      <w:ins w:id="4291" w:author="Author A" w:date="2026-01-08T10:00:00Z">
        <w:r>
          <w:t xml:space="preserve">Pilot receipt corporate. </w:t>
        </w:r>
      </w:ins>
      <w:del w:id="4292" w:author="Author C" w:date="2026-01-09T10:00:00Z">
        <w:r>
          <w:delText xml:space="preserve">Regional maintenance accessibility. </w:delText>
        </w:r>
      </w:del>
      <w:ins w:id="4293" w:author="Author C" w:date="2026-01-10T10:00:00Z">
        <w:r>
          <w:t xml:space="preserve">Trend suggestions board. </w:t>
        </w:r>
      </w:ins>
      <w:del w:id="4294" w:author="Author B" w:date="2026-01-11T10:00:00Z">
        <w:r>
          <w:delText xml:space="preserve">The meeting forecast. </w:delText>
        </w:r>
      </w:del>
      <w:ins w:id="4295" w:author="Author B" w:date="2026-01-12T10:00:00Z">
        <w:r>
          <w:t xml:space="preserve">Inventory relevant group. </w:t>
        </w:r>
      </w:ins>
      <w:del w:id="4296" w:author="Author A" w:date="2026-01-13T10:00:00Z">
        <w:r>
          <w:delText xml:space="preserve">Notice claim team. </w:delText>
        </w:r>
      </w:del>
      <w:ins w:id="4297" w:author="Author A" w:date="2026-01-14T10:00:00Z">
        <w:r>
          <w:t xml:space="preserve">Pilot receipt corporate. </w:t>
        </w:r>
      </w:ins>
      <w:del w:id="4298" w:author="Author C" w:date="2026-01-15T10:00:00Z">
        <w:r>
          <w:delText xml:space="preserve">Regional maintenance accessibility. </w:delText>
        </w:r>
      </w:del>
      <w:ins w:id="4299" w:author="Author C" w:date="2026-01-16T10:00:00Z">
        <w:r>
          <w:t xml:space="preserve">Trend suggestions board. </w:t>
        </w:r>
      </w:ins>
      <w:del w:id="4300" w:author="Author B" w:date="2026-01-17T10:00:00Z">
        <w:r>
          <w:delText xml:space="preserve">The meeting forecast. </w:delText>
        </w:r>
      </w:del>
    </w:p>
    <w:p>
      <w:commentRangeStart w:id="430"/>
      <w:r>
        <w:t xml:space="preserve">Regional maintenance accessibility tax.</w:t>
      </w:r>
      <w:commentRangeEnd w:id="430"/>
      <w:r>
        <w:rPr>
          <w:rStyle w:val="CommentReference"/>
        </w:rPr>
        <w:commentReference w:id="430"/>
      </w:r>
      <w:r>
        <w:t xml:space="preserve"> </w:t>
      </w:r>
      <w:ins w:id="4301" w:author="Author A" w:date="2026-01-18T10:00:00Z">
        <w:r>
          <w:t xml:space="preserve">Regional maintenance accessibility. </w:t>
        </w:r>
      </w:ins>
      <w:del w:id="4302" w:author="Author C" w:date="2026-01-19T10:00:00Z">
        <w:r>
          <w:delText xml:space="preserve">Trend suggestions board. </w:delText>
        </w:r>
      </w:del>
      <w:ins w:id="4303" w:author="Author C" w:date="2026-01-20T10:00:00Z">
        <w:r>
          <w:t xml:space="preserve">The meeting forecast. </w:t>
        </w:r>
      </w:ins>
      <w:del w:id="4304" w:author="Author B" w:date="2026-01-21T10:00:00Z">
        <w:r>
          <w:delText xml:space="preserve">Inventory relevant group. </w:delText>
        </w:r>
      </w:del>
      <w:ins w:id="4305" w:author="Author B" w:date="2026-01-22T10:00:00Z">
        <w:r>
          <w:t xml:space="preserve">Notice claim team. </w:t>
        </w:r>
      </w:ins>
      <w:del w:id="4306" w:author="Author A" w:date="2026-01-23T10:00:00Z">
        <w:r>
          <w:delText xml:space="preserve">Pilot receipt corporate. </w:delText>
        </w:r>
      </w:del>
      <w:ins w:id="4307" w:author="Author A" w:date="2026-01-24T10:00:00Z">
        <w:r>
          <w:t xml:space="preserve">Regional maintenance accessibility. </w:t>
        </w:r>
      </w:ins>
      <w:del w:id="4308" w:author="Author C" w:date="2026-01-25T10:00:00Z">
        <w:r>
          <w:delText xml:space="preserve">Trend suggestions board. </w:delText>
        </w:r>
      </w:del>
      <w:ins w:id="4309" w:author="Author C" w:date="2026-01-26T10:00:00Z">
        <w:r>
          <w:t xml:space="preserve">The meeting forecast. </w:t>
        </w:r>
      </w:ins>
      <w:del w:id="4310" w:author="Author B" w:date="2026-01-27T10:00:00Z">
        <w:r>
          <w:delText xml:space="preserve">Inventory relevant group. </w:delText>
        </w:r>
      </w:del>
    </w:p>
    <w:p>
      <w:commentRangeStart w:id="431"/>
      <w:r>
        <w:t xml:space="preserve">Trend suggestions board order.</w:t>
      </w:r>
      <w:commentRangeEnd w:id="431"/>
      <w:r>
        <w:rPr>
          <w:rStyle w:val="CommentReference"/>
        </w:rPr>
        <w:commentReference w:id="431"/>
      </w:r>
      <w:r>
        <w:t xml:space="preserve"> </w:t>
      </w:r>
      <w:ins w:id="4311" w:author="Author A" w:date="2026-01-28T10:00:00Z">
        <w:r>
          <w:t xml:space="preserve">Trend suggestions board. </w:t>
        </w:r>
      </w:ins>
      <w:del w:id="4312" w:author="Author C" w:date="2026-01-01T10:00:00Z">
        <w:r>
          <w:delText xml:space="preserve">The meeting forecast. </w:delText>
        </w:r>
      </w:del>
      <w:ins w:id="4313" w:author="Author C" w:date="2026-01-02T10:00:00Z">
        <w:r>
          <w:t xml:space="preserve">Inventory relevant group. </w:t>
        </w:r>
      </w:ins>
      <w:del w:id="4314" w:author="Author B" w:date="2026-01-03T10:00:00Z">
        <w:r>
          <w:delText xml:space="preserve">Notice claim team. </w:delText>
        </w:r>
      </w:del>
      <w:ins w:id="4315" w:author="Author B" w:date="2026-01-04T10:00:00Z">
        <w:r>
          <w:t xml:space="preserve">Pilot receipt corporate. </w:t>
        </w:r>
      </w:ins>
      <w:del w:id="4316" w:author="Author A" w:date="2026-01-05T10:00:00Z">
        <w:r>
          <w:delText xml:space="preserve">Regional maintenance accessibility. </w:delText>
        </w:r>
      </w:del>
      <w:ins w:id="4317" w:author="Author A" w:date="2026-01-06T10:00:00Z">
        <w:r>
          <w:t xml:space="preserve">Trend suggestions board. </w:t>
        </w:r>
      </w:ins>
      <w:del w:id="4318" w:author="Author C" w:date="2026-01-07T10:00:00Z">
        <w:r>
          <w:delText xml:space="preserve">The meeting forecast. </w:delText>
        </w:r>
      </w:del>
      <w:ins w:id="4319" w:author="Author C" w:date="2026-01-08T10:00:00Z">
        <w:r>
          <w:t xml:space="preserve">Inventory relevant group. </w:t>
        </w:r>
      </w:ins>
      <w:del w:id="4320" w:author="Author B" w:date="2026-01-09T10:00:00Z">
        <w:r>
          <w:delText xml:space="preserve">Notice claim team. </w:delText>
        </w:r>
      </w:del>
    </w:p>
    <w:p>
      <w:commentRangeStart w:id="432"/>
      <w:r>
        <w:t xml:space="preserve">The meeting forecast hereby.</w:t>
      </w:r>
      <w:commentRangeEnd w:id="432"/>
      <w:r>
        <w:rPr>
          <w:rStyle w:val="CommentReference"/>
        </w:rPr>
        <w:commentReference w:id="432"/>
      </w:r>
      <w:r>
        <w:t xml:space="preserve"> </w:t>
      </w:r>
      <w:ins w:id="4321" w:author="Author A" w:date="2026-01-10T10:00:00Z">
        <w:r>
          <w:t xml:space="preserve">The meeting forecast. </w:t>
        </w:r>
      </w:ins>
      <w:del w:id="4322" w:author="Author C" w:date="2026-01-11T10:00:00Z">
        <w:r>
          <w:delText xml:space="preserve">Inventory relevant group. </w:delText>
        </w:r>
      </w:del>
      <w:ins w:id="4323" w:author="Author C" w:date="2026-01-12T10:00:00Z">
        <w:r>
          <w:t xml:space="preserve">Notice claim team. </w:t>
        </w:r>
      </w:ins>
      <w:del w:id="4324" w:author="Author B" w:date="2026-01-13T10:00:00Z">
        <w:r>
          <w:delText xml:space="preserve">Pilot receipt corporate. </w:delText>
        </w:r>
      </w:del>
      <w:ins w:id="4325" w:author="Author B" w:date="2026-01-14T10:00:00Z">
        <w:r>
          <w:t xml:space="preserve">Regional maintenance accessibility. </w:t>
        </w:r>
      </w:ins>
      <w:del w:id="4326" w:author="Author A" w:date="2026-01-15T10:00:00Z">
        <w:r>
          <w:delText xml:space="preserve">Trend suggestions board. </w:delText>
        </w:r>
      </w:del>
      <w:ins w:id="4327" w:author="Author A" w:date="2026-01-16T10:00:00Z">
        <w:r>
          <w:t xml:space="preserve">The meeting forecast. </w:t>
        </w:r>
      </w:ins>
      <w:del w:id="4328" w:author="Author C" w:date="2026-01-17T10:00:00Z">
        <w:r>
          <w:delText xml:space="preserve">Inventory relevant group. </w:delText>
        </w:r>
      </w:del>
      <w:ins w:id="4329" w:author="Author C" w:date="2026-01-18T10:00:00Z">
        <w:r>
          <w:t xml:space="preserve">Notice claim team. </w:t>
        </w:r>
      </w:ins>
      <w:del w:id="4330" w:author="Author B" w:date="2026-01-19T10:00:00Z">
        <w:r>
          <w:delText xml:space="preserve">Pilot receipt corporate. </w:delText>
        </w:r>
      </w:del>
    </w:p>
    <w:p>
      <w:commentRangeStart w:id="433"/>
      <w:r>
        <w:t xml:space="preserve">Inventory relevant group relief.</w:t>
      </w:r>
      <w:commentRangeEnd w:id="433"/>
      <w:r>
        <w:rPr>
          <w:rStyle w:val="CommentReference"/>
        </w:rPr>
        <w:commentReference w:id="433"/>
      </w:r>
      <w:r>
        <w:t xml:space="preserve"> </w:t>
      </w:r>
      <w:ins w:id="4331" w:author="Author A" w:date="2026-01-20T10:00:00Z">
        <w:r>
          <w:t xml:space="preserve">Inventory relevant group. </w:t>
        </w:r>
      </w:ins>
      <w:del w:id="4332" w:author="Author C" w:date="2026-01-21T10:00:00Z">
        <w:r>
          <w:delText xml:space="preserve">Notice claim team. </w:delText>
        </w:r>
      </w:del>
      <w:ins w:id="4333" w:author="Author C" w:date="2026-01-22T10:00:00Z">
        <w:r>
          <w:t xml:space="preserve">Pilot receipt corporate. </w:t>
        </w:r>
      </w:ins>
      <w:del w:id="4334" w:author="Author B" w:date="2026-01-23T10:00:00Z">
        <w:r>
          <w:delText xml:space="preserve">Regional maintenance accessibility. </w:delText>
        </w:r>
      </w:del>
      <w:ins w:id="4335" w:author="Author B" w:date="2026-01-24T10:00:00Z">
        <w:r>
          <w:t xml:space="preserve">Trend suggestions board. </w:t>
        </w:r>
      </w:ins>
      <w:del w:id="4336" w:author="Author A" w:date="2026-01-25T10:00:00Z">
        <w:r>
          <w:delText xml:space="preserve">The meeting forecast. </w:delText>
        </w:r>
      </w:del>
      <w:ins w:id="4337" w:author="Author A" w:date="2026-01-26T10:00:00Z">
        <w:r>
          <w:t xml:space="preserve">Inventory relevant group. </w:t>
        </w:r>
      </w:ins>
      <w:del w:id="4338" w:author="Author C" w:date="2026-01-27T10:00:00Z">
        <w:r>
          <w:delText xml:space="preserve">Notice claim team. </w:delText>
        </w:r>
      </w:del>
      <w:ins w:id="4339" w:author="Author C" w:date="2026-01-28T10:00:00Z">
        <w:r>
          <w:t xml:space="preserve">Pilot receipt corporate. </w:t>
        </w:r>
      </w:ins>
      <w:del w:id="4340" w:author="Author B" w:date="2026-01-01T10:00:00Z">
        <w:r>
          <w:delText xml:space="preserve">Regional maintenance accessibility. </w:delText>
        </w:r>
      </w:del>
    </w:p>
    <w:p>
      <w:commentRangeStart w:id="434"/>
      <w:r>
        <w:t xml:space="preserve">Notice claim team export.</w:t>
      </w:r>
      <w:commentRangeEnd w:id="434"/>
      <w:r>
        <w:rPr>
          <w:rStyle w:val="CommentReference"/>
        </w:rPr>
        <w:commentReference w:id="434"/>
      </w:r>
      <w:r>
        <w:t xml:space="preserve"> </w:t>
      </w:r>
      <w:ins w:id="4341" w:author="Author A" w:date="2026-01-02T10:00:00Z">
        <w:r>
          <w:t xml:space="preserve">Notice claim team. </w:t>
        </w:r>
      </w:ins>
      <w:del w:id="4342" w:author="Author C" w:date="2026-01-03T10:00:00Z">
        <w:r>
          <w:delText xml:space="preserve">Pilot receipt corporate. </w:delText>
        </w:r>
      </w:del>
      <w:ins w:id="4343" w:author="Author C" w:date="2026-01-04T10:00:00Z">
        <w:r>
          <w:t xml:space="preserve">Regional maintenance accessibility. </w:t>
        </w:r>
      </w:ins>
      <w:del w:id="4344" w:author="Author B" w:date="2026-01-05T10:00:00Z">
        <w:r>
          <w:delText xml:space="preserve">Trend suggestions board. </w:delText>
        </w:r>
      </w:del>
      <w:ins w:id="4345" w:author="Author B" w:date="2026-01-06T10:00:00Z">
        <w:r>
          <w:t xml:space="preserve">The meeting forecast. </w:t>
        </w:r>
      </w:ins>
      <w:del w:id="4346" w:author="Author A" w:date="2026-01-07T10:00:00Z">
        <w:r>
          <w:delText xml:space="preserve">Inventory relevant group. </w:delText>
        </w:r>
      </w:del>
      <w:ins w:id="4347" w:author="Author A" w:date="2026-01-08T10:00:00Z">
        <w:r>
          <w:t xml:space="preserve">Notice claim team. </w:t>
        </w:r>
      </w:ins>
      <w:del w:id="4348" w:author="Author C" w:date="2026-01-09T10:00:00Z">
        <w:r>
          <w:delText xml:space="preserve">Pilot receipt corporate. </w:delText>
        </w:r>
      </w:del>
      <w:ins w:id="4349" w:author="Author C" w:date="2026-01-10T10:00:00Z">
        <w:r>
          <w:t xml:space="preserve">Regional maintenance accessibility. </w:t>
        </w:r>
      </w:ins>
      <w:del w:id="4350" w:author="Author B" w:date="2026-01-11T10:00:00Z">
        <w:r>
          <w:delText xml:space="preserve">Trend suggestions board. </w:delText>
        </w:r>
      </w:del>
    </w:p>
    <w:p>
      <w:commentRangeStart w:id="435"/>
      <w:r>
        <w:t xml:space="preserve">Pilot receipt corporate requirement.</w:t>
      </w:r>
      <w:commentRangeEnd w:id="435"/>
      <w:r>
        <w:rPr>
          <w:rStyle w:val="CommentReference"/>
        </w:rPr>
        <w:commentReference w:id="435"/>
      </w:r>
      <w:r>
        <w:t xml:space="preserve"> </w:t>
      </w:r>
      <w:ins w:id="4351" w:author="Author A" w:date="2026-01-12T10:00:00Z">
        <w:r>
          <w:t xml:space="preserve">Pilot receipt corporate. </w:t>
        </w:r>
      </w:ins>
      <w:del w:id="4352" w:author="Author C" w:date="2026-01-13T10:00:00Z">
        <w:r>
          <w:delText xml:space="preserve">Regional maintenance accessibility. </w:delText>
        </w:r>
      </w:del>
      <w:ins w:id="4353" w:author="Author C" w:date="2026-01-14T10:00:00Z">
        <w:r>
          <w:t xml:space="preserve">Trend suggestions board. </w:t>
        </w:r>
      </w:ins>
      <w:del w:id="4354" w:author="Author B" w:date="2026-01-15T10:00:00Z">
        <w:r>
          <w:delText xml:space="preserve">The meeting forecast. </w:delText>
        </w:r>
      </w:del>
      <w:ins w:id="4355" w:author="Author B" w:date="2026-01-16T10:00:00Z">
        <w:r>
          <w:t xml:space="preserve">Inventory relevant group. </w:t>
        </w:r>
      </w:ins>
      <w:del w:id="4356" w:author="Author A" w:date="2026-01-17T10:00:00Z">
        <w:r>
          <w:delText xml:space="preserve">Notice claim team. </w:delText>
        </w:r>
      </w:del>
      <w:ins w:id="4357" w:author="Author A" w:date="2026-01-18T10:00:00Z">
        <w:r>
          <w:t xml:space="preserve">Pilot receipt corporate. </w:t>
        </w:r>
      </w:ins>
      <w:del w:id="4358" w:author="Author C" w:date="2026-01-19T10:00:00Z">
        <w:r>
          <w:delText xml:space="preserve">Regional maintenance accessibility. </w:delText>
        </w:r>
      </w:del>
      <w:ins w:id="4359" w:author="Author C" w:date="2026-01-20T10:00:00Z">
        <w:r>
          <w:t xml:space="preserve">Trend suggestions board. </w:t>
        </w:r>
      </w:ins>
      <w:del w:id="4360" w:author="Author B" w:date="2026-01-21T10:00:00Z">
        <w:r>
          <w:delText xml:space="preserve">The meeting forecast. </w:delText>
        </w:r>
      </w:del>
    </w:p>
    <w:p>
      <w:commentRangeStart w:id="436"/>
      <w:r>
        <w:t xml:space="preserve">Regional maintenance accessibility tax.</w:t>
      </w:r>
      <w:commentRangeEnd w:id="436"/>
      <w:r>
        <w:rPr>
          <w:rStyle w:val="CommentReference"/>
        </w:rPr>
        <w:commentReference w:id="436"/>
      </w:r>
      <w:r>
        <w:t xml:space="preserve"> </w:t>
      </w:r>
      <w:ins w:id="4361" w:author="Author A" w:date="2026-01-22T10:00:00Z">
        <w:r>
          <w:t xml:space="preserve">Regional maintenance accessibility. </w:t>
        </w:r>
      </w:ins>
      <w:del w:id="4362" w:author="Author C" w:date="2026-01-23T10:00:00Z">
        <w:r>
          <w:delText xml:space="preserve">Trend suggestions board. </w:delText>
        </w:r>
      </w:del>
      <w:ins w:id="4363" w:author="Author C" w:date="2026-01-24T10:00:00Z">
        <w:r>
          <w:t xml:space="preserve">The meeting forecast. </w:t>
        </w:r>
      </w:ins>
      <w:del w:id="4364" w:author="Author B" w:date="2026-01-25T10:00:00Z">
        <w:r>
          <w:delText xml:space="preserve">Inventory relevant group. </w:delText>
        </w:r>
      </w:del>
      <w:ins w:id="4365" w:author="Author B" w:date="2026-01-26T10:00:00Z">
        <w:r>
          <w:t xml:space="preserve">Notice claim team. </w:t>
        </w:r>
      </w:ins>
      <w:del w:id="4366" w:author="Author A" w:date="2026-01-27T10:00:00Z">
        <w:r>
          <w:delText xml:space="preserve">Pilot receipt corporate. </w:delText>
        </w:r>
      </w:del>
      <w:ins w:id="4367" w:author="Author A" w:date="2026-01-28T10:00:00Z">
        <w:r>
          <w:t xml:space="preserve">Regional maintenance accessibility. </w:t>
        </w:r>
      </w:ins>
      <w:del w:id="4368" w:author="Author C" w:date="2026-01-01T10:00:00Z">
        <w:r>
          <w:delText xml:space="preserve">Trend suggestions board. </w:delText>
        </w:r>
      </w:del>
      <w:ins w:id="4369" w:author="Author C" w:date="2026-01-02T10:00:00Z">
        <w:r>
          <w:t xml:space="preserve">The meeting forecast. </w:t>
        </w:r>
      </w:ins>
      <w:del w:id="4370" w:author="Author B" w:date="2026-01-03T10:00:00Z">
        <w:r>
          <w:delText xml:space="preserve">Inventory relevant group. </w:delText>
        </w:r>
      </w:del>
    </w:p>
    <w:p>
      <w:commentRangeStart w:id="437"/>
      <w:r>
        <w:t xml:space="preserve">Trend suggestions board order.</w:t>
      </w:r>
      <w:commentRangeEnd w:id="437"/>
      <w:r>
        <w:rPr>
          <w:rStyle w:val="CommentReference"/>
        </w:rPr>
        <w:commentReference w:id="437"/>
      </w:r>
      <w:r>
        <w:t xml:space="preserve"> </w:t>
      </w:r>
      <w:ins w:id="4371" w:author="Author A" w:date="2026-01-04T10:00:00Z">
        <w:r>
          <w:t xml:space="preserve">Trend suggestions board. </w:t>
        </w:r>
      </w:ins>
      <w:del w:id="4372" w:author="Author C" w:date="2026-01-05T10:00:00Z">
        <w:r>
          <w:delText xml:space="preserve">The meeting forecast. </w:delText>
        </w:r>
      </w:del>
      <w:ins w:id="4373" w:author="Author C" w:date="2026-01-06T10:00:00Z">
        <w:r>
          <w:t xml:space="preserve">Inventory relevant group. </w:t>
        </w:r>
      </w:ins>
      <w:del w:id="4374" w:author="Author B" w:date="2026-01-07T10:00:00Z">
        <w:r>
          <w:delText xml:space="preserve">Notice claim team. </w:delText>
        </w:r>
      </w:del>
      <w:ins w:id="4375" w:author="Author B" w:date="2026-01-08T10:00:00Z">
        <w:r>
          <w:t xml:space="preserve">Pilot receipt corporate. </w:t>
        </w:r>
      </w:ins>
      <w:del w:id="4376" w:author="Author A" w:date="2026-01-09T10:00:00Z">
        <w:r>
          <w:delText xml:space="preserve">Regional maintenance accessibility. </w:delText>
        </w:r>
      </w:del>
      <w:ins w:id="4377" w:author="Author A" w:date="2026-01-10T10:00:00Z">
        <w:r>
          <w:t xml:space="preserve">Trend suggestions board. </w:t>
        </w:r>
      </w:ins>
      <w:del w:id="4378" w:author="Author C" w:date="2026-01-11T10:00:00Z">
        <w:r>
          <w:delText xml:space="preserve">The meeting forecast. </w:delText>
        </w:r>
      </w:del>
      <w:ins w:id="4379" w:author="Author C" w:date="2026-01-12T10:00:00Z">
        <w:r>
          <w:t xml:space="preserve">Inventory relevant group. </w:t>
        </w:r>
      </w:ins>
      <w:del w:id="4380" w:author="Author B" w:date="2026-01-13T10:00:00Z">
        <w:r>
          <w:delText xml:space="preserve">Notice claim team. </w:delText>
        </w:r>
      </w:del>
    </w:p>
    <w:p>
      <w:commentRangeStart w:id="438"/>
      <w:r>
        <w:t xml:space="preserve">The meeting forecast hereby.</w:t>
      </w:r>
      <w:commentRangeEnd w:id="438"/>
      <w:r>
        <w:rPr>
          <w:rStyle w:val="CommentReference"/>
        </w:rPr>
        <w:commentReference w:id="438"/>
      </w:r>
      <w:r>
        <w:t xml:space="preserve"> </w:t>
      </w:r>
      <w:ins w:id="4381" w:author="Author A" w:date="2026-01-14T10:00:00Z">
        <w:r>
          <w:t xml:space="preserve">The meeting forecast. </w:t>
        </w:r>
      </w:ins>
      <w:del w:id="4382" w:author="Author C" w:date="2026-01-15T10:00:00Z">
        <w:r>
          <w:delText xml:space="preserve">Inventory relevant group. </w:delText>
        </w:r>
      </w:del>
      <w:ins w:id="4383" w:author="Author C" w:date="2026-01-16T10:00:00Z">
        <w:r>
          <w:t xml:space="preserve">Notice claim team. </w:t>
        </w:r>
      </w:ins>
      <w:del w:id="4384" w:author="Author B" w:date="2026-01-17T10:00:00Z">
        <w:r>
          <w:delText xml:space="preserve">Pilot receipt corporate. </w:delText>
        </w:r>
      </w:del>
      <w:ins w:id="4385" w:author="Author B" w:date="2026-01-18T10:00:00Z">
        <w:r>
          <w:t xml:space="preserve">Regional maintenance accessibility. </w:t>
        </w:r>
      </w:ins>
      <w:del w:id="4386" w:author="Author A" w:date="2026-01-19T10:00:00Z">
        <w:r>
          <w:delText xml:space="preserve">Trend suggestions board. </w:delText>
        </w:r>
      </w:del>
      <w:ins w:id="4387" w:author="Author A" w:date="2026-01-20T10:00:00Z">
        <w:r>
          <w:t xml:space="preserve">The meeting forecast. </w:t>
        </w:r>
      </w:ins>
      <w:del w:id="4388" w:author="Author C" w:date="2026-01-21T10:00:00Z">
        <w:r>
          <w:delText xml:space="preserve">Inventory relevant group. </w:delText>
        </w:r>
      </w:del>
      <w:ins w:id="4389" w:author="Author C" w:date="2026-01-22T10:00:00Z">
        <w:r>
          <w:t xml:space="preserve">Notice claim team. </w:t>
        </w:r>
      </w:ins>
      <w:del w:id="4390" w:author="Author B" w:date="2026-01-23T10:00:00Z">
        <w:r>
          <w:delText xml:space="preserve">Pilot receipt corporate. </w:delText>
        </w:r>
      </w:del>
    </w:p>
    <w:p>
      <w:commentRangeStart w:id="439"/>
      <w:r>
        <w:t xml:space="preserve">Inventory relevant group relief.</w:t>
      </w:r>
      <w:commentRangeEnd w:id="439"/>
      <w:r>
        <w:rPr>
          <w:rStyle w:val="CommentReference"/>
        </w:rPr>
        <w:commentReference w:id="439"/>
      </w:r>
      <w:r>
        <w:t xml:space="preserve"> </w:t>
      </w:r>
      <w:ins w:id="4391" w:author="Author A" w:date="2026-01-24T10:00:00Z">
        <w:r>
          <w:t xml:space="preserve">Inventory relevant group. </w:t>
        </w:r>
      </w:ins>
      <w:del w:id="4392" w:author="Author C" w:date="2026-01-25T10:00:00Z">
        <w:r>
          <w:delText xml:space="preserve">Notice claim team. </w:delText>
        </w:r>
      </w:del>
      <w:ins w:id="4393" w:author="Author C" w:date="2026-01-26T10:00:00Z">
        <w:r>
          <w:t xml:space="preserve">Pilot receipt corporate. </w:t>
        </w:r>
      </w:ins>
      <w:del w:id="4394" w:author="Author B" w:date="2026-01-27T10:00:00Z">
        <w:r>
          <w:delText xml:space="preserve">Regional maintenance accessibility. </w:delText>
        </w:r>
      </w:del>
      <w:ins w:id="4395" w:author="Author B" w:date="2026-01-28T10:00:00Z">
        <w:r>
          <w:t xml:space="preserve">Trend suggestions board. </w:t>
        </w:r>
      </w:ins>
      <w:del w:id="4396" w:author="Author A" w:date="2026-01-01T10:00:00Z">
        <w:r>
          <w:delText xml:space="preserve">The meeting forecast. </w:delText>
        </w:r>
      </w:del>
      <w:ins w:id="4397" w:author="Author A" w:date="2026-01-02T10:00:00Z">
        <w:r>
          <w:t xml:space="preserve">Inventory relevant group. </w:t>
        </w:r>
      </w:ins>
      <w:del w:id="4398" w:author="Author C" w:date="2026-01-03T10:00:00Z">
        <w:r>
          <w:delText xml:space="preserve">Notice claim team. </w:delText>
        </w:r>
      </w:del>
      <w:ins w:id="4399" w:author="Author C" w:date="2026-01-04T10:00:00Z">
        <w:r>
          <w:t xml:space="preserve">Pilot receipt corporate. </w:t>
        </w:r>
      </w:ins>
      <w:del w:id="4400" w:author="Author B" w:date="2026-01-05T10:00:00Z">
        <w:r>
          <w:delText xml:space="preserve">Regional maintenance accessibility. </w:delText>
        </w:r>
      </w:del>
    </w:p>
    <w:p>
      <w:commentRangeStart w:id="440"/>
      <w:r>
        <w:t xml:space="preserve">Notice claim team export.</w:t>
      </w:r>
      <w:commentRangeEnd w:id="440"/>
      <w:r>
        <w:rPr>
          <w:rStyle w:val="CommentReference"/>
        </w:rPr>
        <w:commentReference w:id="440"/>
      </w:r>
      <w:r>
        <w:t xml:space="preserve"> </w:t>
      </w:r>
      <w:ins w:id="4401" w:author="Author A" w:date="2026-01-06T10:00:00Z">
        <w:r>
          <w:t xml:space="preserve">Notice claim team. </w:t>
        </w:r>
      </w:ins>
      <w:del w:id="4402" w:author="Author C" w:date="2026-01-07T10:00:00Z">
        <w:r>
          <w:delText xml:space="preserve">Pilot receipt corporate. </w:delText>
        </w:r>
      </w:del>
      <w:ins w:id="4403" w:author="Author C" w:date="2026-01-08T10:00:00Z">
        <w:r>
          <w:t xml:space="preserve">Regional maintenance accessibility. </w:t>
        </w:r>
      </w:ins>
      <w:del w:id="4404" w:author="Author B" w:date="2026-01-09T10:00:00Z">
        <w:r>
          <w:delText xml:space="preserve">Trend suggestions board. </w:delText>
        </w:r>
      </w:del>
      <w:ins w:id="4405" w:author="Author B" w:date="2026-01-10T10:00:00Z">
        <w:r>
          <w:t xml:space="preserve">The meeting forecast. </w:t>
        </w:r>
      </w:ins>
      <w:del w:id="4406" w:author="Author A" w:date="2026-01-11T10:00:00Z">
        <w:r>
          <w:delText xml:space="preserve">Inventory relevant group. </w:delText>
        </w:r>
      </w:del>
      <w:ins w:id="4407" w:author="Author A" w:date="2026-01-12T10:00:00Z">
        <w:r>
          <w:t xml:space="preserve">Notice claim team. </w:t>
        </w:r>
      </w:ins>
      <w:del w:id="4408" w:author="Author C" w:date="2026-01-13T10:00:00Z">
        <w:r>
          <w:delText xml:space="preserve">Pilot receipt corporate. </w:delText>
        </w:r>
      </w:del>
      <w:ins w:id="4409" w:author="Author C" w:date="2026-01-14T10:00:00Z">
        <w:r>
          <w:t xml:space="preserve">Regional maintenance accessibility. </w:t>
        </w:r>
      </w:ins>
      <w:del w:id="4410" w:author="Author B" w:date="2026-01-15T10:00:00Z">
        <w:r>
          <w:delText xml:space="preserve">Trend suggestions board. </w:delText>
        </w:r>
      </w:del>
    </w:p>
    <w:p>
      <w:commentRangeStart w:id="441"/>
      <w:r>
        <w:t xml:space="preserve">Pilot receipt corporate requirement.</w:t>
      </w:r>
      <w:commentRangeEnd w:id="441"/>
      <w:r>
        <w:rPr>
          <w:rStyle w:val="CommentReference"/>
        </w:rPr>
        <w:commentReference w:id="441"/>
      </w:r>
      <w:r>
        <w:t xml:space="preserve"> </w:t>
      </w:r>
      <w:ins w:id="4411" w:author="Author A" w:date="2026-01-16T10:00:00Z">
        <w:r>
          <w:t xml:space="preserve">Pilot receipt corporate. </w:t>
        </w:r>
      </w:ins>
      <w:del w:id="4412" w:author="Author C" w:date="2026-01-17T10:00:00Z">
        <w:r>
          <w:delText xml:space="preserve">Regional maintenance accessibility. </w:delText>
        </w:r>
      </w:del>
      <w:ins w:id="4413" w:author="Author C" w:date="2026-01-18T10:00:00Z">
        <w:r>
          <w:t xml:space="preserve">Trend suggestions board. </w:t>
        </w:r>
      </w:ins>
      <w:del w:id="4414" w:author="Author B" w:date="2026-01-19T10:00:00Z">
        <w:r>
          <w:delText xml:space="preserve">The meeting forecast. </w:delText>
        </w:r>
      </w:del>
      <w:ins w:id="4415" w:author="Author B" w:date="2026-01-20T10:00:00Z">
        <w:r>
          <w:t xml:space="preserve">Inventory relevant group. </w:t>
        </w:r>
      </w:ins>
      <w:del w:id="4416" w:author="Author A" w:date="2026-01-21T10:00:00Z">
        <w:r>
          <w:delText xml:space="preserve">Notice claim team. </w:delText>
        </w:r>
      </w:del>
      <w:ins w:id="4417" w:author="Author A" w:date="2026-01-22T10:00:00Z">
        <w:r>
          <w:t xml:space="preserve">Pilot receipt corporate. </w:t>
        </w:r>
      </w:ins>
      <w:del w:id="4418" w:author="Author C" w:date="2026-01-23T10:00:00Z">
        <w:r>
          <w:delText xml:space="preserve">Regional maintenance accessibility. </w:delText>
        </w:r>
      </w:del>
      <w:ins w:id="4419" w:author="Author C" w:date="2026-01-24T10:00:00Z">
        <w:r>
          <w:t xml:space="preserve">Trend suggestions board. </w:t>
        </w:r>
      </w:ins>
      <w:del w:id="4420" w:author="Author B" w:date="2026-01-25T10:00:00Z">
        <w:r>
          <w:delText xml:space="preserve">The meeting forecast. </w:delText>
        </w:r>
      </w:del>
    </w:p>
    <w:p>
      <w:commentRangeStart w:id="442"/>
      <w:r>
        <w:t xml:space="preserve">Regional maintenance accessibility tax.</w:t>
      </w:r>
      <w:commentRangeEnd w:id="442"/>
      <w:r>
        <w:rPr>
          <w:rStyle w:val="CommentReference"/>
        </w:rPr>
        <w:commentReference w:id="442"/>
      </w:r>
      <w:r>
        <w:t xml:space="preserve"> </w:t>
      </w:r>
      <w:ins w:id="4421" w:author="Author A" w:date="2026-01-26T10:00:00Z">
        <w:r>
          <w:t xml:space="preserve">Regional maintenance accessibility. </w:t>
        </w:r>
      </w:ins>
      <w:del w:id="4422" w:author="Author C" w:date="2026-01-27T10:00:00Z">
        <w:r>
          <w:delText xml:space="preserve">Trend suggestions board. </w:delText>
        </w:r>
      </w:del>
      <w:ins w:id="4423" w:author="Author C" w:date="2026-01-28T10:00:00Z">
        <w:r>
          <w:t xml:space="preserve">The meeting forecast. </w:t>
        </w:r>
      </w:ins>
      <w:del w:id="4424" w:author="Author B" w:date="2026-01-01T10:00:00Z">
        <w:r>
          <w:delText xml:space="preserve">Inventory relevant group. </w:delText>
        </w:r>
      </w:del>
      <w:ins w:id="4425" w:author="Author B" w:date="2026-01-02T10:00:00Z">
        <w:r>
          <w:t xml:space="preserve">Notice claim team. </w:t>
        </w:r>
      </w:ins>
      <w:del w:id="4426" w:author="Author A" w:date="2026-01-03T10:00:00Z">
        <w:r>
          <w:delText xml:space="preserve">Pilot receipt corporate. </w:delText>
        </w:r>
      </w:del>
      <w:ins w:id="4427" w:author="Author A" w:date="2026-01-04T10:00:00Z">
        <w:r>
          <w:t xml:space="preserve">Regional maintenance accessibility. </w:t>
        </w:r>
      </w:ins>
      <w:del w:id="4428" w:author="Author C" w:date="2026-01-05T10:00:00Z">
        <w:r>
          <w:delText xml:space="preserve">Trend suggestions board. </w:delText>
        </w:r>
      </w:del>
      <w:ins w:id="4429" w:author="Author C" w:date="2026-01-06T10:00:00Z">
        <w:r>
          <w:t xml:space="preserve">The meeting forecast. </w:t>
        </w:r>
      </w:ins>
      <w:del w:id="4430" w:author="Author B" w:date="2026-01-07T10:00:00Z">
        <w:r>
          <w:delText xml:space="preserve">Inventory relevant group. </w:delText>
        </w:r>
      </w:del>
    </w:p>
    <w:p>
      <w:commentRangeStart w:id="443"/>
      <w:r>
        <w:t xml:space="preserve">Trend suggestions board order.</w:t>
      </w:r>
      <w:commentRangeEnd w:id="443"/>
      <w:r>
        <w:rPr>
          <w:rStyle w:val="CommentReference"/>
        </w:rPr>
        <w:commentReference w:id="443"/>
      </w:r>
      <w:r>
        <w:t xml:space="preserve"> </w:t>
      </w:r>
      <w:ins w:id="4431" w:author="Author A" w:date="2026-01-08T10:00:00Z">
        <w:r>
          <w:t xml:space="preserve">Trend suggestions board. </w:t>
        </w:r>
      </w:ins>
      <w:del w:id="4432" w:author="Author C" w:date="2026-01-09T10:00:00Z">
        <w:r>
          <w:delText xml:space="preserve">The meeting forecast. </w:delText>
        </w:r>
      </w:del>
      <w:ins w:id="4433" w:author="Author C" w:date="2026-01-10T10:00:00Z">
        <w:r>
          <w:t xml:space="preserve">Inventory relevant group. </w:t>
        </w:r>
      </w:ins>
      <w:del w:id="4434" w:author="Author B" w:date="2026-01-11T10:00:00Z">
        <w:r>
          <w:delText xml:space="preserve">Notice claim team. </w:delText>
        </w:r>
      </w:del>
      <w:ins w:id="4435" w:author="Author B" w:date="2026-01-12T10:00:00Z">
        <w:r>
          <w:t xml:space="preserve">Pilot receipt corporate. </w:t>
        </w:r>
      </w:ins>
      <w:del w:id="4436" w:author="Author A" w:date="2026-01-13T10:00:00Z">
        <w:r>
          <w:delText xml:space="preserve">Regional maintenance accessibility. </w:delText>
        </w:r>
      </w:del>
      <w:ins w:id="4437" w:author="Author A" w:date="2026-01-14T10:00:00Z">
        <w:r>
          <w:t xml:space="preserve">Trend suggestions board. </w:t>
        </w:r>
      </w:ins>
      <w:del w:id="4438" w:author="Author C" w:date="2026-01-15T10:00:00Z">
        <w:r>
          <w:delText xml:space="preserve">The meeting forecast. </w:delText>
        </w:r>
      </w:del>
      <w:ins w:id="4439" w:author="Author C" w:date="2026-01-16T10:00:00Z">
        <w:r>
          <w:t xml:space="preserve">Inventory relevant group. </w:t>
        </w:r>
      </w:ins>
      <w:del w:id="4440" w:author="Author B" w:date="2026-01-17T10:00:00Z">
        <w:r>
          <w:delText xml:space="preserve">Notice claim team. </w:delText>
        </w:r>
      </w:del>
    </w:p>
    <w:p>
      <w:commentRangeStart w:id="444"/>
      <w:r>
        <w:t xml:space="preserve">The meeting forecast hereby.</w:t>
      </w:r>
      <w:commentRangeEnd w:id="444"/>
      <w:r>
        <w:rPr>
          <w:rStyle w:val="CommentReference"/>
        </w:rPr>
        <w:commentReference w:id="444"/>
      </w:r>
      <w:r>
        <w:t xml:space="preserve"> </w:t>
      </w:r>
      <w:ins w:id="4441" w:author="Author A" w:date="2026-01-18T10:00:00Z">
        <w:r>
          <w:t xml:space="preserve">The meeting forecast. </w:t>
        </w:r>
      </w:ins>
      <w:del w:id="4442" w:author="Author C" w:date="2026-01-19T10:00:00Z">
        <w:r>
          <w:delText xml:space="preserve">Inventory relevant group. </w:delText>
        </w:r>
      </w:del>
      <w:ins w:id="4443" w:author="Author C" w:date="2026-01-20T10:00:00Z">
        <w:r>
          <w:t xml:space="preserve">Notice claim team. </w:t>
        </w:r>
      </w:ins>
      <w:del w:id="4444" w:author="Author B" w:date="2026-01-21T10:00:00Z">
        <w:r>
          <w:delText xml:space="preserve">Pilot receipt corporate. </w:delText>
        </w:r>
      </w:del>
      <w:ins w:id="4445" w:author="Author B" w:date="2026-01-22T10:00:00Z">
        <w:r>
          <w:t xml:space="preserve">Regional maintenance accessibility. </w:t>
        </w:r>
      </w:ins>
      <w:del w:id="4446" w:author="Author A" w:date="2026-01-23T10:00:00Z">
        <w:r>
          <w:delText xml:space="preserve">Trend suggestions board. </w:delText>
        </w:r>
      </w:del>
      <w:ins w:id="4447" w:author="Author A" w:date="2026-01-24T10:00:00Z">
        <w:r>
          <w:t xml:space="preserve">The meeting forecast. </w:t>
        </w:r>
      </w:ins>
      <w:del w:id="4448" w:author="Author C" w:date="2026-01-25T10:00:00Z">
        <w:r>
          <w:delText xml:space="preserve">Inventory relevant group. </w:delText>
        </w:r>
      </w:del>
      <w:ins w:id="4449" w:author="Author C" w:date="2026-01-26T10:00:00Z">
        <w:r>
          <w:t xml:space="preserve">Notice claim team. </w:t>
        </w:r>
      </w:ins>
      <w:del w:id="4450" w:author="Author B" w:date="2026-01-27T10:00:00Z">
        <w:r>
          <w:delText xml:space="preserve">Pilot receipt corporate. </w:delText>
        </w:r>
      </w:del>
    </w:p>
    <w:p>
      <w:commentRangeStart w:id="445"/>
      <w:r>
        <w:t xml:space="preserve">Inventory relevant group relief.</w:t>
      </w:r>
      <w:commentRangeEnd w:id="445"/>
      <w:r>
        <w:rPr>
          <w:rStyle w:val="CommentReference"/>
        </w:rPr>
        <w:commentReference w:id="445"/>
      </w:r>
      <w:r>
        <w:t xml:space="preserve"> </w:t>
      </w:r>
      <w:ins w:id="4451" w:author="Author A" w:date="2026-01-28T10:00:00Z">
        <w:r>
          <w:t xml:space="preserve">Inventory relevant group. </w:t>
        </w:r>
      </w:ins>
      <w:del w:id="4452" w:author="Author C" w:date="2026-01-01T10:00:00Z">
        <w:r>
          <w:delText xml:space="preserve">Notice claim team. </w:delText>
        </w:r>
      </w:del>
      <w:ins w:id="4453" w:author="Author C" w:date="2026-01-02T10:00:00Z">
        <w:r>
          <w:t xml:space="preserve">Pilot receipt corporate. </w:t>
        </w:r>
      </w:ins>
      <w:del w:id="4454" w:author="Author B" w:date="2026-01-03T10:00:00Z">
        <w:r>
          <w:delText xml:space="preserve">Regional maintenance accessibility. </w:delText>
        </w:r>
      </w:del>
      <w:ins w:id="4455" w:author="Author B" w:date="2026-01-04T10:00:00Z">
        <w:r>
          <w:t xml:space="preserve">Trend suggestions board. </w:t>
        </w:r>
      </w:ins>
      <w:del w:id="4456" w:author="Author A" w:date="2026-01-05T10:00:00Z">
        <w:r>
          <w:delText xml:space="preserve">The meeting forecast. </w:delText>
        </w:r>
      </w:del>
      <w:ins w:id="4457" w:author="Author A" w:date="2026-01-06T10:00:00Z">
        <w:r>
          <w:t xml:space="preserve">Inventory relevant group. </w:t>
        </w:r>
      </w:ins>
      <w:del w:id="4458" w:author="Author C" w:date="2026-01-07T10:00:00Z">
        <w:r>
          <w:delText xml:space="preserve">Notice claim team. </w:delText>
        </w:r>
      </w:del>
      <w:ins w:id="4459" w:author="Author C" w:date="2026-01-08T10:00:00Z">
        <w:r>
          <w:t xml:space="preserve">Pilot receipt corporate. </w:t>
        </w:r>
      </w:ins>
      <w:del w:id="4460" w:author="Author B" w:date="2026-01-09T10:00:00Z">
        <w:r>
          <w:delText xml:space="preserve">Regional maintenance accessibility. </w:delText>
        </w:r>
      </w:del>
    </w:p>
    <w:p>
      <w:commentRangeStart w:id="446"/>
      <w:r>
        <w:t xml:space="preserve">Notice claim team export.</w:t>
      </w:r>
      <w:commentRangeEnd w:id="446"/>
      <w:r>
        <w:rPr>
          <w:rStyle w:val="CommentReference"/>
        </w:rPr>
        <w:commentReference w:id="446"/>
      </w:r>
      <w:r>
        <w:t xml:space="preserve"> </w:t>
      </w:r>
      <w:ins w:id="4461" w:author="Author A" w:date="2026-01-10T10:00:00Z">
        <w:r>
          <w:t xml:space="preserve">Notice claim team. </w:t>
        </w:r>
      </w:ins>
      <w:del w:id="4462" w:author="Author C" w:date="2026-01-11T10:00:00Z">
        <w:r>
          <w:delText xml:space="preserve">Pilot receipt corporate. </w:delText>
        </w:r>
      </w:del>
      <w:ins w:id="4463" w:author="Author C" w:date="2026-01-12T10:00:00Z">
        <w:r>
          <w:t xml:space="preserve">Regional maintenance accessibility. </w:t>
        </w:r>
      </w:ins>
      <w:del w:id="4464" w:author="Author B" w:date="2026-01-13T10:00:00Z">
        <w:r>
          <w:delText xml:space="preserve">Trend suggestions board. </w:delText>
        </w:r>
      </w:del>
      <w:ins w:id="4465" w:author="Author B" w:date="2026-01-14T10:00:00Z">
        <w:r>
          <w:t xml:space="preserve">The meeting forecast. </w:t>
        </w:r>
      </w:ins>
      <w:del w:id="4466" w:author="Author A" w:date="2026-01-15T10:00:00Z">
        <w:r>
          <w:delText xml:space="preserve">Inventory relevant group. </w:delText>
        </w:r>
      </w:del>
      <w:ins w:id="4467" w:author="Author A" w:date="2026-01-16T10:00:00Z">
        <w:r>
          <w:t xml:space="preserve">Notice claim team. </w:t>
        </w:r>
      </w:ins>
      <w:del w:id="4468" w:author="Author C" w:date="2026-01-17T10:00:00Z">
        <w:r>
          <w:delText xml:space="preserve">Pilot receipt corporate. </w:delText>
        </w:r>
      </w:del>
      <w:ins w:id="4469" w:author="Author C" w:date="2026-01-18T10:00:00Z">
        <w:r>
          <w:t xml:space="preserve">Regional maintenance accessibility. </w:t>
        </w:r>
      </w:ins>
      <w:del w:id="4470" w:author="Author B" w:date="2026-01-19T10:00:00Z">
        <w:r>
          <w:delText xml:space="preserve">Trend suggestions board. </w:delText>
        </w:r>
      </w:del>
    </w:p>
    <w:p>
      <w:commentRangeStart w:id="447"/>
      <w:r>
        <w:t xml:space="preserve">Pilot receipt corporate requirement.</w:t>
      </w:r>
      <w:commentRangeEnd w:id="447"/>
      <w:r>
        <w:rPr>
          <w:rStyle w:val="CommentReference"/>
        </w:rPr>
        <w:commentReference w:id="447"/>
      </w:r>
      <w:r>
        <w:t xml:space="preserve"> </w:t>
      </w:r>
      <w:ins w:id="4471" w:author="Author A" w:date="2026-01-20T10:00:00Z">
        <w:r>
          <w:t xml:space="preserve">Pilot receipt corporate. </w:t>
        </w:r>
      </w:ins>
      <w:del w:id="4472" w:author="Author C" w:date="2026-01-21T10:00:00Z">
        <w:r>
          <w:delText xml:space="preserve">Regional maintenance accessibility. </w:delText>
        </w:r>
      </w:del>
      <w:ins w:id="4473" w:author="Author C" w:date="2026-01-22T10:00:00Z">
        <w:r>
          <w:t xml:space="preserve">Trend suggestions board. </w:t>
        </w:r>
      </w:ins>
      <w:del w:id="4474" w:author="Author B" w:date="2026-01-23T10:00:00Z">
        <w:r>
          <w:delText xml:space="preserve">The meeting forecast. </w:delText>
        </w:r>
      </w:del>
      <w:ins w:id="4475" w:author="Author B" w:date="2026-01-24T10:00:00Z">
        <w:r>
          <w:t xml:space="preserve">Inventory relevant group. </w:t>
        </w:r>
      </w:ins>
      <w:del w:id="4476" w:author="Author A" w:date="2026-01-25T10:00:00Z">
        <w:r>
          <w:delText xml:space="preserve">Notice claim team. </w:delText>
        </w:r>
      </w:del>
      <w:ins w:id="4477" w:author="Author A" w:date="2026-01-26T10:00:00Z">
        <w:r>
          <w:t xml:space="preserve">Pilot receipt corporate. </w:t>
        </w:r>
      </w:ins>
      <w:del w:id="4478" w:author="Author C" w:date="2026-01-27T10:00:00Z">
        <w:r>
          <w:delText xml:space="preserve">Regional maintenance accessibility. </w:delText>
        </w:r>
      </w:del>
      <w:ins w:id="4479" w:author="Author C" w:date="2026-01-28T10:00:00Z">
        <w:r>
          <w:t xml:space="preserve">Trend suggestions board. </w:t>
        </w:r>
      </w:ins>
      <w:del w:id="4480" w:author="Author B" w:date="2026-01-01T10:00:00Z">
        <w:r>
          <w:delText xml:space="preserve">The meeting forecast. </w:delText>
        </w:r>
      </w:del>
    </w:p>
    <w:p>
      <w:commentRangeStart w:id="448"/>
      <w:r>
        <w:t xml:space="preserve">Regional maintenance accessibility tax.</w:t>
      </w:r>
      <w:commentRangeEnd w:id="448"/>
      <w:r>
        <w:rPr>
          <w:rStyle w:val="CommentReference"/>
        </w:rPr>
        <w:commentReference w:id="448"/>
      </w:r>
      <w:r>
        <w:t xml:space="preserve"> </w:t>
      </w:r>
      <w:ins w:id="4481" w:author="Author A" w:date="2026-01-02T10:00:00Z">
        <w:r>
          <w:t xml:space="preserve">Regional maintenance accessibility. </w:t>
        </w:r>
      </w:ins>
      <w:del w:id="4482" w:author="Author C" w:date="2026-01-03T10:00:00Z">
        <w:r>
          <w:delText xml:space="preserve">Trend suggestions board. </w:delText>
        </w:r>
      </w:del>
      <w:ins w:id="4483" w:author="Author C" w:date="2026-01-04T10:00:00Z">
        <w:r>
          <w:t xml:space="preserve">The meeting forecast. </w:t>
        </w:r>
      </w:ins>
      <w:del w:id="4484" w:author="Author B" w:date="2026-01-05T10:00:00Z">
        <w:r>
          <w:delText xml:space="preserve">Inventory relevant group. </w:delText>
        </w:r>
      </w:del>
      <w:ins w:id="4485" w:author="Author B" w:date="2026-01-06T10:00:00Z">
        <w:r>
          <w:t xml:space="preserve">Notice claim team. </w:t>
        </w:r>
      </w:ins>
      <w:del w:id="4486" w:author="Author A" w:date="2026-01-07T10:00:00Z">
        <w:r>
          <w:delText xml:space="preserve">Pilot receipt corporate. </w:delText>
        </w:r>
      </w:del>
      <w:ins w:id="4487" w:author="Author A" w:date="2026-01-08T10:00:00Z">
        <w:r>
          <w:t xml:space="preserve">Regional maintenance accessibility. </w:t>
        </w:r>
      </w:ins>
      <w:del w:id="4488" w:author="Author C" w:date="2026-01-09T10:00:00Z">
        <w:r>
          <w:delText xml:space="preserve">Trend suggestions board. </w:delText>
        </w:r>
      </w:del>
      <w:ins w:id="4489" w:author="Author C" w:date="2026-01-10T10:00:00Z">
        <w:r>
          <w:t xml:space="preserve">The meeting forecast. </w:t>
        </w:r>
      </w:ins>
      <w:del w:id="4490" w:author="Author B" w:date="2026-01-11T10:00:00Z">
        <w:r>
          <w:delText xml:space="preserve">Inventory relevant group. </w:delText>
        </w:r>
      </w:del>
    </w:p>
    <w:p>
      <w:commentRangeStart w:id="449"/>
      <w:r>
        <w:t xml:space="preserve">Trend suggestions board order.</w:t>
      </w:r>
      <w:commentRangeEnd w:id="449"/>
      <w:r>
        <w:rPr>
          <w:rStyle w:val="CommentReference"/>
        </w:rPr>
        <w:commentReference w:id="449"/>
      </w:r>
      <w:r>
        <w:t xml:space="preserve"> </w:t>
      </w:r>
      <w:ins w:id="4491" w:author="Author A" w:date="2026-01-12T10:00:00Z">
        <w:r>
          <w:t xml:space="preserve">Trend suggestions board. </w:t>
        </w:r>
      </w:ins>
      <w:del w:id="4492" w:author="Author C" w:date="2026-01-13T10:00:00Z">
        <w:r>
          <w:delText xml:space="preserve">The meeting forecast. </w:delText>
        </w:r>
      </w:del>
      <w:ins w:id="4493" w:author="Author C" w:date="2026-01-14T10:00:00Z">
        <w:r>
          <w:t xml:space="preserve">Inventory relevant group. </w:t>
        </w:r>
      </w:ins>
      <w:del w:id="4494" w:author="Author B" w:date="2026-01-15T10:00:00Z">
        <w:r>
          <w:delText xml:space="preserve">Notice claim team. </w:delText>
        </w:r>
      </w:del>
      <w:ins w:id="4495" w:author="Author B" w:date="2026-01-16T10:00:00Z">
        <w:r>
          <w:t xml:space="preserve">Pilot receipt corporate. </w:t>
        </w:r>
      </w:ins>
      <w:del w:id="4496" w:author="Author A" w:date="2026-01-17T10:00:00Z">
        <w:r>
          <w:delText xml:space="preserve">Regional maintenance accessibility. </w:delText>
        </w:r>
      </w:del>
      <w:ins w:id="4497" w:author="Author A" w:date="2026-01-18T10:00:00Z">
        <w:r>
          <w:t xml:space="preserve">Trend suggestions board. </w:t>
        </w:r>
      </w:ins>
      <w:del w:id="4498" w:author="Author C" w:date="2026-01-19T10:00:00Z">
        <w:r>
          <w:delText xml:space="preserve">The meeting forecast. </w:delText>
        </w:r>
      </w:del>
      <w:ins w:id="4499" w:author="Author C" w:date="2026-01-20T10:00:00Z">
        <w:r>
          <w:t xml:space="preserve">Inventory relevant group. </w:t>
        </w:r>
      </w:ins>
      <w:del w:id="4500" w:author="Author B" w:date="2026-01-21T10:00:00Z">
        <w:r>
          <w:delText xml:space="preserve">Notice claim team. </w:delText>
        </w:r>
      </w:del>
    </w:p>
    <w:p>
      <w:commentRangeStart w:id="450"/>
      <w:r>
        <w:t xml:space="preserve">The meeting forecast hereby.</w:t>
      </w:r>
      <w:commentRangeEnd w:id="450"/>
      <w:r>
        <w:rPr>
          <w:rStyle w:val="CommentReference"/>
        </w:rPr>
        <w:commentReference w:id="450"/>
      </w:r>
      <w:r>
        <w:t xml:space="preserve"> </w:t>
      </w:r>
      <w:ins w:id="4501" w:author="Author A" w:date="2026-01-22T10:00:00Z">
        <w:r>
          <w:t xml:space="preserve">The meeting forecast. </w:t>
        </w:r>
      </w:ins>
      <w:del w:id="4502" w:author="Author C" w:date="2026-01-23T10:00:00Z">
        <w:r>
          <w:delText xml:space="preserve">Inventory relevant group. </w:delText>
        </w:r>
      </w:del>
      <w:ins w:id="4503" w:author="Author C" w:date="2026-01-24T10:00:00Z">
        <w:r>
          <w:t xml:space="preserve">Notice claim team. </w:t>
        </w:r>
      </w:ins>
      <w:del w:id="4504" w:author="Author B" w:date="2026-01-25T10:00:00Z">
        <w:r>
          <w:delText xml:space="preserve">Pilot receipt corporate. </w:delText>
        </w:r>
      </w:del>
      <w:ins w:id="4505" w:author="Author B" w:date="2026-01-26T10:00:00Z">
        <w:r>
          <w:t xml:space="preserve">Regional maintenance accessibility. </w:t>
        </w:r>
      </w:ins>
      <w:del w:id="4506" w:author="Author A" w:date="2026-01-27T10:00:00Z">
        <w:r>
          <w:delText xml:space="preserve">Trend suggestions board. </w:delText>
        </w:r>
      </w:del>
      <w:ins w:id="4507" w:author="Author A" w:date="2026-01-28T10:00:00Z">
        <w:r>
          <w:t xml:space="preserve">The meeting forecast. </w:t>
        </w:r>
      </w:ins>
      <w:del w:id="4508" w:author="Author C" w:date="2026-01-01T10:00:00Z">
        <w:r>
          <w:delText xml:space="preserve">Inventory relevant group. </w:delText>
        </w:r>
      </w:del>
      <w:ins w:id="4509" w:author="Author C" w:date="2026-01-02T10:00:00Z">
        <w:r>
          <w:t xml:space="preserve">Notice claim team. </w:t>
        </w:r>
      </w:ins>
      <w:del w:id="4510" w:author="Author B" w:date="2026-01-03T10:00:00Z">
        <w:r>
          <w:delText xml:space="preserve">Pilot receipt corporate. </w:delText>
        </w:r>
      </w:del>
    </w:p>
    <w:p>
      <w:commentRangeStart w:id="451"/>
      <w:r>
        <w:t xml:space="preserve">Inventory relevant group relief.</w:t>
      </w:r>
      <w:commentRangeEnd w:id="451"/>
      <w:r>
        <w:rPr>
          <w:rStyle w:val="CommentReference"/>
        </w:rPr>
        <w:commentReference w:id="451"/>
      </w:r>
      <w:r>
        <w:t xml:space="preserve"> </w:t>
      </w:r>
      <w:ins w:id="4511" w:author="Author A" w:date="2026-01-04T10:00:00Z">
        <w:r>
          <w:t xml:space="preserve">Inventory relevant group. </w:t>
        </w:r>
      </w:ins>
      <w:del w:id="4512" w:author="Author C" w:date="2026-01-05T10:00:00Z">
        <w:r>
          <w:delText xml:space="preserve">Notice claim team. </w:delText>
        </w:r>
      </w:del>
      <w:ins w:id="4513" w:author="Author C" w:date="2026-01-06T10:00:00Z">
        <w:r>
          <w:t xml:space="preserve">Pilot receipt corporate. </w:t>
        </w:r>
      </w:ins>
      <w:del w:id="4514" w:author="Author B" w:date="2026-01-07T10:00:00Z">
        <w:r>
          <w:delText xml:space="preserve">Regional maintenance accessibility. </w:delText>
        </w:r>
      </w:del>
      <w:ins w:id="4515" w:author="Author B" w:date="2026-01-08T10:00:00Z">
        <w:r>
          <w:t xml:space="preserve">Trend suggestions board. </w:t>
        </w:r>
      </w:ins>
      <w:del w:id="4516" w:author="Author A" w:date="2026-01-09T10:00:00Z">
        <w:r>
          <w:delText xml:space="preserve">The meeting forecast. </w:delText>
        </w:r>
      </w:del>
      <w:ins w:id="4517" w:author="Author A" w:date="2026-01-10T10:00:00Z">
        <w:r>
          <w:t xml:space="preserve">Inventory relevant group. </w:t>
        </w:r>
      </w:ins>
      <w:del w:id="4518" w:author="Author C" w:date="2026-01-11T10:00:00Z">
        <w:r>
          <w:delText xml:space="preserve">Notice claim team. </w:delText>
        </w:r>
      </w:del>
      <w:ins w:id="4519" w:author="Author C" w:date="2026-01-12T10:00:00Z">
        <w:r>
          <w:t xml:space="preserve">Pilot receipt corporate. </w:t>
        </w:r>
      </w:ins>
      <w:del w:id="4520" w:author="Author B" w:date="2026-01-13T10:00:00Z">
        <w:r>
          <w:delText xml:space="preserve">Regional maintenance accessibility. </w:delText>
        </w:r>
      </w:del>
    </w:p>
    <w:p>
      <w:commentRangeStart w:id="452"/>
      <w:r>
        <w:t xml:space="preserve">Notice claim team export.</w:t>
      </w:r>
      <w:commentRangeEnd w:id="452"/>
      <w:r>
        <w:rPr>
          <w:rStyle w:val="CommentReference"/>
        </w:rPr>
        <w:commentReference w:id="452"/>
      </w:r>
      <w:r>
        <w:t xml:space="preserve"> </w:t>
      </w:r>
      <w:ins w:id="4521" w:author="Author A" w:date="2026-01-14T10:00:00Z">
        <w:r>
          <w:t xml:space="preserve">Notice claim team. </w:t>
        </w:r>
      </w:ins>
      <w:del w:id="4522" w:author="Author C" w:date="2026-01-15T10:00:00Z">
        <w:r>
          <w:delText xml:space="preserve">Pilot receipt corporate. </w:delText>
        </w:r>
      </w:del>
      <w:ins w:id="4523" w:author="Author C" w:date="2026-01-16T10:00:00Z">
        <w:r>
          <w:t xml:space="preserve">Regional maintenance accessibility. </w:t>
        </w:r>
      </w:ins>
      <w:del w:id="4524" w:author="Author B" w:date="2026-01-17T10:00:00Z">
        <w:r>
          <w:delText xml:space="preserve">Trend suggestions board. </w:delText>
        </w:r>
      </w:del>
      <w:ins w:id="4525" w:author="Author B" w:date="2026-01-18T10:00:00Z">
        <w:r>
          <w:t xml:space="preserve">The meeting forecast. </w:t>
        </w:r>
      </w:ins>
      <w:del w:id="4526" w:author="Author A" w:date="2026-01-19T10:00:00Z">
        <w:r>
          <w:delText xml:space="preserve">Inventory relevant group. </w:delText>
        </w:r>
      </w:del>
      <w:ins w:id="4527" w:author="Author A" w:date="2026-01-20T10:00:00Z">
        <w:r>
          <w:t xml:space="preserve">Notice claim team. </w:t>
        </w:r>
      </w:ins>
      <w:del w:id="4528" w:author="Author C" w:date="2026-01-21T10:00:00Z">
        <w:r>
          <w:delText xml:space="preserve">Pilot receipt corporate. </w:delText>
        </w:r>
      </w:del>
      <w:ins w:id="4529" w:author="Author C" w:date="2026-01-22T10:00:00Z">
        <w:r>
          <w:t xml:space="preserve">Regional maintenance accessibility. </w:t>
        </w:r>
      </w:ins>
      <w:del w:id="4530" w:author="Author B" w:date="2026-01-23T10:00:00Z">
        <w:r>
          <w:delText xml:space="preserve">Trend suggestions board. </w:delText>
        </w:r>
      </w:del>
    </w:p>
    <w:p>
      <w:commentRangeStart w:id="453"/>
      <w:r>
        <w:t xml:space="preserve">Pilot receipt corporate requirement.</w:t>
      </w:r>
      <w:commentRangeEnd w:id="453"/>
      <w:r>
        <w:rPr>
          <w:rStyle w:val="CommentReference"/>
        </w:rPr>
        <w:commentReference w:id="453"/>
      </w:r>
      <w:r>
        <w:t xml:space="preserve"> </w:t>
      </w:r>
      <w:ins w:id="4531" w:author="Author A" w:date="2026-01-24T10:00:00Z">
        <w:r>
          <w:t xml:space="preserve">Pilot receipt corporate. </w:t>
        </w:r>
      </w:ins>
      <w:del w:id="4532" w:author="Author C" w:date="2026-01-25T10:00:00Z">
        <w:r>
          <w:delText xml:space="preserve">Regional maintenance accessibility. </w:delText>
        </w:r>
      </w:del>
      <w:ins w:id="4533" w:author="Author C" w:date="2026-01-26T10:00:00Z">
        <w:r>
          <w:t xml:space="preserve">Trend suggestions board. </w:t>
        </w:r>
      </w:ins>
      <w:del w:id="4534" w:author="Author B" w:date="2026-01-27T10:00:00Z">
        <w:r>
          <w:delText xml:space="preserve">The meeting forecast. </w:delText>
        </w:r>
      </w:del>
      <w:ins w:id="4535" w:author="Author B" w:date="2026-01-28T10:00:00Z">
        <w:r>
          <w:t xml:space="preserve">Inventory relevant group. </w:t>
        </w:r>
      </w:ins>
      <w:del w:id="4536" w:author="Author A" w:date="2026-01-01T10:00:00Z">
        <w:r>
          <w:delText xml:space="preserve">Notice claim team. </w:delText>
        </w:r>
      </w:del>
      <w:ins w:id="4537" w:author="Author A" w:date="2026-01-02T10:00:00Z">
        <w:r>
          <w:t xml:space="preserve">Pilot receipt corporate. </w:t>
        </w:r>
      </w:ins>
      <w:del w:id="4538" w:author="Author C" w:date="2026-01-03T10:00:00Z">
        <w:r>
          <w:delText xml:space="preserve">Regional maintenance accessibility. </w:delText>
        </w:r>
      </w:del>
      <w:ins w:id="4539" w:author="Author C" w:date="2026-01-04T10:00:00Z">
        <w:r>
          <w:t xml:space="preserve">Trend suggestions board. </w:t>
        </w:r>
      </w:ins>
      <w:del w:id="4540" w:author="Author B" w:date="2026-01-05T10:00:00Z">
        <w:r>
          <w:delText xml:space="preserve">The meeting forecast. </w:delText>
        </w:r>
      </w:del>
    </w:p>
    <w:p>
      <w:commentRangeStart w:id="454"/>
      <w:r>
        <w:t xml:space="preserve">Regional maintenance accessibility tax.</w:t>
      </w:r>
      <w:commentRangeEnd w:id="454"/>
      <w:r>
        <w:rPr>
          <w:rStyle w:val="CommentReference"/>
        </w:rPr>
        <w:commentReference w:id="454"/>
      </w:r>
      <w:r>
        <w:t xml:space="preserve"> </w:t>
      </w:r>
      <w:ins w:id="4541" w:author="Author A" w:date="2026-01-06T10:00:00Z">
        <w:r>
          <w:t xml:space="preserve">Regional maintenance accessibility. </w:t>
        </w:r>
      </w:ins>
      <w:del w:id="4542" w:author="Author C" w:date="2026-01-07T10:00:00Z">
        <w:r>
          <w:delText xml:space="preserve">Trend suggestions board. </w:delText>
        </w:r>
      </w:del>
      <w:ins w:id="4543" w:author="Author C" w:date="2026-01-08T10:00:00Z">
        <w:r>
          <w:t xml:space="preserve">The meeting forecast. </w:t>
        </w:r>
      </w:ins>
      <w:del w:id="4544" w:author="Author B" w:date="2026-01-09T10:00:00Z">
        <w:r>
          <w:delText xml:space="preserve">Inventory relevant group. </w:delText>
        </w:r>
      </w:del>
      <w:ins w:id="4545" w:author="Author B" w:date="2026-01-10T10:00:00Z">
        <w:r>
          <w:t xml:space="preserve">Notice claim team. </w:t>
        </w:r>
      </w:ins>
      <w:del w:id="4546" w:author="Author A" w:date="2026-01-11T10:00:00Z">
        <w:r>
          <w:delText xml:space="preserve">Pilot receipt corporate. </w:delText>
        </w:r>
      </w:del>
      <w:ins w:id="4547" w:author="Author A" w:date="2026-01-12T10:00:00Z">
        <w:r>
          <w:t xml:space="preserve">Regional maintenance accessibility. </w:t>
        </w:r>
      </w:ins>
      <w:del w:id="4548" w:author="Author C" w:date="2026-01-13T10:00:00Z">
        <w:r>
          <w:delText xml:space="preserve">Trend suggestions board. </w:delText>
        </w:r>
      </w:del>
      <w:ins w:id="4549" w:author="Author C" w:date="2026-01-14T10:00:00Z">
        <w:r>
          <w:t xml:space="preserve">The meeting forecast. </w:t>
        </w:r>
      </w:ins>
      <w:del w:id="4550" w:author="Author B" w:date="2026-01-15T10:00:00Z">
        <w:r>
          <w:delText xml:space="preserve">Inventory relevant group. </w:delText>
        </w:r>
      </w:del>
    </w:p>
    <w:p>
      <w:commentRangeStart w:id="455"/>
      <w:r>
        <w:t xml:space="preserve">Trend suggestions board order.</w:t>
      </w:r>
      <w:commentRangeEnd w:id="455"/>
      <w:r>
        <w:rPr>
          <w:rStyle w:val="CommentReference"/>
        </w:rPr>
        <w:commentReference w:id="455"/>
      </w:r>
      <w:r>
        <w:t xml:space="preserve"> </w:t>
      </w:r>
      <w:ins w:id="4551" w:author="Author A" w:date="2026-01-16T10:00:00Z">
        <w:r>
          <w:t xml:space="preserve">Trend suggestions board. </w:t>
        </w:r>
      </w:ins>
      <w:del w:id="4552" w:author="Author C" w:date="2026-01-17T10:00:00Z">
        <w:r>
          <w:delText xml:space="preserve">The meeting forecast. </w:delText>
        </w:r>
      </w:del>
      <w:ins w:id="4553" w:author="Author C" w:date="2026-01-18T10:00:00Z">
        <w:r>
          <w:t xml:space="preserve">Inventory relevant group. </w:t>
        </w:r>
      </w:ins>
      <w:del w:id="4554" w:author="Author B" w:date="2026-01-19T10:00:00Z">
        <w:r>
          <w:delText xml:space="preserve">Notice claim team. </w:delText>
        </w:r>
      </w:del>
      <w:ins w:id="4555" w:author="Author B" w:date="2026-01-20T10:00:00Z">
        <w:r>
          <w:t xml:space="preserve">Pilot receipt corporate. </w:t>
        </w:r>
      </w:ins>
      <w:del w:id="4556" w:author="Author A" w:date="2026-01-21T10:00:00Z">
        <w:r>
          <w:delText xml:space="preserve">Regional maintenance accessibility. </w:delText>
        </w:r>
      </w:del>
      <w:ins w:id="4557" w:author="Author A" w:date="2026-01-22T10:00:00Z">
        <w:r>
          <w:t xml:space="preserve">Trend suggestions board. </w:t>
        </w:r>
      </w:ins>
      <w:del w:id="4558" w:author="Author C" w:date="2026-01-23T10:00:00Z">
        <w:r>
          <w:delText xml:space="preserve">The meeting forecast. </w:delText>
        </w:r>
      </w:del>
      <w:ins w:id="4559" w:author="Author C" w:date="2026-01-24T10:00:00Z">
        <w:r>
          <w:t xml:space="preserve">Inventory relevant group. </w:t>
        </w:r>
      </w:ins>
      <w:del w:id="4560" w:author="Author B" w:date="2026-01-25T10:00:00Z">
        <w:r>
          <w:delText xml:space="preserve">Notice claim team. </w:delText>
        </w:r>
      </w:del>
    </w:p>
    <w:p>
      <w:commentRangeStart w:id="456"/>
      <w:r>
        <w:t xml:space="preserve">The meeting forecast hereby.</w:t>
      </w:r>
      <w:commentRangeEnd w:id="456"/>
      <w:r>
        <w:rPr>
          <w:rStyle w:val="CommentReference"/>
        </w:rPr>
        <w:commentReference w:id="456"/>
      </w:r>
      <w:r>
        <w:t xml:space="preserve"> </w:t>
      </w:r>
      <w:ins w:id="4561" w:author="Author A" w:date="2026-01-26T10:00:00Z">
        <w:r>
          <w:t xml:space="preserve">The meeting forecast. </w:t>
        </w:r>
      </w:ins>
      <w:del w:id="4562" w:author="Author C" w:date="2026-01-27T10:00:00Z">
        <w:r>
          <w:delText xml:space="preserve">Inventory relevant group. </w:delText>
        </w:r>
      </w:del>
      <w:ins w:id="4563" w:author="Author C" w:date="2026-01-28T10:00:00Z">
        <w:r>
          <w:t xml:space="preserve">Notice claim team. </w:t>
        </w:r>
      </w:ins>
      <w:del w:id="4564" w:author="Author B" w:date="2026-01-01T10:00:00Z">
        <w:r>
          <w:delText xml:space="preserve">Pilot receipt corporate. </w:delText>
        </w:r>
      </w:del>
      <w:ins w:id="4565" w:author="Author B" w:date="2026-01-02T10:00:00Z">
        <w:r>
          <w:t xml:space="preserve">Regional maintenance accessibility. </w:t>
        </w:r>
      </w:ins>
      <w:del w:id="4566" w:author="Author A" w:date="2026-01-03T10:00:00Z">
        <w:r>
          <w:delText xml:space="preserve">Trend suggestions board. </w:delText>
        </w:r>
      </w:del>
      <w:ins w:id="4567" w:author="Author A" w:date="2026-01-04T10:00:00Z">
        <w:r>
          <w:t xml:space="preserve">The meeting forecast. </w:t>
        </w:r>
      </w:ins>
      <w:del w:id="4568" w:author="Author C" w:date="2026-01-05T10:00:00Z">
        <w:r>
          <w:delText xml:space="preserve">Inventory relevant group. </w:delText>
        </w:r>
      </w:del>
      <w:ins w:id="4569" w:author="Author C" w:date="2026-01-06T10:00:00Z">
        <w:r>
          <w:t xml:space="preserve">Notice claim team. </w:t>
        </w:r>
      </w:ins>
      <w:del w:id="4570" w:author="Author B" w:date="2026-01-07T10:00:00Z">
        <w:r>
          <w:delText xml:space="preserve">Pilot receipt corporate. </w:delText>
        </w:r>
      </w:del>
    </w:p>
    <w:p>
      <w:commentRangeStart w:id="457"/>
      <w:r>
        <w:t xml:space="preserve">Inventory relevant group relief.</w:t>
      </w:r>
      <w:commentRangeEnd w:id="457"/>
      <w:r>
        <w:rPr>
          <w:rStyle w:val="CommentReference"/>
        </w:rPr>
        <w:commentReference w:id="457"/>
      </w:r>
      <w:r>
        <w:t xml:space="preserve"> </w:t>
      </w:r>
      <w:ins w:id="4571" w:author="Author A" w:date="2026-01-08T10:00:00Z">
        <w:r>
          <w:t xml:space="preserve">Inventory relevant group. </w:t>
        </w:r>
      </w:ins>
      <w:del w:id="4572" w:author="Author C" w:date="2026-01-09T10:00:00Z">
        <w:r>
          <w:delText xml:space="preserve">Notice claim team. </w:delText>
        </w:r>
      </w:del>
      <w:ins w:id="4573" w:author="Author C" w:date="2026-01-10T10:00:00Z">
        <w:r>
          <w:t xml:space="preserve">Pilot receipt corporate. </w:t>
        </w:r>
      </w:ins>
      <w:del w:id="4574" w:author="Author B" w:date="2026-01-11T10:00:00Z">
        <w:r>
          <w:delText xml:space="preserve">Regional maintenance accessibility. </w:delText>
        </w:r>
      </w:del>
      <w:ins w:id="4575" w:author="Author B" w:date="2026-01-12T10:00:00Z">
        <w:r>
          <w:t xml:space="preserve">Trend suggestions board. </w:t>
        </w:r>
      </w:ins>
      <w:del w:id="4576" w:author="Author A" w:date="2026-01-13T10:00:00Z">
        <w:r>
          <w:delText xml:space="preserve">The meeting forecast. </w:delText>
        </w:r>
      </w:del>
      <w:ins w:id="4577" w:author="Author A" w:date="2026-01-14T10:00:00Z">
        <w:r>
          <w:t xml:space="preserve">Inventory relevant group. </w:t>
        </w:r>
      </w:ins>
      <w:del w:id="4578" w:author="Author C" w:date="2026-01-15T10:00:00Z">
        <w:r>
          <w:delText xml:space="preserve">Notice claim team. </w:delText>
        </w:r>
      </w:del>
      <w:ins w:id="4579" w:author="Author C" w:date="2026-01-16T10:00:00Z">
        <w:r>
          <w:t xml:space="preserve">Pilot receipt corporate. </w:t>
        </w:r>
      </w:ins>
      <w:del w:id="4580" w:author="Author B" w:date="2026-01-17T10:00:00Z">
        <w:r>
          <w:delText xml:space="preserve">Regional maintenance accessibility. </w:delText>
        </w:r>
      </w:del>
    </w:p>
    <w:p>
      <w:commentRangeStart w:id="458"/>
      <w:r>
        <w:t xml:space="preserve">Notice claim team export.</w:t>
      </w:r>
      <w:commentRangeEnd w:id="458"/>
      <w:r>
        <w:rPr>
          <w:rStyle w:val="CommentReference"/>
        </w:rPr>
        <w:commentReference w:id="458"/>
      </w:r>
      <w:r>
        <w:t xml:space="preserve"> </w:t>
      </w:r>
      <w:ins w:id="4581" w:author="Author A" w:date="2026-01-18T10:00:00Z">
        <w:r>
          <w:t xml:space="preserve">Notice claim team. </w:t>
        </w:r>
      </w:ins>
      <w:del w:id="4582" w:author="Author C" w:date="2026-01-19T10:00:00Z">
        <w:r>
          <w:delText xml:space="preserve">Pilot receipt corporate. </w:delText>
        </w:r>
      </w:del>
      <w:ins w:id="4583" w:author="Author C" w:date="2026-01-20T10:00:00Z">
        <w:r>
          <w:t xml:space="preserve">Regional maintenance accessibility. </w:t>
        </w:r>
      </w:ins>
      <w:del w:id="4584" w:author="Author B" w:date="2026-01-21T10:00:00Z">
        <w:r>
          <w:delText xml:space="preserve">Trend suggestions board. </w:delText>
        </w:r>
      </w:del>
      <w:ins w:id="4585" w:author="Author B" w:date="2026-01-22T10:00:00Z">
        <w:r>
          <w:t xml:space="preserve">The meeting forecast. </w:t>
        </w:r>
      </w:ins>
      <w:del w:id="4586" w:author="Author A" w:date="2026-01-23T10:00:00Z">
        <w:r>
          <w:delText xml:space="preserve">Inventory relevant group. </w:delText>
        </w:r>
      </w:del>
      <w:ins w:id="4587" w:author="Author A" w:date="2026-01-24T10:00:00Z">
        <w:r>
          <w:t xml:space="preserve">Notice claim team. </w:t>
        </w:r>
      </w:ins>
      <w:del w:id="4588" w:author="Author C" w:date="2026-01-25T10:00:00Z">
        <w:r>
          <w:delText xml:space="preserve">Pilot receipt corporate. </w:delText>
        </w:r>
      </w:del>
      <w:ins w:id="4589" w:author="Author C" w:date="2026-01-26T10:00:00Z">
        <w:r>
          <w:t xml:space="preserve">Regional maintenance accessibility. </w:t>
        </w:r>
      </w:ins>
      <w:del w:id="4590" w:author="Author B" w:date="2026-01-27T10:00:00Z">
        <w:r>
          <w:delText xml:space="preserve">Trend suggestions board. </w:delText>
        </w:r>
      </w:del>
    </w:p>
    <w:p>
      <w:commentRangeStart w:id="459"/>
      <w:r>
        <w:t xml:space="preserve">Pilot receipt corporate requirement.</w:t>
      </w:r>
      <w:commentRangeEnd w:id="459"/>
      <w:r>
        <w:rPr>
          <w:rStyle w:val="CommentReference"/>
        </w:rPr>
        <w:commentReference w:id="459"/>
      </w:r>
      <w:r>
        <w:t xml:space="preserve"> </w:t>
      </w:r>
      <w:ins w:id="4591" w:author="Author A" w:date="2026-01-28T10:00:00Z">
        <w:r>
          <w:t xml:space="preserve">Pilot receipt corporate. </w:t>
        </w:r>
      </w:ins>
      <w:del w:id="4592" w:author="Author C" w:date="2026-01-01T10:00:00Z">
        <w:r>
          <w:delText xml:space="preserve">Regional maintenance accessibility. </w:delText>
        </w:r>
      </w:del>
      <w:ins w:id="4593" w:author="Author C" w:date="2026-01-02T10:00:00Z">
        <w:r>
          <w:t xml:space="preserve">Trend suggestions board. </w:t>
        </w:r>
      </w:ins>
      <w:del w:id="4594" w:author="Author B" w:date="2026-01-03T10:00:00Z">
        <w:r>
          <w:delText xml:space="preserve">The meeting forecast. </w:delText>
        </w:r>
      </w:del>
      <w:ins w:id="4595" w:author="Author B" w:date="2026-01-04T10:00:00Z">
        <w:r>
          <w:t xml:space="preserve">Inventory relevant group. </w:t>
        </w:r>
      </w:ins>
      <w:del w:id="4596" w:author="Author A" w:date="2026-01-05T10:00:00Z">
        <w:r>
          <w:delText xml:space="preserve">Notice claim team. </w:delText>
        </w:r>
      </w:del>
      <w:ins w:id="4597" w:author="Author A" w:date="2026-01-06T10:00:00Z">
        <w:r>
          <w:t xml:space="preserve">Pilot receipt corporate. </w:t>
        </w:r>
      </w:ins>
      <w:del w:id="4598" w:author="Author C" w:date="2026-01-07T10:00:00Z">
        <w:r>
          <w:delText xml:space="preserve">Regional maintenance accessibility. </w:delText>
        </w:r>
      </w:del>
      <w:ins w:id="4599" w:author="Author C" w:date="2026-01-08T10:00:00Z">
        <w:r>
          <w:t xml:space="preserve">Trend suggestions board. </w:t>
        </w:r>
      </w:ins>
      <w:del w:id="4600" w:author="Author B" w:date="2026-01-09T10:00:00Z">
        <w:r>
          <w:delText xml:space="preserve">The meeting forecast. </w:delText>
        </w:r>
      </w:del>
    </w:p>
    <w:p>
      <w:commentRangeStart w:id="460"/>
      <w:r>
        <w:t xml:space="preserve">Regional maintenance accessibility tax.</w:t>
      </w:r>
      <w:commentRangeEnd w:id="460"/>
      <w:r>
        <w:rPr>
          <w:rStyle w:val="CommentReference"/>
        </w:rPr>
        <w:commentReference w:id="460"/>
      </w:r>
      <w:r>
        <w:t xml:space="preserve"> </w:t>
      </w:r>
      <w:ins w:id="4601" w:author="Author A" w:date="2026-01-10T10:00:00Z">
        <w:r>
          <w:t xml:space="preserve">Regional maintenance accessibility. </w:t>
        </w:r>
      </w:ins>
      <w:del w:id="4602" w:author="Author C" w:date="2026-01-11T10:00:00Z">
        <w:r>
          <w:delText xml:space="preserve">Trend suggestions board. </w:delText>
        </w:r>
      </w:del>
      <w:ins w:id="4603" w:author="Author C" w:date="2026-01-12T10:00:00Z">
        <w:r>
          <w:t xml:space="preserve">The meeting forecast. </w:t>
        </w:r>
      </w:ins>
      <w:del w:id="4604" w:author="Author B" w:date="2026-01-13T10:00:00Z">
        <w:r>
          <w:delText xml:space="preserve">Inventory relevant group. </w:delText>
        </w:r>
      </w:del>
      <w:ins w:id="4605" w:author="Author B" w:date="2026-01-14T10:00:00Z">
        <w:r>
          <w:t xml:space="preserve">Notice claim team. </w:t>
        </w:r>
      </w:ins>
      <w:del w:id="4606" w:author="Author A" w:date="2026-01-15T10:00:00Z">
        <w:r>
          <w:delText xml:space="preserve">Pilot receipt corporate. </w:delText>
        </w:r>
      </w:del>
      <w:ins w:id="4607" w:author="Author A" w:date="2026-01-16T10:00:00Z">
        <w:r>
          <w:t xml:space="preserve">Regional maintenance accessibility. </w:t>
        </w:r>
      </w:ins>
      <w:del w:id="4608" w:author="Author C" w:date="2026-01-17T10:00:00Z">
        <w:r>
          <w:delText xml:space="preserve">Trend suggestions board. </w:delText>
        </w:r>
      </w:del>
      <w:ins w:id="4609" w:author="Author C" w:date="2026-01-18T10:00:00Z">
        <w:r>
          <w:t xml:space="preserve">The meeting forecast. </w:t>
        </w:r>
      </w:ins>
      <w:del w:id="4610" w:author="Author B" w:date="2026-01-19T10:00:00Z">
        <w:r>
          <w:delText xml:space="preserve">Inventory relevant group. </w:delText>
        </w:r>
      </w:del>
    </w:p>
    <w:p>
      <w:commentRangeStart w:id="461"/>
      <w:r>
        <w:t xml:space="preserve">Trend suggestions board order.</w:t>
      </w:r>
      <w:commentRangeEnd w:id="461"/>
      <w:r>
        <w:rPr>
          <w:rStyle w:val="CommentReference"/>
        </w:rPr>
        <w:commentReference w:id="461"/>
      </w:r>
      <w:r>
        <w:t xml:space="preserve"> </w:t>
      </w:r>
      <w:ins w:id="4611" w:author="Author A" w:date="2026-01-20T10:00:00Z">
        <w:r>
          <w:t xml:space="preserve">Trend suggestions board. </w:t>
        </w:r>
      </w:ins>
      <w:del w:id="4612" w:author="Author C" w:date="2026-01-21T10:00:00Z">
        <w:r>
          <w:delText xml:space="preserve">The meeting forecast. </w:delText>
        </w:r>
      </w:del>
      <w:ins w:id="4613" w:author="Author C" w:date="2026-01-22T10:00:00Z">
        <w:r>
          <w:t xml:space="preserve">Inventory relevant group. </w:t>
        </w:r>
      </w:ins>
      <w:del w:id="4614" w:author="Author B" w:date="2026-01-23T10:00:00Z">
        <w:r>
          <w:delText xml:space="preserve">Notice claim team. </w:delText>
        </w:r>
      </w:del>
      <w:ins w:id="4615" w:author="Author B" w:date="2026-01-24T10:00:00Z">
        <w:r>
          <w:t xml:space="preserve">Pilot receipt corporate. </w:t>
        </w:r>
      </w:ins>
      <w:del w:id="4616" w:author="Author A" w:date="2026-01-25T10:00:00Z">
        <w:r>
          <w:delText xml:space="preserve">Regional maintenance accessibility. </w:delText>
        </w:r>
      </w:del>
      <w:ins w:id="4617" w:author="Author A" w:date="2026-01-26T10:00:00Z">
        <w:r>
          <w:t xml:space="preserve">Trend suggestions board. </w:t>
        </w:r>
      </w:ins>
      <w:del w:id="4618" w:author="Author C" w:date="2026-01-27T10:00:00Z">
        <w:r>
          <w:delText xml:space="preserve">The meeting forecast. </w:delText>
        </w:r>
      </w:del>
      <w:ins w:id="4619" w:author="Author C" w:date="2026-01-28T10:00:00Z">
        <w:r>
          <w:t xml:space="preserve">Inventory relevant group. </w:t>
        </w:r>
      </w:ins>
      <w:del w:id="4620" w:author="Author B" w:date="2026-01-01T10:00:00Z">
        <w:r>
          <w:delText xml:space="preserve">Notice claim team. </w:delText>
        </w:r>
      </w:del>
    </w:p>
    <w:p>
      <w:commentRangeStart w:id="462"/>
      <w:r>
        <w:t xml:space="preserve">The meeting forecast hereby.</w:t>
      </w:r>
      <w:commentRangeEnd w:id="462"/>
      <w:r>
        <w:rPr>
          <w:rStyle w:val="CommentReference"/>
        </w:rPr>
        <w:commentReference w:id="462"/>
      </w:r>
      <w:r>
        <w:t xml:space="preserve"> </w:t>
      </w:r>
      <w:ins w:id="4621" w:author="Author A" w:date="2026-01-02T10:00:00Z">
        <w:r>
          <w:t xml:space="preserve">The meeting forecast. </w:t>
        </w:r>
      </w:ins>
      <w:del w:id="4622" w:author="Author C" w:date="2026-01-03T10:00:00Z">
        <w:r>
          <w:delText xml:space="preserve">Inventory relevant group. </w:delText>
        </w:r>
      </w:del>
      <w:ins w:id="4623" w:author="Author C" w:date="2026-01-04T10:00:00Z">
        <w:r>
          <w:t xml:space="preserve">Notice claim team. </w:t>
        </w:r>
      </w:ins>
      <w:del w:id="4624" w:author="Author B" w:date="2026-01-05T10:00:00Z">
        <w:r>
          <w:delText xml:space="preserve">Pilot receipt corporate. </w:delText>
        </w:r>
      </w:del>
      <w:ins w:id="4625" w:author="Author B" w:date="2026-01-06T10:00:00Z">
        <w:r>
          <w:t xml:space="preserve">Regional maintenance accessibility. </w:t>
        </w:r>
      </w:ins>
      <w:del w:id="4626" w:author="Author A" w:date="2026-01-07T10:00:00Z">
        <w:r>
          <w:delText xml:space="preserve">Trend suggestions board. </w:delText>
        </w:r>
      </w:del>
      <w:ins w:id="4627" w:author="Author A" w:date="2026-01-08T10:00:00Z">
        <w:r>
          <w:t xml:space="preserve">The meeting forecast. </w:t>
        </w:r>
      </w:ins>
      <w:del w:id="4628" w:author="Author C" w:date="2026-01-09T10:00:00Z">
        <w:r>
          <w:delText xml:space="preserve">Inventory relevant group. </w:delText>
        </w:r>
      </w:del>
      <w:ins w:id="4629" w:author="Author C" w:date="2026-01-10T10:00:00Z">
        <w:r>
          <w:t xml:space="preserve">Notice claim team. </w:t>
        </w:r>
      </w:ins>
      <w:del w:id="4630" w:author="Author B" w:date="2026-01-11T10:00:00Z">
        <w:r>
          <w:delText xml:space="preserve">Pilot receipt corporate. </w:delText>
        </w:r>
      </w:del>
    </w:p>
    <w:p>
      <w:commentRangeStart w:id="463"/>
      <w:r>
        <w:t xml:space="preserve">Inventory relevant group relief.</w:t>
      </w:r>
      <w:commentRangeEnd w:id="463"/>
      <w:r>
        <w:rPr>
          <w:rStyle w:val="CommentReference"/>
        </w:rPr>
        <w:commentReference w:id="463"/>
      </w:r>
      <w:r>
        <w:t xml:space="preserve"> </w:t>
      </w:r>
      <w:ins w:id="4631" w:author="Author A" w:date="2026-01-12T10:00:00Z">
        <w:r>
          <w:t xml:space="preserve">Inventory relevant group. </w:t>
        </w:r>
      </w:ins>
      <w:del w:id="4632" w:author="Author C" w:date="2026-01-13T10:00:00Z">
        <w:r>
          <w:delText xml:space="preserve">Notice claim team. </w:delText>
        </w:r>
      </w:del>
      <w:ins w:id="4633" w:author="Author C" w:date="2026-01-14T10:00:00Z">
        <w:r>
          <w:t xml:space="preserve">Pilot receipt corporate. </w:t>
        </w:r>
      </w:ins>
      <w:del w:id="4634" w:author="Author B" w:date="2026-01-15T10:00:00Z">
        <w:r>
          <w:delText xml:space="preserve">Regional maintenance accessibility. </w:delText>
        </w:r>
      </w:del>
      <w:ins w:id="4635" w:author="Author B" w:date="2026-01-16T10:00:00Z">
        <w:r>
          <w:t xml:space="preserve">Trend suggestions board. </w:t>
        </w:r>
      </w:ins>
      <w:del w:id="4636" w:author="Author A" w:date="2026-01-17T10:00:00Z">
        <w:r>
          <w:delText xml:space="preserve">The meeting forecast. </w:delText>
        </w:r>
      </w:del>
      <w:ins w:id="4637" w:author="Author A" w:date="2026-01-18T10:00:00Z">
        <w:r>
          <w:t xml:space="preserve">Inventory relevant group. </w:t>
        </w:r>
      </w:ins>
      <w:del w:id="4638" w:author="Author C" w:date="2026-01-19T10:00:00Z">
        <w:r>
          <w:delText xml:space="preserve">Notice claim team. </w:delText>
        </w:r>
      </w:del>
      <w:ins w:id="4639" w:author="Author C" w:date="2026-01-20T10:00:00Z">
        <w:r>
          <w:t xml:space="preserve">Pilot receipt corporate. </w:t>
        </w:r>
      </w:ins>
      <w:del w:id="4640" w:author="Author B" w:date="2026-01-21T10:00:00Z">
        <w:r>
          <w:delText xml:space="preserve">Regional maintenance accessibility. </w:delText>
        </w:r>
      </w:del>
    </w:p>
    <w:p>
      <w:commentRangeStart w:id="464"/>
      <w:r>
        <w:t xml:space="preserve">Notice claim team export.</w:t>
      </w:r>
      <w:commentRangeEnd w:id="464"/>
      <w:r>
        <w:rPr>
          <w:rStyle w:val="CommentReference"/>
        </w:rPr>
        <w:commentReference w:id="464"/>
      </w:r>
      <w:r>
        <w:t xml:space="preserve"> </w:t>
      </w:r>
      <w:ins w:id="4641" w:author="Author A" w:date="2026-01-22T10:00:00Z">
        <w:r>
          <w:t xml:space="preserve">Notice claim team. </w:t>
        </w:r>
      </w:ins>
      <w:del w:id="4642" w:author="Author C" w:date="2026-01-23T10:00:00Z">
        <w:r>
          <w:delText xml:space="preserve">Pilot receipt corporate. </w:delText>
        </w:r>
      </w:del>
      <w:ins w:id="4643" w:author="Author C" w:date="2026-01-24T10:00:00Z">
        <w:r>
          <w:t xml:space="preserve">Regional maintenance accessibility. </w:t>
        </w:r>
      </w:ins>
      <w:del w:id="4644" w:author="Author B" w:date="2026-01-25T10:00:00Z">
        <w:r>
          <w:delText xml:space="preserve">Trend suggestions board. </w:delText>
        </w:r>
      </w:del>
      <w:ins w:id="4645" w:author="Author B" w:date="2026-01-26T10:00:00Z">
        <w:r>
          <w:t xml:space="preserve">The meeting forecast. </w:t>
        </w:r>
      </w:ins>
      <w:del w:id="4646" w:author="Author A" w:date="2026-01-27T10:00:00Z">
        <w:r>
          <w:delText xml:space="preserve">Inventory relevant group. </w:delText>
        </w:r>
      </w:del>
      <w:ins w:id="4647" w:author="Author A" w:date="2026-01-28T10:00:00Z">
        <w:r>
          <w:t xml:space="preserve">Notice claim team. </w:t>
        </w:r>
      </w:ins>
      <w:del w:id="4648" w:author="Author C" w:date="2026-01-01T10:00:00Z">
        <w:r>
          <w:delText xml:space="preserve">Pilot receipt corporate. </w:delText>
        </w:r>
      </w:del>
      <w:ins w:id="4649" w:author="Author C" w:date="2026-01-02T10:00:00Z">
        <w:r>
          <w:t xml:space="preserve">Regional maintenance accessibility. </w:t>
        </w:r>
      </w:ins>
      <w:del w:id="4650" w:author="Author B" w:date="2026-01-03T10:00:00Z">
        <w:r>
          <w:delText xml:space="preserve">Trend suggestions board. </w:delText>
        </w:r>
      </w:del>
    </w:p>
    <w:p>
      <w:commentRangeStart w:id="465"/>
      <w:r>
        <w:t xml:space="preserve">Pilot receipt corporate requirement.</w:t>
      </w:r>
      <w:commentRangeEnd w:id="465"/>
      <w:r>
        <w:rPr>
          <w:rStyle w:val="CommentReference"/>
        </w:rPr>
        <w:commentReference w:id="465"/>
      </w:r>
      <w:r>
        <w:t xml:space="preserve"> </w:t>
      </w:r>
      <w:ins w:id="4651" w:author="Author A" w:date="2026-01-04T10:00:00Z">
        <w:r>
          <w:t xml:space="preserve">Pilot receipt corporate. </w:t>
        </w:r>
      </w:ins>
      <w:del w:id="4652" w:author="Author C" w:date="2026-01-05T10:00:00Z">
        <w:r>
          <w:delText xml:space="preserve">Regional maintenance accessibility. </w:delText>
        </w:r>
      </w:del>
      <w:ins w:id="4653" w:author="Author C" w:date="2026-01-06T10:00:00Z">
        <w:r>
          <w:t xml:space="preserve">Trend suggestions board. </w:t>
        </w:r>
      </w:ins>
      <w:del w:id="4654" w:author="Author B" w:date="2026-01-07T10:00:00Z">
        <w:r>
          <w:delText xml:space="preserve">The meeting forecast. </w:delText>
        </w:r>
      </w:del>
      <w:ins w:id="4655" w:author="Author B" w:date="2026-01-08T10:00:00Z">
        <w:r>
          <w:t xml:space="preserve">Inventory relevant group. </w:t>
        </w:r>
      </w:ins>
      <w:del w:id="4656" w:author="Author A" w:date="2026-01-09T10:00:00Z">
        <w:r>
          <w:delText xml:space="preserve">Notice claim team. </w:delText>
        </w:r>
      </w:del>
      <w:ins w:id="4657" w:author="Author A" w:date="2026-01-10T10:00:00Z">
        <w:r>
          <w:t xml:space="preserve">Pilot receipt corporate. </w:t>
        </w:r>
      </w:ins>
      <w:del w:id="4658" w:author="Author C" w:date="2026-01-11T10:00:00Z">
        <w:r>
          <w:delText xml:space="preserve">Regional maintenance accessibility. </w:delText>
        </w:r>
      </w:del>
      <w:ins w:id="4659" w:author="Author C" w:date="2026-01-12T10:00:00Z">
        <w:r>
          <w:t xml:space="preserve">Trend suggestions board. </w:t>
        </w:r>
      </w:ins>
      <w:del w:id="4660" w:author="Author B" w:date="2026-01-13T10:00:00Z">
        <w:r>
          <w:delText xml:space="preserve">The meeting forecast. </w:delText>
        </w:r>
      </w:del>
    </w:p>
    <w:p>
      <w:commentRangeStart w:id="466"/>
      <w:r>
        <w:t xml:space="preserve">Regional maintenance accessibility tax.</w:t>
      </w:r>
      <w:commentRangeEnd w:id="466"/>
      <w:r>
        <w:rPr>
          <w:rStyle w:val="CommentReference"/>
        </w:rPr>
        <w:commentReference w:id="466"/>
      </w:r>
      <w:r>
        <w:t xml:space="preserve"> </w:t>
      </w:r>
      <w:ins w:id="4661" w:author="Author A" w:date="2026-01-14T10:00:00Z">
        <w:r>
          <w:t xml:space="preserve">Regional maintenance accessibility. </w:t>
        </w:r>
      </w:ins>
      <w:del w:id="4662" w:author="Author C" w:date="2026-01-15T10:00:00Z">
        <w:r>
          <w:delText xml:space="preserve">Trend suggestions board. </w:delText>
        </w:r>
      </w:del>
      <w:ins w:id="4663" w:author="Author C" w:date="2026-01-16T10:00:00Z">
        <w:r>
          <w:t xml:space="preserve">The meeting forecast. </w:t>
        </w:r>
      </w:ins>
      <w:del w:id="4664" w:author="Author B" w:date="2026-01-17T10:00:00Z">
        <w:r>
          <w:delText xml:space="preserve">Inventory relevant group. </w:delText>
        </w:r>
      </w:del>
      <w:ins w:id="4665" w:author="Author B" w:date="2026-01-18T10:00:00Z">
        <w:r>
          <w:t xml:space="preserve">Notice claim team. </w:t>
        </w:r>
      </w:ins>
      <w:del w:id="4666" w:author="Author A" w:date="2026-01-19T10:00:00Z">
        <w:r>
          <w:delText xml:space="preserve">Pilot receipt corporate. </w:delText>
        </w:r>
      </w:del>
      <w:ins w:id="4667" w:author="Author A" w:date="2026-01-20T10:00:00Z">
        <w:r>
          <w:t xml:space="preserve">Regional maintenance accessibility. </w:t>
        </w:r>
      </w:ins>
      <w:del w:id="4668" w:author="Author C" w:date="2026-01-21T10:00:00Z">
        <w:r>
          <w:delText xml:space="preserve">Trend suggestions board. </w:delText>
        </w:r>
      </w:del>
      <w:ins w:id="4669" w:author="Author C" w:date="2026-01-22T10:00:00Z">
        <w:r>
          <w:t xml:space="preserve">The meeting forecast. </w:t>
        </w:r>
      </w:ins>
      <w:del w:id="4670" w:author="Author B" w:date="2026-01-23T10:00:00Z">
        <w:r>
          <w:delText xml:space="preserve">Inventory relevant group. </w:delText>
        </w:r>
      </w:del>
    </w:p>
    <w:p>
      <w:commentRangeStart w:id="467"/>
      <w:r>
        <w:t xml:space="preserve">Trend suggestions board order.</w:t>
      </w:r>
      <w:commentRangeEnd w:id="467"/>
      <w:r>
        <w:rPr>
          <w:rStyle w:val="CommentReference"/>
        </w:rPr>
        <w:commentReference w:id="467"/>
      </w:r>
      <w:r>
        <w:t xml:space="preserve"> </w:t>
      </w:r>
      <w:ins w:id="4671" w:author="Author A" w:date="2026-01-24T10:00:00Z">
        <w:r>
          <w:t xml:space="preserve">Trend suggestions board. </w:t>
        </w:r>
      </w:ins>
      <w:del w:id="4672" w:author="Author C" w:date="2026-01-25T10:00:00Z">
        <w:r>
          <w:delText xml:space="preserve">The meeting forecast. </w:delText>
        </w:r>
      </w:del>
      <w:ins w:id="4673" w:author="Author C" w:date="2026-01-26T10:00:00Z">
        <w:r>
          <w:t xml:space="preserve">Inventory relevant group. </w:t>
        </w:r>
      </w:ins>
      <w:del w:id="4674" w:author="Author B" w:date="2026-01-27T10:00:00Z">
        <w:r>
          <w:delText xml:space="preserve">Notice claim team. </w:delText>
        </w:r>
      </w:del>
      <w:ins w:id="4675" w:author="Author B" w:date="2026-01-28T10:00:00Z">
        <w:r>
          <w:t xml:space="preserve">Pilot receipt corporate. </w:t>
        </w:r>
      </w:ins>
      <w:del w:id="4676" w:author="Author A" w:date="2026-01-01T10:00:00Z">
        <w:r>
          <w:delText xml:space="preserve">Regional maintenance accessibility. </w:delText>
        </w:r>
      </w:del>
      <w:ins w:id="4677" w:author="Author A" w:date="2026-01-02T10:00:00Z">
        <w:r>
          <w:t xml:space="preserve">Trend suggestions board. </w:t>
        </w:r>
      </w:ins>
      <w:del w:id="4678" w:author="Author C" w:date="2026-01-03T10:00:00Z">
        <w:r>
          <w:delText xml:space="preserve">The meeting forecast. </w:delText>
        </w:r>
      </w:del>
      <w:ins w:id="4679" w:author="Author C" w:date="2026-01-04T10:00:00Z">
        <w:r>
          <w:t xml:space="preserve">Inventory relevant group. </w:t>
        </w:r>
      </w:ins>
      <w:del w:id="4680" w:author="Author B" w:date="2026-01-05T10:00:00Z">
        <w:r>
          <w:delText xml:space="preserve">Notice claim team. </w:delText>
        </w:r>
      </w:del>
    </w:p>
    <w:p>
      <w:commentRangeStart w:id="468"/>
      <w:r>
        <w:t xml:space="preserve">The meeting forecast hereby.</w:t>
      </w:r>
      <w:commentRangeEnd w:id="468"/>
      <w:r>
        <w:rPr>
          <w:rStyle w:val="CommentReference"/>
        </w:rPr>
        <w:commentReference w:id="468"/>
      </w:r>
      <w:r>
        <w:t xml:space="preserve"> </w:t>
      </w:r>
      <w:ins w:id="4681" w:author="Author A" w:date="2026-01-06T10:00:00Z">
        <w:r>
          <w:t xml:space="preserve">The meeting forecast. </w:t>
        </w:r>
      </w:ins>
      <w:del w:id="4682" w:author="Author C" w:date="2026-01-07T10:00:00Z">
        <w:r>
          <w:delText xml:space="preserve">Inventory relevant group. </w:delText>
        </w:r>
      </w:del>
      <w:ins w:id="4683" w:author="Author C" w:date="2026-01-08T10:00:00Z">
        <w:r>
          <w:t xml:space="preserve">Notice claim team. </w:t>
        </w:r>
      </w:ins>
      <w:del w:id="4684" w:author="Author B" w:date="2026-01-09T10:00:00Z">
        <w:r>
          <w:delText xml:space="preserve">Pilot receipt corporate. </w:delText>
        </w:r>
      </w:del>
      <w:ins w:id="4685" w:author="Author B" w:date="2026-01-10T10:00:00Z">
        <w:r>
          <w:t xml:space="preserve">Regional maintenance accessibility. </w:t>
        </w:r>
      </w:ins>
      <w:del w:id="4686" w:author="Author A" w:date="2026-01-11T10:00:00Z">
        <w:r>
          <w:delText xml:space="preserve">Trend suggestions board. </w:delText>
        </w:r>
      </w:del>
      <w:ins w:id="4687" w:author="Author A" w:date="2026-01-12T10:00:00Z">
        <w:r>
          <w:t xml:space="preserve">The meeting forecast. </w:t>
        </w:r>
      </w:ins>
      <w:del w:id="4688" w:author="Author C" w:date="2026-01-13T10:00:00Z">
        <w:r>
          <w:delText xml:space="preserve">Inventory relevant group. </w:delText>
        </w:r>
      </w:del>
      <w:ins w:id="4689" w:author="Author C" w:date="2026-01-14T10:00:00Z">
        <w:r>
          <w:t xml:space="preserve">Notice claim team. </w:t>
        </w:r>
      </w:ins>
      <w:del w:id="4690" w:author="Author B" w:date="2026-01-15T10:00:00Z">
        <w:r>
          <w:delText xml:space="preserve">Pilot receipt corporate. </w:delText>
        </w:r>
      </w:del>
    </w:p>
    <w:p>
      <w:commentRangeStart w:id="469"/>
      <w:r>
        <w:t xml:space="preserve">Inventory relevant group relief.</w:t>
      </w:r>
      <w:commentRangeEnd w:id="469"/>
      <w:r>
        <w:rPr>
          <w:rStyle w:val="CommentReference"/>
        </w:rPr>
        <w:commentReference w:id="469"/>
      </w:r>
      <w:r>
        <w:t xml:space="preserve"> </w:t>
      </w:r>
      <w:ins w:id="4691" w:author="Author A" w:date="2026-01-16T10:00:00Z">
        <w:r>
          <w:t xml:space="preserve">Inventory relevant group. </w:t>
        </w:r>
      </w:ins>
      <w:del w:id="4692" w:author="Author C" w:date="2026-01-17T10:00:00Z">
        <w:r>
          <w:delText xml:space="preserve">Notice claim team. </w:delText>
        </w:r>
      </w:del>
      <w:ins w:id="4693" w:author="Author C" w:date="2026-01-18T10:00:00Z">
        <w:r>
          <w:t xml:space="preserve">Pilot receipt corporate. </w:t>
        </w:r>
      </w:ins>
      <w:del w:id="4694" w:author="Author B" w:date="2026-01-19T10:00:00Z">
        <w:r>
          <w:delText xml:space="preserve">Regional maintenance accessibility. </w:delText>
        </w:r>
      </w:del>
      <w:ins w:id="4695" w:author="Author B" w:date="2026-01-20T10:00:00Z">
        <w:r>
          <w:t xml:space="preserve">Trend suggestions board. </w:t>
        </w:r>
      </w:ins>
      <w:del w:id="4696" w:author="Author A" w:date="2026-01-21T10:00:00Z">
        <w:r>
          <w:delText xml:space="preserve">The meeting forecast. </w:delText>
        </w:r>
      </w:del>
      <w:ins w:id="4697" w:author="Author A" w:date="2026-01-22T10:00:00Z">
        <w:r>
          <w:t xml:space="preserve">Inventory relevant group. </w:t>
        </w:r>
      </w:ins>
      <w:del w:id="4698" w:author="Author C" w:date="2026-01-23T10:00:00Z">
        <w:r>
          <w:delText xml:space="preserve">Notice claim team. </w:delText>
        </w:r>
      </w:del>
      <w:ins w:id="4699" w:author="Author C" w:date="2026-01-24T10:00:00Z">
        <w:r>
          <w:t xml:space="preserve">Pilot receipt corporate. </w:t>
        </w:r>
      </w:ins>
      <w:del w:id="4700" w:author="Author B" w:date="2026-01-25T10:00:00Z">
        <w:r>
          <w:delText xml:space="preserve">Regional maintenance accessibility. </w:delText>
        </w:r>
      </w:del>
    </w:p>
    <w:p>
      <w:commentRangeStart w:id="470"/>
      <w:r>
        <w:t xml:space="preserve">Notice claim team export.</w:t>
      </w:r>
      <w:commentRangeEnd w:id="470"/>
      <w:r>
        <w:rPr>
          <w:rStyle w:val="CommentReference"/>
        </w:rPr>
        <w:commentReference w:id="470"/>
      </w:r>
      <w:r>
        <w:t xml:space="preserve"> </w:t>
      </w:r>
      <w:ins w:id="4701" w:author="Author A" w:date="2026-01-26T10:00:00Z">
        <w:r>
          <w:t xml:space="preserve">Notice claim team. </w:t>
        </w:r>
      </w:ins>
      <w:del w:id="4702" w:author="Author C" w:date="2026-01-27T10:00:00Z">
        <w:r>
          <w:delText xml:space="preserve">Pilot receipt corporate. </w:delText>
        </w:r>
      </w:del>
      <w:ins w:id="4703" w:author="Author C" w:date="2026-01-28T10:00:00Z">
        <w:r>
          <w:t xml:space="preserve">Regional maintenance accessibility. </w:t>
        </w:r>
      </w:ins>
      <w:del w:id="4704" w:author="Author B" w:date="2026-01-01T10:00:00Z">
        <w:r>
          <w:delText xml:space="preserve">Trend suggestions board. </w:delText>
        </w:r>
      </w:del>
      <w:ins w:id="4705" w:author="Author B" w:date="2026-01-02T10:00:00Z">
        <w:r>
          <w:t xml:space="preserve">The meeting forecast. </w:t>
        </w:r>
      </w:ins>
      <w:del w:id="4706" w:author="Author A" w:date="2026-01-03T10:00:00Z">
        <w:r>
          <w:delText xml:space="preserve">Inventory relevant group. </w:delText>
        </w:r>
      </w:del>
      <w:ins w:id="4707" w:author="Author A" w:date="2026-01-04T10:00:00Z">
        <w:r>
          <w:t xml:space="preserve">Notice claim team. </w:t>
        </w:r>
      </w:ins>
      <w:del w:id="4708" w:author="Author C" w:date="2026-01-05T10:00:00Z">
        <w:r>
          <w:delText xml:space="preserve">Pilot receipt corporate. </w:delText>
        </w:r>
      </w:del>
      <w:ins w:id="4709" w:author="Author C" w:date="2026-01-06T10:00:00Z">
        <w:r>
          <w:t xml:space="preserve">Regional maintenance accessibility. </w:t>
        </w:r>
      </w:ins>
      <w:del w:id="4710" w:author="Author B" w:date="2026-01-07T10:00:00Z">
        <w:r>
          <w:delText xml:space="preserve">Trend suggestions board. </w:delText>
        </w:r>
      </w:del>
    </w:p>
    <w:p>
      <w:commentRangeStart w:id="471"/>
      <w:r>
        <w:t xml:space="preserve">Pilot receipt corporate requirement.</w:t>
      </w:r>
      <w:commentRangeEnd w:id="471"/>
      <w:r>
        <w:rPr>
          <w:rStyle w:val="CommentReference"/>
        </w:rPr>
        <w:commentReference w:id="471"/>
      </w:r>
      <w:r>
        <w:t xml:space="preserve"> </w:t>
      </w:r>
      <w:ins w:id="4711" w:author="Author A" w:date="2026-01-08T10:00:00Z">
        <w:r>
          <w:t xml:space="preserve">Pilot receipt corporate. </w:t>
        </w:r>
      </w:ins>
      <w:del w:id="4712" w:author="Author C" w:date="2026-01-09T10:00:00Z">
        <w:r>
          <w:delText xml:space="preserve">Regional maintenance accessibility. </w:delText>
        </w:r>
      </w:del>
      <w:ins w:id="4713" w:author="Author C" w:date="2026-01-10T10:00:00Z">
        <w:r>
          <w:t xml:space="preserve">Trend suggestions board. </w:t>
        </w:r>
      </w:ins>
      <w:del w:id="4714" w:author="Author B" w:date="2026-01-11T10:00:00Z">
        <w:r>
          <w:delText xml:space="preserve">The meeting forecast. </w:delText>
        </w:r>
      </w:del>
      <w:ins w:id="4715" w:author="Author B" w:date="2026-01-12T10:00:00Z">
        <w:r>
          <w:t xml:space="preserve">Inventory relevant group. </w:t>
        </w:r>
      </w:ins>
      <w:del w:id="4716" w:author="Author A" w:date="2026-01-13T10:00:00Z">
        <w:r>
          <w:delText xml:space="preserve">Notice claim team. </w:delText>
        </w:r>
      </w:del>
      <w:ins w:id="4717" w:author="Author A" w:date="2026-01-14T10:00:00Z">
        <w:r>
          <w:t xml:space="preserve">Pilot receipt corporate. </w:t>
        </w:r>
      </w:ins>
      <w:del w:id="4718" w:author="Author C" w:date="2026-01-15T10:00:00Z">
        <w:r>
          <w:delText xml:space="preserve">Regional maintenance accessibility. </w:delText>
        </w:r>
      </w:del>
      <w:ins w:id="4719" w:author="Author C" w:date="2026-01-16T10:00:00Z">
        <w:r>
          <w:t xml:space="preserve">Trend suggestions board. </w:t>
        </w:r>
      </w:ins>
      <w:del w:id="4720" w:author="Author B" w:date="2026-01-17T10:00:00Z">
        <w:r>
          <w:delText xml:space="preserve">The meeting forecast. </w:delText>
        </w:r>
      </w:del>
    </w:p>
    <w:p>
      <w:commentRangeStart w:id="472"/>
      <w:r>
        <w:t xml:space="preserve">Regional maintenance accessibility tax.</w:t>
      </w:r>
      <w:commentRangeEnd w:id="472"/>
      <w:r>
        <w:rPr>
          <w:rStyle w:val="CommentReference"/>
        </w:rPr>
        <w:commentReference w:id="472"/>
      </w:r>
      <w:r>
        <w:t xml:space="preserve"> </w:t>
      </w:r>
      <w:ins w:id="4721" w:author="Author A" w:date="2026-01-18T10:00:00Z">
        <w:r>
          <w:t xml:space="preserve">Regional maintenance accessibility. </w:t>
        </w:r>
      </w:ins>
      <w:del w:id="4722" w:author="Author C" w:date="2026-01-19T10:00:00Z">
        <w:r>
          <w:delText xml:space="preserve">Trend suggestions board. </w:delText>
        </w:r>
      </w:del>
      <w:ins w:id="4723" w:author="Author C" w:date="2026-01-20T10:00:00Z">
        <w:r>
          <w:t xml:space="preserve">The meeting forecast. </w:t>
        </w:r>
      </w:ins>
      <w:del w:id="4724" w:author="Author B" w:date="2026-01-21T10:00:00Z">
        <w:r>
          <w:delText xml:space="preserve">Inventory relevant group. </w:delText>
        </w:r>
      </w:del>
      <w:ins w:id="4725" w:author="Author B" w:date="2026-01-22T10:00:00Z">
        <w:r>
          <w:t xml:space="preserve">Notice claim team. </w:t>
        </w:r>
      </w:ins>
      <w:del w:id="4726" w:author="Author A" w:date="2026-01-23T10:00:00Z">
        <w:r>
          <w:delText xml:space="preserve">Pilot receipt corporate. </w:delText>
        </w:r>
      </w:del>
      <w:ins w:id="4727" w:author="Author A" w:date="2026-01-24T10:00:00Z">
        <w:r>
          <w:t xml:space="preserve">Regional maintenance accessibility. </w:t>
        </w:r>
      </w:ins>
      <w:del w:id="4728" w:author="Author C" w:date="2026-01-25T10:00:00Z">
        <w:r>
          <w:delText xml:space="preserve">Trend suggestions board. </w:delText>
        </w:r>
      </w:del>
      <w:ins w:id="4729" w:author="Author C" w:date="2026-01-26T10:00:00Z">
        <w:r>
          <w:t xml:space="preserve">The meeting forecast. </w:t>
        </w:r>
      </w:ins>
      <w:del w:id="4730" w:author="Author B" w:date="2026-01-27T10:00:00Z">
        <w:r>
          <w:delText xml:space="preserve">Inventory relevant group. </w:delText>
        </w:r>
      </w:del>
    </w:p>
    <w:p>
      <w:commentRangeStart w:id="473"/>
      <w:r>
        <w:t xml:space="preserve">Trend suggestions board order.</w:t>
      </w:r>
      <w:commentRangeEnd w:id="473"/>
      <w:r>
        <w:rPr>
          <w:rStyle w:val="CommentReference"/>
        </w:rPr>
        <w:commentReference w:id="473"/>
      </w:r>
      <w:r>
        <w:t xml:space="preserve"> </w:t>
      </w:r>
      <w:ins w:id="4731" w:author="Author A" w:date="2026-01-28T10:00:00Z">
        <w:r>
          <w:t xml:space="preserve">Trend suggestions board. </w:t>
        </w:r>
      </w:ins>
      <w:del w:id="4732" w:author="Author C" w:date="2026-01-01T10:00:00Z">
        <w:r>
          <w:delText xml:space="preserve">The meeting forecast. </w:delText>
        </w:r>
      </w:del>
      <w:ins w:id="4733" w:author="Author C" w:date="2026-01-02T10:00:00Z">
        <w:r>
          <w:t xml:space="preserve">Inventory relevant group. </w:t>
        </w:r>
      </w:ins>
      <w:del w:id="4734" w:author="Author B" w:date="2026-01-03T10:00:00Z">
        <w:r>
          <w:delText xml:space="preserve">Notice claim team. </w:delText>
        </w:r>
      </w:del>
      <w:ins w:id="4735" w:author="Author B" w:date="2026-01-04T10:00:00Z">
        <w:r>
          <w:t xml:space="preserve">Pilot receipt corporate. </w:t>
        </w:r>
      </w:ins>
      <w:del w:id="4736" w:author="Author A" w:date="2026-01-05T10:00:00Z">
        <w:r>
          <w:delText xml:space="preserve">Regional maintenance accessibility. </w:delText>
        </w:r>
      </w:del>
      <w:ins w:id="4737" w:author="Author A" w:date="2026-01-06T10:00:00Z">
        <w:r>
          <w:t xml:space="preserve">Trend suggestions board. </w:t>
        </w:r>
      </w:ins>
      <w:del w:id="4738" w:author="Author C" w:date="2026-01-07T10:00:00Z">
        <w:r>
          <w:delText xml:space="preserve">The meeting forecast. </w:delText>
        </w:r>
      </w:del>
      <w:ins w:id="4739" w:author="Author C" w:date="2026-01-08T10:00:00Z">
        <w:r>
          <w:t xml:space="preserve">Inventory relevant group. </w:t>
        </w:r>
      </w:ins>
      <w:del w:id="4740" w:author="Author B" w:date="2026-01-09T10:00:00Z">
        <w:r>
          <w:delText xml:space="preserve">Notice claim team. </w:delText>
        </w:r>
      </w:del>
    </w:p>
    <w:p>
      <w:commentRangeStart w:id="474"/>
      <w:r>
        <w:t xml:space="preserve">The meeting forecast hereby.</w:t>
      </w:r>
      <w:commentRangeEnd w:id="474"/>
      <w:r>
        <w:rPr>
          <w:rStyle w:val="CommentReference"/>
        </w:rPr>
        <w:commentReference w:id="474"/>
      </w:r>
      <w:r>
        <w:t xml:space="preserve"> </w:t>
      </w:r>
      <w:ins w:id="4741" w:author="Author A" w:date="2026-01-10T10:00:00Z">
        <w:r>
          <w:t xml:space="preserve">The meeting forecast. </w:t>
        </w:r>
      </w:ins>
      <w:del w:id="4742" w:author="Author C" w:date="2026-01-11T10:00:00Z">
        <w:r>
          <w:delText xml:space="preserve">Inventory relevant group. </w:delText>
        </w:r>
      </w:del>
      <w:ins w:id="4743" w:author="Author C" w:date="2026-01-12T10:00:00Z">
        <w:r>
          <w:t xml:space="preserve">Notice claim team. </w:t>
        </w:r>
      </w:ins>
      <w:del w:id="4744" w:author="Author B" w:date="2026-01-13T10:00:00Z">
        <w:r>
          <w:delText xml:space="preserve">Pilot receipt corporate. </w:delText>
        </w:r>
      </w:del>
      <w:ins w:id="4745" w:author="Author B" w:date="2026-01-14T10:00:00Z">
        <w:r>
          <w:t xml:space="preserve">Regional maintenance accessibility. </w:t>
        </w:r>
      </w:ins>
      <w:del w:id="4746" w:author="Author A" w:date="2026-01-15T10:00:00Z">
        <w:r>
          <w:delText xml:space="preserve">Trend suggestions board. </w:delText>
        </w:r>
      </w:del>
      <w:ins w:id="4747" w:author="Author A" w:date="2026-01-16T10:00:00Z">
        <w:r>
          <w:t xml:space="preserve">The meeting forecast. </w:t>
        </w:r>
      </w:ins>
      <w:del w:id="4748" w:author="Author C" w:date="2026-01-17T10:00:00Z">
        <w:r>
          <w:delText xml:space="preserve">Inventory relevant group. </w:delText>
        </w:r>
      </w:del>
      <w:ins w:id="4749" w:author="Author C" w:date="2026-01-18T10:00:00Z">
        <w:r>
          <w:t xml:space="preserve">Notice claim team. </w:t>
        </w:r>
      </w:ins>
      <w:del w:id="4750" w:author="Author B" w:date="2026-01-19T10:00:00Z">
        <w:r>
          <w:delText xml:space="preserve">Pilot receipt corporate. </w:delText>
        </w:r>
      </w:del>
    </w:p>
    <w:p>
      <w:commentRangeStart w:id="475"/>
      <w:r>
        <w:t xml:space="preserve">Inventory relevant group relief.</w:t>
      </w:r>
      <w:commentRangeEnd w:id="475"/>
      <w:r>
        <w:rPr>
          <w:rStyle w:val="CommentReference"/>
        </w:rPr>
        <w:commentReference w:id="475"/>
      </w:r>
      <w:r>
        <w:t xml:space="preserve"> </w:t>
      </w:r>
      <w:ins w:id="4751" w:author="Author A" w:date="2026-01-20T10:00:00Z">
        <w:r>
          <w:t xml:space="preserve">Inventory relevant group. </w:t>
        </w:r>
      </w:ins>
      <w:del w:id="4752" w:author="Author C" w:date="2026-01-21T10:00:00Z">
        <w:r>
          <w:delText xml:space="preserve">Notice claim team. </w:delText>
        </w:r>
      </w:del>
      <w:ins w:id="4753" w:author="Author C" w:date="2026-01-22T10:00:00Z">
        <w:r>
          <w:t xml:space="preserve">Pilot receipt corporate. </w:t>
        </w:r>
      </w:ins>
      <w:del w:id="4754" w:author="Author B" w:date="2026-01-23T10:00:00Z">
        <w:r>
          <w:delText xml:space="preserve">Regional maintenance accessibility. </w:delText>
        </w:r>
      </w:del>
      <w:ins w:id="4755" w:author="Author B" w:date="2026-01-24T10:00:00Z">
        <w:r>
          <w:t xml:space="preserve">Trend suggestions board. </w:t>
        </w:r>
      </w:ins>
      <w:del w:id="4756" w:author="Author A" w:date="2026-01-25T10:00:00Z">
        <w:r>
          <w:delText xml:space="preserve">The meeting forecast. </w:delText>
        </w:r>
      </w:del>
      <w:ins w:id="4757" w:author="Author A" w:date="2026-01-26T10:00:00Z">
        <w:r>
          <w:t xml:space="preserve">Inventory relevant group. </w:t>
        </w:r>
      </w:ins>
      <w:del w:id="4758" w:author="Author C" w:date="2026-01-27T10:00:00Z">
        <w:r>
          <w:delText xml:space="preserve">Notice claim team. </w:delText>
        </w:r>
      </w:del>
      <w:ins w:id="4759" w:author="Author C" w:date="2026-01-28T10:00:00Z">
        <w:r>
          <w:t xml:space="preserve">Pilot receipt corporate. </w:t>
        </w:r>
      </w:ins>
      <w:del w:id="4760" w:author="Author B" w:date="2026-01-01T10:00:00Z">
        <w:r>
          <w:delText xml:space="preserve">Regional maintenance accessibility. </w:delText>
        </w:r>
      </w:del>
    </w:p>
    <w:p>
      <w:commentRangeStart w:id="476"/>
      <w:r>
        <w:t xml:space="preserve">Notice claim team export.</w:t>
      </w:r>
      <w:commentRangeEnd w:id="476"/>
      <w:r>
        <w:rPr>
          <w:rStyle w:val="CommentReference"/>
        </w:rPr>
        <w:commentReference w:id="476"/>
      </w:r>
      <w:r>
        <w:t xml:space="preserve"> </w:t>
      </w:r>
      <w:ins w:id="4761" w:author="Author A" w:date="2026-01-02T10:00:00Z">
        <w:r>
          <w:t xml:space="preserve">Notice claim team. </w:t>
        </w:r>
      </w:ins>
      <w:del w:id="4762" w:author="Author C" w:date="2026-01-03T10:00:00Z">
        <w:r>
          <w:delText xml:space="preserve">Pilot receipt corporate. </w:delText>
        </w:r>
      </w:del>
      <w:ins w:id="4763" w:author="Author C" w:date="2026-01-04T10:00:00Z">
        <w:r>
          <w:t xml:space="preserve">Regional maintenance accessibility. </w:t>
        </w:r>
      </w:ins>
      <w:del w:id="4764" w:author="Author B" w:date="2026-01-05T10:00:00Z">
        <w:r>
          <w:delText xml:space="preserve">Trend suggestions board. </w:delText>
        </w:r>
      </w:del>
      <w:ins w:id="4765" w:author="Author B" w:date="2026-01-06T10:00:00Z">
        <w:r>
          <w:t xml:space="preserve">The meeting forecast. </w:t>
        </w:r>
      </w:ins>
      <w:del w:id="4766" w:author="Author A" w:date="2026-01-07T10:00:00Z">
        <w:r>
          <w:delText xml:space="preserve">Inventory relevant group. </w:delText>
        </w:r>
      </w:del>
      <w:ins w:id="4767" w:author="Author A" w:date="2026-01-08T10:00:00Z">
        <w:r>
          <w:t xml:space="preserve">Notice claim team. </w:t>
        </w:r>
      </w:ins>
      <w:del w:id="4768" w:author="Author C" w:date="2026-01-09T10:00:00Z">
        <w:r>
          <w:delText xml:space="preserve">Pilot receipt corporate. </w:delText>
        </w:r>
      </w:del>
      <w:ins w:id="4769" w:author="Author C" w:date="2026-01-10T10:00:00Z">
        <w:r>
          <w:t xml:space="preserve">Regional maintenance accessibility. </w:t>
        </w:r>
      </w:ins>
      <w:del w:id="4770" w:author="Author B" w:date="2026-01-11T10:00:00Z">
        <w:r>
          <w:delText xml:space="preserve">Trend suggestions board. </w:delText>
        </w:r>
      </w:del>
    </w:p>
    <w:p>
      <w:commentRangeStart w:id="477"/>
      <w:r>
        <w:t xml:space="preserve">Pilot receipt corporate requirement.</w:t>
      </w:r>
      <w:commentRangeEnd w:id="477"/>
      <w:r>
        <w:rPr>
          <w:rStyle w:val="CommentReference"/>
        </w:rPr>
        <w:commentReference w:id="477"/>
      </w:r>
      <w:r>
        <w:t xml:space="preserve"> </w:t>
      </w:r>
      <w:ins w:id="4771" w:author="Author A" w:date="2026-01-12T10:00:00Z">
        <w:r>
          <w:t xml:space="preserve">Pilot receipt corporate. </w:t>
        </w:r>
      </w:ins>
      <w:del w:id="4772" w:author="Author C" w:date="2026-01-13T10:00:00Z">
        <w:r>
          <w:delText xml:space="preserve">Regional maintenance accessibility. </w:delText>
        </w:r>
      </w:del>
      <w:ins w:id="4773" w:author="Author C" w:date="2026-01-14T10:00:00Z">
        <w:r>
          <w:t xml:space="preserve">Trend suggestions board. </w:t>
        </w:r>
      </w:ins>
      <w:del w:id="4774" w:author="Author B" w:date="2026-01-15T10:00:00Z">
        <w:r>
          <w:delText xml:space="preserve">The meeting forecast. </w:delText>
        </w:r>
      </w:del>
      <w:ins w:id="4775" w:author="Author B" w:date="2026-01-16T10:00:00Z">
        <w:r>
          <w:t xml:space="preserve">Inventory relevant group. </w:t>
        </w:r>
      </w:ins>
      <w:del w:id="4776" w:author="Author A" w:date="2026-01-17T10:00:00Z">
        <w:r>
          <w:delText xml:space="preserve">Notice claim team. </w:delText>
        </w:r>
      </w:del>
      <w:ins w:id="4777" w:author="Author A" w:date="2026-01-18T10:00:00Z">
        <w:r>
          <w:t xml:space="preserve">Pilot receipt corporate. </w:t>
        </w:r>
      </w:ins>
      <w:del w:id="4778" w:author="Author C" w:date="2026-01-19T10:00:00Z">
        <w:r>
          <w:delText xml:space="preserve">Regional maintenance accessibility. </w:delText>
        </w:r>
      </w:del>
      <w:ins w:id="4779" w:author="Author C" w:date="2026-01-20T10:00:00Z">
        <w:r>
          <w:t xml:space="preserve">Trend suggestions board. </w:t>
        </w:r>
      </w:ins>
      <w:del w:id="4780" w:author="Author B" w:date="2026-01-21T10:00:00Z">
        <w:r>
          <w:delText xml:space="preserve">The meeting forecast. </w:delText>
        </w:r>
      </w:del>
    </w:p>
    <w:p>
      <w:commentRangeStart w:id="478"/>
      <w:r>
        <w:t xml:space="preserve">Regional maintenance accessibility tax.</w:t>
      </w:r>
      <w:commentRangeEnd w:id="478"/>
      <w:r>
        <w:rPr>
          <w:rStyle w:val="CommentReference"/>
        </w:rPr>
        <w:commentReference w:id="478"/>
      </w:r>
      <w:r>
        <w:t xml:space="preserve"> </w:t>
      </w:r>
      <w:ins w:id="4781" w:author="Author A" w:date="2026-01-22T10:00:00Z">
        <w:r>
          <w:t xml:space="preserve">Regional maintenance accessibility. </w:t>
        </w:r>
      </w:ins>
      <w:del w:id="4782" w:author="Author C" w:date="2026-01-23T10:00:00Z">
        <w:r>
          <w:delText xml:space="preserve">Trend suggestions board. </w:delText>
        </w:r>
      </w:del>
      <w:ins w:id="4783" w:author="Author C" w:date="2026-01-24T10:00:00Z">
        <w:r>
          <w:t xml:space="preserve">The meeting forecast. </w:t>
        </w:r>
      </w:ins>
      <w:del w:id="4784" w:author="Author B" w:date="2026-01-25T10:00:00Z">
        <w:r>
          <w:delText xml:space="preserve">Inventory relevant group. </w:delText>
        </w:r>
      </w:del>
      <w:ins w:id="4785" w:author="Author B" w:date="2026-01-26T10:00:00Z">
        <w:r>
          <w:t xml:space="preserve">Notice claim team. </w:t>
        </w:r>
      </w:ins>
      <w:del w:id="4786" w:author="Author A" w:date="2026-01-27T10:00:00Z">
        <w:r>
          <w:delText xml:space="preserve">Pilot receipt corporate. </w:delText>
        </w:r>
      </w:del>
      <w:ins w:id="4787" w:author="Author A" w:date="2026-01-28T10:00:00Z">
        <w:r>
          <w:t xml:space="preserve">Regional maintenance accessibility. </w:t>
        </w:r>
      </w:ins>
      <w:del w:id="4788" w:author="Author C" w:date="2026-01-01T10:00:00Z">
        <w:r>
          <w:delText xml:space="preserve">Trend suggestions board. </w:delText>
        </w:r>
      </w:del>
      <w:ins w:id="4789" w:author="Author C" w:date="2026-01-02T10:00:00Z">
        <w:r>
          <w:t xml:space="preserve">The meeting forecast. </w:t>
        </w:r>
      </w:ins>
      <w:del w:id="4790" w:author="Author B" w:date="2026-01-03T10:00:00Z">
        <w:r>
          <w:delText xml:space="preserve">Inventory relevant group. </w:delText>
        </w:r>
      </w:del>
    </w:p>
    <w:p>
      <w:commentRangeStart w:id="479"/>
      <w:r>
        <w:t xml:space="preserve">Trend suggestions board order.</w:t>
      </w:r>
      <w:commentRangeEnd w:id="479"/>
      <w:r>
        <w:rPr>
          <w:rStyle w:val="CommentReference"/>
        </w:rPr>
        <w:commentReference w:id="479"/>
      </w:r>
      <w:r>
        <w:t xml:space="preserve"> </w:t>
      </w:r>
      <w:ins w:id="4791" w:author="Author A" w:date="2026-01-04T10:00:00Z">
        <w:r>
          <w:t xml:space="preserve">Trend suggestions board. </w:t>
        </w:r>
      </w:ins>
      <w:del w:id="4792" w:author="Author C" w:date="2026-01-05T10:00:00Z">
        <w:r>
          <w:delText xml:space="preserve">The meeting forecast. </w:delText>
        </w:r>
      </w:del>
      <w:ins w:id="4793" w:author="Author C" w:date="2026-01-06T10:00:00Z">
        <w:r>
          <w:t xml:space="preserve">Inventory relevant group. </w:t>
        </w:r>
      </w:ins>
      <w:del w:id="4794" w:author="Author B" w:date="2026-01-07T10:00:00Z">
        <w:r>
          <w:delText xml:space="preserve">Notice claim team. </w:delText>
        </w:r>
      </w:del>
      <w:ins w:id="4795" w:author="Author B" w:date="2026-01-08T10:00:00Z">
        <w:r>
          <w:t xml:space="preserve">Pilot receipt corporate. </w:t>
        </w:r>
      </w:ins>
      <w:del w:id="4796" w:author="Author A" w:date="2026-01-09T10:00:00Z">
        <w:r>
          <w:delText xml:space="preserve">Regional maintenance accessibility. </w:delText>
        </w:r>
      </w:del>
      <w:ins w:id="4797" w:author="Author A" w:date="2026-01-10T10:00:00Z">
        <w:r>
          <w:t xml:space="preserve">Trend suggestions board. </w:t>
        </w:r>
      </w:ins>
      <w:del w:id="4798" w:author="Author C" w:date="2026-01-11T10:00:00Z">
        <w:r>
          <w:delText xml:space="preserve">The meeting forecast. </w:delText>
        </w:r>
      </w:del>
      <w:ins w:id="4799" w:author="Author C" w:date="2026-01-12T10:00:00Z">
        <w:r>
          <w:t xml:space="preserve">Inventory relevant group. </w:t>
        </w:r>
      </w:ins>
      <w:del w:id="4800" w:author="Author B" w:date="2026-01-13T10:00:00Z">
        <w:r>
          <w:delText xml:space="preserve">Notice claim team. </w:delText>
        </w:r>
      </w:del>
    </w:p>
    <w:p>
      <w:commentRangeStart w:id="480"/>
      <w:r>
        <w:t xml:space="preserve">The meeting forecast hereby.</w:t>
      </w:r>
      <w:commentRangeEnd w:id="480"/>
      <w:r>
        <w:rPr>
          <w:rStyle w:val="CommentReference"/>
        </w:rPr>
        <w:commentReference w:id="480"/>
      </w:r>
      <w:r>
        <w:t xml:space="preserve"> </w:t>
      </w:r>
      <w:ins w:id="4801" w:author="Author A" w:date="2026-01-14T10:00:00Z">
        <w:r>
          <w:t xml:space="preserve">The meeting forecast. </w:t>
        </w:r>
      </w:ins>
      <w:del w:id="4802" w:author="Author C" w:date="2026-01-15T10:00:00Z">
        <w:r>
          <w:delText xml:space="preserve">Inventory relevant group. </w:delText>
        </w:r>
      </w:del>
      <w:ins w:id="4803" w:author="Author C" w:date="2026-01-16T10:00:00Z">
        <w:r>
          <w:t xml:space="preserve">Notice claim team. </w:t>
        </w:r>
      </w:ins>
      <w:del w:id="4804" w:author="Author B" w:date="2026-01-17T10:00:00Z">
        <w:r>
          <w:delText xml:space="preserve">Pilot receipt corporate. </w:delText>
        </w:r>
      </w:del>
      <w:ins w:id="4805" w:author="Author B" w:date="2026-01-18T10:00:00Z">
        <w:r>
          <w:t xml:space="preserve">Regional maintenance accessibility. </w:t>
        </w:r>
      </w:ins>
      <w:del w:id="4806" w:author="Author A" w:date="2026-01-19T10:00:00Z">
        <w:r>
          <w:delText xml:space="preserve">Trend suggestions board. </w:delText>
        </w:r>
      </w:del>
      <w:ins w:id="4807" w:author="Author A" w:date="2026-01-20T10:00:00Z">
        <w:r>
          <w:t xml:space="preserve">The meeting forecast. </w:t>
        </w:r>
      </w:ins>
      <w:del w:id="4808" w:author="Author C" w:date="2026-01-21T10:00:00Z">
        <w:r>
          <w:delText xml:space="preserve">Inventory relevant group. </w:delText>
        </w:r>
      </w:del>
      <w:ins w:id="4809" w:author="Author C" w:date="2026-01-22T10:00:00Z">
        <w:r>
          <w:t xml:space="preserve">Notice claim team. </w:t>
        </w:r>
      </w:ins>
      <w:del w:id="4810" w:author="Author B" w:date="2026-01-23T10:00:00Z">
        <w:r>
          <w:delText xml:space="preserve">Pilot receipt corporate. </w:delText>
        </w:r>
      </w:del>
    </w:p>
    <w:p>
      <w:commentRangeStart w:id="481"/>
      <w:r>
        <w:t xml:space="preserve">Inventory relevant group relief.</w:t>
      </w:r>
      <w:commentRangeEnd w:id="481"/>
      <w:r>
        <w:rPr>
          <w:rStyle w:val="CommentReference"/>
        </w:rPr>
        <w:commentReference w:id="481"/>
      </w:r>
      <w:r>
        <w:t xml:space="preserve"> </w:t>
      </w:r>
      <w:ins w:id="4811" w:author="Author A" w:date="2026-01-24T10:00:00Z">
        <w:r>
          <w:t xml:space="preserve">Inventory relevant group. </w:t>
        </w:r>
      </w:ins>
      <w:del w:id="4812" w:author="Author C" w:date="2026-01-25T10:00:00Z">
        <w:r>
          <w:delText xml:space="preserve">Notice claim team. </w:delText>
        </w:r>
      </w:del>
      <w:ins w:id="4813" w:author="Author C" w:date="2026-01-26T10:00:00Z">
        <w:r>
          <w:t xml:space="preserve">Pilot receipt corporate. </w:t>
        </w:r>
      </w:ins>
      <w:del w:id="4814" w:author="Author B" w:date="2026-01-27T10:00:00Z">
        <w:r>
          <w:delText xml:space="preserve">Regional maintenance accessibility. </w:delText>
        </w:r>
      </w:del>
      <w:ins w:id="4815" w:author="Author B" w:date="2026-01-28T10:00:00Z">
        <w:r>
          <w:t xml:space="preserve">Trend suggestions board. </w:t>
        </w:r>
      </w:ins>
      <w:del w:id="4816" w:author="Author A" w:date="2026-01-01T10:00:00Z">
        <w:r>
          <w:delText xml:space="preserve">The meeting forecast. </w:delText>
        </w:r>
      </w:del>
      <w:ins w:id="4817" w:author="Author A" w:date="2026-01-02T10:00:00Z">
        <w:r>
          <w:t xml:space="preserve">Inventory relevant group. </w:t>
        </w:r>
      </w:ins>
      <w:del w:id="4818" w:author="Author C" w:date="2026-01-03T10:00:00Z">
        <w:r>
          <w:delText xml:space="preserve">Notice claim team. </w:delText>
        </w:r>
      </w:del>
      <w:ins w:id="4819" w:author="Author C" w:date="2026-01-04T10:00:00Z">
        <w:r>
          <w:t xml:space="preserve">Pilot receipt corporate. </w:t>
        </w:r>
      </w:ins>
      <w:del w:id="4820" w:author="Author B" w:date="2026-01-05T10:00:00Z">
        <w:r>
          <w:delText xml:space="preserve">Regional maintenance accessibility. </w:delText>
        </w:r>
      </w:del>
    </w:p>
    <w:p>
      <w:commentRangeStart w:id="482"/>
      <w:r>
        <w:t xml:space="preserve">Notice claim team export.</w:t>
      </w:r>
      <w:commentRangeEnd w:id="482"/>
      <w:r>
        <w:rPr>
          <w:rStyle w:val="CommentReference"/>
        </w:rPr>
        <w:commentReference w:id="482"/>
      </w:r>
      <w:r>
        <w:t xml:space="preserve"> </w:t>
      </w:r>
      <w:ins w:id="4821" w:author="Author A" w:date="2026-01-06T10:00:00Z">
        <w:r>
          <w:t xml:space="preserve">Notice claim team. </w:t>
        </w:r>
      </w:ins>
      <w:del w:id="4822" w:author="Author C" w:date="2026-01-07T10:00:00Z">
        <w:r>
          <w:delText xml:space="preserve">Pilot receipt corporate. </w:delText>
        </w:r>
      </w:del>
      <w:ins w:id="4823" w:author="Author C" w:date="2026-01-08T10:00:00Z">
        <w:r>
          <w:t xml:space="preserve">Regional maintenance accessibility. </w:t>
        </w:r>
      </w:ins>
      <w:del w:id="4824" w:author="Author B" w:date="2026-01-09T10:00:00Z">
        <w:r>
          <w:delText xml:space="preserve">Trend suggestions board. </w:delText>
        </w:r>
      </w:del>
      <w:ins w:id="4825" w:author="Author B" w:date="2026-01-10T10:00:00Z">
        <w:r>
          <w:t xml:space="preserve">The meeting forecast. </w:t>
        </w:r>
      </w:ins>
      <w:del w:id="4826" w:author="Author A" w:date="2026-01-11T10:00:00Z">
        <w:r>
          <w:delText xml:space="preserve">Inventory relevant group. </w:delText>
        </w:r>
      </w:del>
      <w:ins w:id="4827" w:author="Author A" w:date="2026-01-12T10:00:00Z">
        <w:r>
          <w:t xml:space="preserve">Notice claim team. </w:t>
        </w:r>
      </w:ins>
      <w:del w:id="4828" w:author="Author C" w:date="2026-01-13T10:00:00Z">
        <w:r>
          <w:delText xml:space="preserve">Pilot receipt corporate. </w:delText>
        </w:r>
      </w:del>
      <w:ins w:id="4829" w:author="Author C" w:date="2026-01-14T10:00:00Z">
        <w:r>
          <w:t xml:space="preserve">Regional maintenance accessibility. </w:t>
        </w:r>
      </w:ins>
      <w:del w:id="4830" w:author="Author B" w:date="2026-01-15T10:00:00Z">
        <w:r>
          <w:delText xml:space="preserve">Trend suggestions board. </w:delText>
        </w:r>
      </w:del>
    </w:p>
    <w:p>
      <w:commentRangeStart w:id="483"/>
      <w:r>
        <w:t xml:space="preserve">Pilot receipt corporate requirement.</w:t>
      </w:r>
      <w:commentRangeEnd w:id="483"/>
      <w:r>
        <w:rPr>
          <w:rStyle w:val="CommentReference"/>
        </w:rPr>
        <w:commentReference w:id="483"/>
      </w:r>
      <w:r>
        <w:t xml:space="preserve"> </w:t>
      </w:r>
      <w:ins w:id="4831" w:author="Author A" w:date="2026-01-16T10:00:00Z">
        <w:r>
          <w:t xml:space="preserve">Pilot receipt corporate. </w:t>
        </w:r>
      </w:ins>
      <w:del w:id="4832" w:author="Author C" w:date="2026-01-17T10:00:00Z">
        <w:r>
          <w:delText xml:space="preserve">Regional maintenance accessibility. </w:delText>
        </w:r>
      </w:del>
      <w:ins w:id="4833" w:author="Author C" w:date="2026-01-18T10:00:00Z">
        <w:r>
          <w:t xml:space="preserve">Trend suggestions board. </w:t>
        </w:r>
      </w:ins>
      <w:del w:id="4834" w:author="Author B" w:date="2026-01-19T10:00:00Z">
        <w:r>
          <w:delText xml:space="preserve">The meeting forecast. </w:delText>
        </w:r>
      </w:del>
      <w:ins w:id="4835" w:author="Author B" w:date="2026-01-20T10:00:00Z">
        <w:r>
          <w:t xml:space="preserve">Inventory relevant group. </w:t>
        </w:r>
      </w:ins>
      <w:del w:id="4836" w:author="Author A" w:date="2026-01-21T10:00:00Z">
        <w:r>
          <w:delText xml:space="preserve">Notice claim team. </w:delText>
        </w:r>
      </w:del>
      <w:ins w:id="4837" w:author="Author A" w:date="2026-01-22T10:00:00Z">
        <w:r>
          <w:t xml:space="preserve">Pilot receipt corporate. </w:t>
        </w:r>
      </w:ins>
      <w:del w:id="4838" w:author="Author C" w:date="2026-01-23T10:00:00Z">
        <w:r>
          <w:delText xml:space="preserve">Regional maintenance accessibility. </w:delText>
        </w:r>
      </w:del>
      <w:ins w:id="4839" w:author="Author C" w:date="2026-01-24T10:00:00Z">
        <w:r>
          <w:t xml:space="preserve">Trend suggestions board. </w:t>
        </w:r>
      </w:ins>
      <w:del w:id="4840" w:author="Author B" w:date="2026-01-25T10:00:00Z">
        <w:r>
          <w:delText xml:space="preserve">The meeting forecast. </w:delText>
        </w:r>
      </w:del>
    </w:p>
    <w:p>
      <w:commentRangeStart w:id="484"/>
      <w:r>
        <w:t xml:space="preserve">Regional maintenance accessibility tax.</w:t>
      </w:r>
      <w:commentRangeEnd w:id="484"/>
      <w:r>
        <w:rPr>
          <w:rStyle w:val="CommentReference"/>
        </w:rPr>
        <w:commentReference w:id="484"/>
      </w:r>
      <w:r>
        <w:t xml:space="preserve"> </w:t>
      </w:r>
      <w:ins w:id="4841" w:author="Author A" w:date="2026-01-26T10:00:00Z">
        <w:r>
          <w:t xml:space="preserve">Regional maintenance accessibility. </w:t>
        </w:r>
      </w:ins>
      <w:del w:id="4842" w:author="Author C" w:date="2026-01-27T10:00:00Z">
        <w:r>
          <w:delText xml:space="preserve">Trend suggestions board. </w:delText>
        </w:r>
      </w:del>
      <w:ins w:id="4843" w:author="Author C" w:date="2026-01-28T10:00:00Z">
        <w:r>
          <w:t xml:space="preserve">The meeting forecast. </w:t>
        </w:r>
      </w:ins>
      <w:del w:id="4844" w:author="Author B" w:date="2026-01-01T10:00:00Z">
        <w:r>
          <w:delText xml:space="preserve">Inventory relevant group. </w:delText>
        </w:r>
      </w:del>
      <w:ins w:id="4845" w:author="Author B" w:date="2026-01-02T10:00:00Z">
        <w:r>
          <w:t xml:space="preserve">Notice claim team. </w:t>
        </w:r>
      </w:ins>
      <w:del w:id="4846" w:author="Author A" w:date="2026-01-03T10:00:00Z">
        <w:r>
          <w:delText xml:space="preserve">Pilot receipt corporate. </w:delText>
        </w:r>
      </w:del>
      <w:ins w:id="4847" w:author="Author A" w:date="2026-01-04T10:00:00Z">
        <w:r>
          <w:t xml:space="preserve">Regional maintenance accessibility. </w:t>
        </w:r>
      </w:ins>
      <w:del w:id="4848" w:author="Author C" w:date="2026-01-05T10:00:00Z">
        <w:r>
          <w:delText xml:space="preserve">Trend suggestions board. </w:delText>
        </w:r>
      </w:del>
      <w:ins w:id="4849" w:author="Author C" w:date="2026-01-06T10:00:00Z">
        <w:r>
          <w:t xml:space="preserve">The meeting forecast. </w:t>
        </w:r>
      </w:ins>
      <w:del w:id="4850" w:author="Author B" w:date="2026-01-07T10:00:00Z">
        <w:r>
          <w:delText xml:space="preserve">Inventory relevant group. </w:delText>
        </w:r>
      </w:del>
    </w:p>
    <w:p>
      <w:commentRangeStart w:id="485"/>
      <w:r>
        <w:t xml:space="preserve">Trend suggestions board order.</w:t>
      </w:r>
      <w:commentRangeEnd w:id="485"/>
      <w:r>
        <w:rPr>
          <w:rStyle w:val="CommentReference"/>
        </w:rPr>
        <w:commentReference w:id="485"/>
      </w:r>
      <w:r>
        <w:t xml:space="preserve"> </w:t>
      </w:r>
      <w:ins w:id="4851" w:author="Author A" w:date="2026-01-08T10:00:00Z">
        <w:r>
          <w:t xml:space="preserve">Trend suggestions board. </w:t>
        </w:r>
      </w:ins>
      <w:del w:id="4852" w:author="Author C" w:date="2026-01-09T10:00:00Z">
        <w:r>
          <w:delText xml:space="preserve">The meeting forecast. </w:delText>
        </w:r>
      </w:del>
      <w:ins w:id="4853" w:author="Author C" w:date="2026-01-10T10:00:00Z">
        <w:r>
          <w:t xml:space="preserve">Inventory relevant group. </w:t>
        </w:r>
      </w:ins>
      <w:del w:id="4854" w:author="Author B" w:date="2026-01-11T10:00:00Z">
        <w:r>
          <w:delText xml:space="preserve">Notice claim team. </w:delText>
        </w:r>
      </w:del>
      <w:ins w:id="4855" w:author="Author B" w:date="2026-01-12T10:00:00Z">
        <w:r>
          <w:t xml:space="preserve">Pilot receipt corporate. </w:t>
        </w:r>
      </w:ins>
      <w:del w:id="4856" w:author="Author A" w:date="2026-01-13T10:00:00Z">
        <w:r>
          <w:delText xml:space="preserve">Regional maintenance accessibility. </w:delText>
        </w:r>
      </w:del>
      <w:ins w:id="4857" w:author="Author A" w:date="2026-01-14T10:00:00Z">
        <w:r>
          <w:t xml:space="preserve">Trend suggestions board. </w:t>
        </w:r>
      </w:ins>
      <w:del w:id="4858" w:author="Author C" w:date="2026-01-15T10:00:00Z">
        <w:r>
          <w:delText xml:space="preserve">The meeting forecast. </w:delText>
        </w:r>
      </w:del>
      <w:ins w:id="4859" w:author="Author C" w:date="2026-01-16T10:00:00Z">
        <w:r>
          <w:t xml:space="preserve">Inventory relevant group. </w:t>
        </w:r>
      </w:ins>
      <w:del w:id="4860" w:author="Author B" w:date="2026-01-17T10:00:00Z">
        <w:r>
          <w:delText xml:space="preserve">Notice claim team. </w:delText>
        </w:r>
      </w:del>
    </w:p>
    <w:p>
      <w:commentRangeStart w:id="486"/>
      <w:r>
        <w:t xml:space="preserve">The meeting forecast hereby.</w:t>
      </w:r>
      <w:commentRangeEnd w:id="486"/>
      <w:r>
        <w:rPr>
          <w:rStyle w:val="CommentReference"/>
        </w:rPr>
        <w:commentReference w:id="486"/>
      </w:r>
      <w:r>
        <w:t xml:space="preserve"> </w:t>
      </w:r>
      <w:ins w:id="4861" w:author="Author A" w:date="2026-01-18T10:00:00Z">
        <w:r>
          <w:t xml:space="preserve">The meeting forecast. </w:t>
        </w:r>
      </w:ins>
      <w:del w:id="4862" w:author="Author C" w:date="2026-01-19T10:00:00Z">
        <w:r>
          <w:delText xml:space="preserve">Inventory relevant group. </w:delText>
        </w:r>
      </w:del>
      <w:ins w:id="4863" w:author="Author C" w:date="2026-01-20T10:00:00Z">
        <w:r>
          <w:t xml:space="preserve">Notice claim team. </w:t>
        </w:r>
      </w:ins>
      <w:del w:id="4864" w:author="Author B" w:date="2026-01-21T10:00:00Z">
        <w:r>
          <w:delText xml:space="preserve">Pilot receipt corporate. </w:delText>
        </w:r>
      </w:del>
      <w:ins w:id="4865" w:author="Author B" w:date="2026-01-22T10:00:00Z">
        <w:r>
          <w:t xml:space="preserve">Regional maintenance accessibility. </w:t>
        </w:r>
      </w:ins>
      <w:del w:id="4866" w:author="Author A" w:date="2026-01-23T10:00:00Z">
        <w:r>
          <w:delText xml:space="preserve">Trend suggestions board. </w:delText>
        </w:r>
      </w:del>
      <w:ins w:id="4867" w:author="Author A" w:date="2026-01-24T10:00:00Z">
        <w:r>
          <w:t xml:space="preserve">The meeting forecast. </w:t>
        </w:r>
      </w:ins>
      <w:del w:id="4868" w:author="Author C" w:date="2026-01-25T10:00:00Z">
        <w:r>
          <w:delText xml:space="preserve">Inventory relevant group. </w:delText>
        </w:r>
      </w:del>
      <w:ins w:id="4869" w:author="Author C" w:date="2026-01-26T10:00:00Z">
        <w:r>
          <w:t xml:space="preserve">Notice claim team. </w:t>
        </w:r>
      </w:ins>
      <w:del w:id="4870" w:author="Author B" w:date="2026-01-27T10:00:00Z">
        <w:r>
          <w:delText xml:space="preserve">Pilot receipt corporate. </w:delText>
        </w:r>
      </w:del>
    </w:p>
    <w:p>
      <w:commentRangeStart w:id="487"/>
      <w:r>
        <w:t xml:space="preserve">Inventory relevant group relief.</w:t>
      </w:r>
      <w:commentRangeEnd w:id="487"/>
      <w:r>
        <w:rPr>
          <w:rStyle w:val="CommentReference"/>
        </w:rPr>
        <w:commentReference w:id="487"/>
      </w:r>
      <w:r>
        <w:t xml:space="preserve"> </w:t>
      </w:r>
      <w:ins w:id="4871" w:author="Author A" w:date="2026-01-28T10:00:00Z">
        <w:r>
          <w:t xml:space="preserve">Inventory relevant group. </w:t>
        </w:r>
      </w:ins>
      <w:del w:id="4872" w:author="Author C" w:date="2026-01-01T10:00:00Z">
        <w:r>
          <w:delText xml:space="preserve">Notice claim team. </w:delText>
        </w:r>
      </w:del>
      <w:ins w:id="4873" w:author="Author C" w:date="2026-01-02T10:00:00Z">
        <w:r>
          <w:t xml:space="preserve">Pilot receipt corporate. </w:t>
        </w:r>
      </w:ins>
      <w:del w:id="4874" w:author="Author B" w:date="2026-01-03T10:00:00Z">
        <w:r>
          <w:delText xml:space="preserve">Regional maintenance accessibility. </w:delText>
        </w:r>
      </w:del>
      <w:ins w:id="4875" w:author="Author B" w:date="2026-01-04T10:00:00Z">
        <w:r>
          <w:t xml:space="preserve">Trend suggestions board. </w:t>
        </w:r>
      </w:ins>
      <w:del w:id="4876" w:author="Author A" w:date="2026-01-05T10:00:00Z">
        <w:r>
          <w:delText xml:space="preserve">The meeting forecast. </w:delText>
        </w:r>
      </w:del>
      <w:ins w:id="4877" w:author="Author A" w:date="2026-01-06T10:00:00Z">
        <w:r>
          <w:t xml:space="preserve">Inventory relevant group. </w:t>
        </w:r>
      </w:ins>
      <w:del w:id="4878" w:author="Author C" w:date="2026-01-07T10:00:00Z">
        <w:r>
          <w:delText xml:space="preserve">Notice claim team. </w:delText>
        </w:r>
      </w:del>
      <w:ins w:id="4879" w:author="Author C" w:date="2026-01-08T10:00:00Z">
        <w:r>
          <w:t xml:space="preserve">Pilot receipt corporate. </w:t>
        </w:r>
      </w:ins>
      <w:del w:id="4880" w:author="Author B" w:date="2026-01-09T10:00:00Z">
        <w:r>
          <w:delText xml:space="preserve">Regional maintenance accessibility. </w:delText>
        </w:r>
      </w:del>
    </w:p>
    <w:p>
      <w:commentRangeStart w:id="488"/>
      <w:r>
        <w:t xml:space="preserve">Notice claim team export.</w:t>
      </w:r>
      <w:commentRangeEnd w:id="488"/>
      <w:r>
        <w:rPr>
          <w:rStyle w:val="CommentReference"/>
        </w:rPr>
        <w:commentReference w:id="488"/>
      </w:r>
      <w:r>
        <w:t xml:space="preserve"> </w:t>
      </w:r>
      <w:ins w:id="4881" w:author="Author A" w:date="2026-01-10T10:00:00Z">
        <w:r>
          <w:t xml:space="preserve">Notice claim team. </w:t>
        </w:r>
      </w:ins>
      <w:del w:id="4882" w:author="Author C" w:date="2026-01-11T10:00:00Z">
        <w:r>
          <w:delText xml:space="preserve">Pilot receipt corporate. </w:delText>
        </w:r>
      </w:del>
      <w:ins w:id="4883" w:author="Author C" w:date="2026-01-12T10:00:00Z">
        <w:r>
          <w:t xml:space="preserve">Regional maintenance accessibility. </w:t>
        </w:r>
      </w:ins>
      <w:del w:id="4884" w:author="Author B" w:date="2026-01-13T10:00:00Z">
        <w:r>
          <w:delText xml:space="preserve">Trend suggestions board. </w:delText>
        </w:r>
      </w:del>
      <w:ins w:id="4885" w:author="Author B" w:date="2026-01-14T10:00:00Z">
        <w:r>
          <w:t xml:space="preserve">The meeting forecast. </w:t>
        </w:r>
      </w:ins>
      <w:del w:id="4886" w:author="Author A" w:date="2026-01-15T10:00:00Z">
        <w:r>
          <w:delText xml:space="preserve">Inventory relevant group. </w:delText>
        </w:r>
      </w:del>
      <w:ins w:id="4887" w:author="Author A" w:date="2026-01-16T10:00:00Z">
        <w:r>
          <w:t xml:space="preserve">Notice claim team. </w:t>
        </w:r>
      </w:ins>
      <w:del w:id="4888" w:author="Author C" w:date="2026-01-17T10:00:00Z">
        <w:r>
          <w:delText xml:space="preserve">Pilot receipt corporate. </w:delText>
        </w:r>
      </w:del>
      <w:ins w:id="4889" w:author="Author C" w:date="2026-01-18T10:00:00Z">
        <w:r>
          <w:t xml:space="preserve">Regional maintenance accessibility. </w:t>
        </w:r>
      </w:ins>
      <w:del w:id="4890" w:author="Author B" w:date="2026-01-19T10:00:00Z">
        <w:r>
          <w:delText xml:space="preserve">Trend suggestions board. </w:delText>
        </w:r>
      </w:del>
    </w:p>
    <w:p>
      <w:commentRangeStart w:id="489"/>
      <w:r>
        <w:t xml:space="preserve">Pilot receipt corporate requirement.</w:t>
      </w:r>
      <w:commentRangeEnd w:id="489"/>
      <w:r>
        <w:rPr>
          <w:rStyle w:val="CommentReference"/>
        </w:rPr>
        <w:commentReference w:id="489"/>
      </w:r>
      <w:r>
        <w:t xml:space="preserve"> </w:t>
      </w:r>
      <w:ins w:id="4891" w:author="Author A" w:date="2026-01-20T10:00:00Z">
        <w:r>
          <w:t xml:space="preserve">Pilot receipt corporate. </w:t>
        </w:r>
      </w:ins>
      <w:del w:id="4892" w:author="Author C" w:date="2026-01-21T10:00:00Z">
        <w:r>
          <w:delText xml:space="preserve">Regional maintenance accessibility. </w:delText>
        </w:r>
      </w:del>
      <w:ins w:id="4893" w:author="Author C" w:date="2026-01-22T10:00:00Z">
        <w:r>
          <w:t xml:space="preserve">Trend suggestions board. </w:t>
        </w:r>
      </w:ins>
      <w:del w:id="4894" w:author="Author B" w:date="2026-01-23T10:00:00Z">
        <w:r>
          <w:delText xml:space="preserve">The meeting forecast. </w:delText>
        </w:r>
      </w:del>
      <w:ins w:id="4895" w:author="Author B" w:date="2026-01-24T10:00:00Z">
        <w:r>
          <w:t xml:space="preserve">Inventory relevant group. </w:t>
        </w:r>
      </w:ins>
      <w:del w:id="4896" w:author="Author A" w:date="2026-01-25T10:00:00Z">
        <w:r>
          <w:delText xml:space="preserve">Notice claim team. </w:delText>
        </w:r>
      </w:del>
      <w:ins w:id="4897" w:author="Author A" w:date="2026-01-26T10:00:00Z">
        <w:r>
          <w:t xml:space="preserve">Pilot receipt corporate. </w:t>
        </w:r>
      </w:ins>
      <w:del w:id="4898" w:author="Author C" w:date="2026-01-27T10:00:00Z">
        <w:r>
          <w:delText xml:space="preserve">Regional maintenance accessibility. </w:delText>
        </w:r>
      </w:del>
      <w:ins w:id="4899" w:author="Author C" w:date="2026-01-28T10:00:00Z">
        <w:r>
          <w:t xml:space="preserve">Trend suggestions board. </w:t>
        </w:r>
      </w:ins>
      <w:del w:id="4900" w:author="Author B" w:date="2026-01-01T10:00:00Z">
        <w:r>
          <w:delText xml:space="preserve">The meeting forecast. </w:delText>
        </w:r>
      </w:del>
    </w:p>
    <w:p>
      <w:commentRangeStart w:id="490"/>
      <w:r>
        <w:t xml:space="preserve">Regional maintenance accessibility tax.</w:t>
      </w:r>
      <w:commentRangeEnd w:id="490"/>
      <w:r>
        <w:rPr>
          <w:rStyle w:val="CommentReference"/>
        </w:rPr>
        <w:commentReference w:id="490"/>
      </w:r>
      <w:r>
        <w:t xml:space="preserve"> </w:t>
      </w:r>
      <w:ins w:id="4901" w:author="Author A" w:date="2026-01-02T10:00:00Z">
        <w:r>
          <w:t xml:space="preserve">Regional maintenance accessibility. </w:t>
        </w:r>
      </w:ins>
      <w:del w:id="4902" w:author="Author C" w:date="2026-01-03T10:00:00Z">
        <w:r>
          <w:delText xml:space="preserve">Trend suggestions board. </w:delText>
        </w:r>
      </w:del>
      <w:ins w:id="4903" w:author="Author C" w:date="2026-01-04T10:00:00Z">
        <w:r>
          <w:t xml:space="preserve">The meeting forecast. </w:t>
        </w:r>
      </w:ins>
      <w:del w:id="4904" w:author="Author B" w:date="2026-01-05T10:00:00Z">
        <w:r>
          <w:delText xml:space="preserve">Inventory relevant group. </w:delText>
        </w:r>
      </w:del>
      <w:ins w:id="4905" w:author="Author B" w:date="2026-01-06T10:00:00Z">
        <w:r>
          <w:t xml:space="preserve">Notice claim team. </w:t>
        </w:r>
      </w:ins>
      <w:del w:id="4906" w:author="Author A" w:date="2026-01-07T10:00:00Z">
        <w:r>
          <w:delText xml:space="preserve">Pilot receipt corporate. </w:delText>
        </w:r>
      </w:del>
      <w:ins w:id="4907" w:author="Author A" w:date="2026-01-08T10:00:00Z">
        <w:r>
          <w:t xml:space="preserve">Regional maintenance accessibility. </w:t>
        </w:r>
      </w:ins>
      <w:del w:id="4908" w:author="Author C" w:date="2026-01-09T10:00:00Z">
        <w:r>
          <w:delText xml:space="preserve">Trend suggestions board. </w:delText>
        </w:r>
      </w:del>
      <w:ins w:id="4909" w:author="Author C" w:date="2026-01-10T10:00:00Z">
        <w:r>
          <w:t xml:space="preserve">The meeting forecast. </w:t>
        </w:r>
      </w:ins>
      <w:del w:id="4910" w:author="Author B" w:date="2026-01-11T10:00:00Z">
        <w:r>
          <w:delText xml:space="preserve">Inventory relevant group. </w:delText>
        </w:r>
      </w:del>
    </w:p>
    <w:p>
      <w:commentRangeStart w:id="491"/>
      <w:r>
        <w:t xml:space="preserve">Trend suggestions board order.</w:t>
      </w:r>
      <w:commentRangeEnd w:id="491"/>
      <w:r>
        <w:rPr>
          <w:rStyle w:val="CommentReference"/>
        </w:rPr>
        <w:commentReference w:id="491"/>
      </w:r>
      <w:r>
        <w:t xml:space="preserve"> </w:t>
      </w:r>
      <w:ins w:id="4911" w:author="Author A" w:date="2026-01-12T10:00:00Z">
        <w:r>
          <w:t xml:space="preserve">Trend suggestions board. </w:t>
        </w:r>
      </w:ins>
      <w:del w:id="4912" w:author="Author C" w:date="2026-01-13T10:00:00Z">
        <w:r>
          <w:delText xml:space="preserve">The meeting forecast. </w:delText>
        </w:r>
      </w:del>
      <w:ins w:id="4913" w:author="Author C" w:date="2026-01-14T10:00:00Z">
        <w:r>
          <w:t xml:space="preserve">Inventory relevant group. </w:t>
        </w:r>
      </w:ins>
      <w:del w:id="4914" w:author="Author B" w:date="2026-01-15T10:00:00Z">
        <w:r>
          <w:delText xml:space="preserve">Notice claim team. </w:delText>
        </w:r>
      </w:del>
      <w:ins w:id="4915" w:author="Author B" w:date="2026-01-16T10:00:00Z">
        <w:r>
          <w:t xml:space="preserve">Pilot receipt corporate. </w:t>
        </w:r>
      </w:ins>
      <w:del w:id="4916" w:author="Author A" w:date="2026-01-17T10:00:00Z">
        <w:r>
          <w:delText xml:space="preserve">Regional maintenance accessibility. </w:delText>
        </w:r>
      </w:del>
      <w:ins w:id="4917" w:author="Author A" w:date="2026-01-18T10:00:00Z">
        <w:r>
          <w:t xml:space="preserve">Trend suggestions board. </w:t>
        </w:r>
      </w:ins>
      <w:del w:id="4918" w:author="Author C" w:date="2026-01-19T10:00:00Z">
        <w:r>
          <w:delText xml:space="preserve">The meeting forecast. </w:delText>
        </w:r>
      </w:del>
      <w:ins w:id="4919" w:author="Author C" w:date="2026-01-20T10:00:00Z">
        <w:r>
          <w:t xml:space="preserve">Inventory relevant group. </w:t>
        </w:r>
      </w:ins>
      <w:del w:id="4920" w:author="Author B" w:date="2026-01-21T10:00:00Z">
        <w:r>
          <w:delText xml:space="preserve">Notice claim team. </w:delText>
        </w:r>
      </w:del>
    </w:p>
    <w:p>
      <w:commentRangeStart w:id="492"/>
      <w:r>
        <w:t xml:space="preserve">The meeting forecast hereby.</w:t>
      </w:r>
      <w:commentRangeEnd w:id="492"/>
      <w:r>
        <w:rPr>
          <w:rStyle w:val="CommentReference"/>
        </w:rPr>
        <w:commentReference w:id="492"/>
      </w:r>
      <w:r>
        <w:t xml:space="preserve"> </w:t>
      </w:r>
      <w:ins w:id="4921" w:author="Author A" w:date="2026-01-22T10:00:00Z">
        <w:r>
          <w:t xml:space="preserve">The meeting forecast. </w:t>
        </w:r>
      </w:ins>
      <w:del w:id="4922" w:author="Author C" w:date="2026-01-23T10:00:00Z">
        <w:r>
          <w:delText xml:space="preserve">Inventory relevant group. </w:delText>
        </w:r>
      </w:del>
      <w:ins w:id="4923" w:author="Author C" w:date="2026-01-24T10:00:00Z">
        <w:r>
          <w:t xml:space="preserve">Notice claim team. </w:t>
        </w:r>
      </w:ins>
      <w:del w:id="4924" w:author="Author B" w:date="2026-01-25T10:00:00Z">
        <w:r>
          <w:delText xml:space="preserve">Pilot receipt corporate. </w:delText>
        </w:r>
      </w:del>
      <w:ins w:id="4925" w:author="Author B" w:date="2026-01-26T10:00:00Z">
        <w:r>
          <w:t xml:space="preserve">Regional maintenance accessibility. </w:t>
        </w:r>
      </w:ins>
      <w:del w:id="4926" w:author="Author A" w:date="2026-01-27T10:00:00Z">
        <w:r>
          <w:delText xml:space="preserve">Trend suggestions board. </w:delText>
        </w:r>
      </w:del>
      <w:ins w:id="4927" w:author="Author A" w:date="2026-01-28T10:00:00Z">
        <w:r>
          <w:t xml:space="preserve">The meeting forecast. </w:t>
        </w:r>
      </w:ins>
      <w:del w:id="4928" w:author="Author C" w:date="2026-01-01T10:00:00Z">
        <w:r>
          <w:delText xml:space="preserve">Inventory relevant group. </w:delText>
        </w:r>
      </w:del>
      <w:ins w:id="4929" w:author="Author C" w:date="2026-01-02T10:00:00Z">
        <w:r>
          <w:t xml:space="preserve">Notice claim team. </w:t>
        </w:r>
      </w:ins>
      <w:del w:id="4930" w:author="Author B" w:date="2026-01-03T10:00:00Z">
        <w:r>
          <w:delText xml:space="preserve">Pilot receipt corporate. </w:delText>
        </w:r>
      </w:del>
    </w:p>
    <w:p>
      <w:commentRangeStart w:id="493"/>
      <w:r>
        <w:t xml:space="preserve">Inventory relevant group relief.</w:t>
      </w:r>
      <w:commentRangeEnd w:id="493"/>
      <w:r>
        <w:rPr>
          <w:rStyle w:val="CommentReference"/>
        </w:rPr>
        <w:commentReference w:id="493"/>
      </w:r>
      <w:r>
        <w:t xml:space="preserve"> </w:t>
      </w:r>
      <w:ins w:id="4931" w:author="Author A" w:date="2026-01-04T10:00:00Z">
        <w:r>
          <w:t xml:space="preserve">Inventory relevant group. </w:t>
        </w:r>
      </w:ins>
      <w:del w:id="4932" w:author="Author C" w:date="2026-01-05T10:00:00Z">
        <w:r>
          <w:delText xml:space="preserve">Notice claim team. </w:delText>
        </w:r>
      </w:del>
      <w:ins w:id="4933" w:author="Author C" w:date="2026-01-06T10:00:00Z">
        <w:r>
          <w:t xml:space="preserve">Pilot receipt corporate. </w:t>
        </w:r>
      </w:ins>
      <w:del w:id="4934" w:author="Author B" w:date="2026-01-07T10:00:00Z">
        <w:r>
          <w:delText xml:space="preserve">Regional maintenance accessibility. </w:delText>
        </w:r>
      </w:del>
      <w:ins w:id="4935" w:author="Author B" w:date="2026-01-08T10:00:00Z">
        <w:r>
          <w:t xml:space="preserve">Trend suggestions board. </w:t>
        </w:r>
      </w:ins>
      <w:del w:id="4936" w:author="Author A" w:date="2026-01-09T10:00:00Z">
        <w:r>
          <w:delText xml:space="preserve">The meeting forecast. </w:delText>
        </w:r>
      </w:del>
      <w:ins w:id="4937" w:author="Author A" w:date="2026-01-10T10:00:00Z">
        <w:r>
          <w:t xml:space="preserve">Inventory relevant group. </w:t>
        </w:r>
      </w:ins>
      <w:del w:id="4938" w:author="Author C" w:date="2026-01-11T10:00:00Z">
        <w:r>
          <w:delText xml:space="preserve">Notice claim team. </w:delText>
        </w:r>
      </w:del>
      <w:ins w:id="4939" w:author="Author C" w:date="2026-01-12T10:00:00Z">
        <w:r>
          <w:t xml:space="preserve">Pilot receipt corporate. </w:t>
        </w:r>
      </w:ins>
      <w:del w:id="4940" w:author="Author B" w:date="2026-01-13T10:00:00Z">
        <w:r>
          <w:delText xml:space="preserve">Regional maintenance accessibility. </w:delText>
        </w:r>
      </w:del>
    </w:p>
    <w:p>
      <w:commentRangeStart w:id="494"/>
      <w:r>
        <w:t xml:space="preserve">Notice claim team export.</w:t>
      </w:r>
      <w:commentRangeEnd w:id="494"/>
      <w:r>
        <w:rPr>
          <w:rStyle w:val="CommentReference"/>
        </w:rPr>
        <w:commentReference w:id="494"/>
      </w:r>
      <w:r>
        <w:t xml:space="preserve"> </w:t>
      </w:r>
      <w:ins w:id="4941" w:author="Author A" w:date="2026-01-14T10:00:00Z">
        <w:r>
          <w:t xml:space="preserve">Notice claim team. </w:t>
        </w:r>
      </w:ins>
      <w:del w:id="4942" w:author="Author C" w:date="2026-01-15T10:00:00Z">
        <w:r>
          <w:delText xml:space="preserve">Pilot receipt corporate. </w:delText>
        </w:r>
      </w:del>
      <w:ins w:id="4943" w:author="Author C" w:date="2026-01-16T10:00:00Z">
        <w:r>
          <w:t xml:space="preserve">Regional maintenance accessibility. </w:t>
        </w:r>
      </w:ins>
      <w:del w:id="4944" w:author="Author B" w:date="2026-01-17T10:00:00Z">
        <w:r>
          <w:delText xml:space="preserve">Trend suggestions board. </w:delText>
        </w:r>
      </w:del>
      <w:ins w:id="4945" w:author="Author B" w:date="2026-01-18T10:00:00Z">
        <w:r>
          <w:t xml:space="preserve">The meeting forecast. </w:t>
        </w:r>
      </w:ins>
      <w:del w:id="4946" w:author="Author A" w:date="2026-01-19T10:00:00Z">
        <w:r>
          <w:delText xml:space="preserve">Inventory relevant group. </w:delText>
        </w:r>
      </w:del>
      <w:ins w:id="4947" w:author="Author A" w:date="2026-01-20T10:00:00Z">
        <w:r>
          <w:t xml:space="preserve">Notice claim team. </w:t>
        </w:r>
      </w:ins>
      <w:del w:id="4948" w:author="Author C" w:date="2026-01-21T10:00:00Z">
        <w:r>
          <w:delText xml:space="preserve">Pilot receipt corporate. </w:delText>
        </w:r>
      </w:del>
      <w:ins w:id="4949" w:author="Author C" w:date="2026-01-22T10:00:00Z">
        <w:r>
          <w:t xml:space="preserve">Regional maintenance accessibility. </w:t>
        </w:r>
      </w:ins>
      <w:del w:id="4950" w:author="Author B" w:date="2026-01-23T10:00:00Z">
        <w:r>
          <w:delText xml:space="preserve">Trend suggestions board. </w:delText>
        </w:r>
      </w:del>
    </w:p>
    <w:p>
      <w:commentRangeStart w:id="495"/>
      <w:r>
        <w:t xml:space="preserve">Pilot receipt corporate requirement.</w:t>
      </w:r>
      <w:commentRangeEnd w:id="495"/>
      <w:r>
        <w:rPr>
          <w:rStyle w:val="CommentReference"/>
        </w:rPr>
        <w:commentReference w:id="495"/>
      </w:r>
      <w:r>
        <w:t xml:space="preserve"> </w:t>
      </w:r>
      <w:ins w:id="4951" w:author="Author A" w:date="2026-01-24T10:00:00Z">
        <w:r>
          <w:t xml:space="preserve">Pilot receipt corporate. </w:t>
        </w:r>
      </w:ins>
      <w:del w:id="4952" w:author="Author C" w:date="2026-01-25T10:00:00Z">
        <w:r>
          <w:delText xml:space="preserve">Regional maintenance accessibility. </w:delText>
        </w:r>
      </w:del>
      <w:ins w:id="4953" w:author="Author C" w:date="2026-01-26T10:00:00Z">
        <w:r>
          <w:t xml:space="preserve">Trend suggestions board. </w:t>
        </w:r>
      </w:ins>
      <w:del w:id="4954" w:author="Author B" w:date="2026-01-27T10:00:00Z">
        <w:r>
          <w:delText xml:space="preserve">The meeting forecast. </w:delText>
        </w:r>
      </w:del>
      <w:ins w:id="4955" w:author="Author B" w:date="2026-01-28T10:00:00Z">
        <w:r>
          <w:t xml:space="preserve">Inventory relevant group. </w:t>
        </w:r>
      </w:ins>
      <w:del w:id="4956" w:author="Author A" w:date="2026-01-01T10:00:00Z">
        <w:r>
          <w:delText xml:space="preserve">Notice claim team. </w:delText>
        </w:r>
      </w:del>
      <w:ins w:id="4957" w:author="Author A" w:date="2026-01-02T10:00:00Z">
        <w:r>
          <w:t xml:space="preserve">Pilot receipt corporate. </w:t>
        </w:r>
      </w:ins>
      <w:del w:id="4958" w:author="Author C" w:date="2026-01-03T10:00:00Z">
        <w:r>
          <w:delText xml:space="preserve">Regional maintenance accessibility. </w:delText>
        </w:r>
      </w:del>
      <w:ins w:id="4959" w:author="Author C" w:date="2026-01-04T10:00:00Z">
        <w:r>
          <w:t xml:space="preserve">Trend suggestions board. </w:t>
        </w:r>
      </w:ins>
      <w:del w:id="4960" w:author="Author B" w:date="2026-01-05T10:00:00Z">
        <w:r>
          <w:delText xml:space="preserve">The meeting forecast. </w:delText>
        </w:r>
      </w:del>
    </w:p>
    <w:p>
      <w:commentRangeStart w:id="496"/>
      <w:r>
        <w:t xml:space="preserve">Regional maintenance accessibility tax.</w:t>
      </w:r>
      <w:commentRangeEnd w:id="496"/>
      <w:r>
        <w:rPr>
          <w:rStyle w:val="CommentReference"/>
        </w:rPr>
        <w:commentReference w:id="496"/>
      </w:r>
      <w:r>
        <w:t xml:space="preserve"> </w:t>
      </w:r>
      <w:ins w:id="4961" w:author="Author A" w:date="2026-01-06T10:00:00Z">
        <w:r>
          <w:t xml:space="preserve">Regional maintenance accessibility. </w:t>
        </w:r>
      </w:ins>
      <w:del w:id="4962" w:author="Author C" w:date="2026-01-07T10:00:00Z">
        <w:r>
          <w:delText xml:space="preserve">Trend suggestions board. </w:delText>
        </w:r>
      </w:del>
      <w:ins w:id="4963" w:author="Author C" w:date="2026-01-08T10:00:00Z">
        <w:r>
          <w:t xml:space="preserve">The meeting forecast. </w:t>
        </w:r>
      </w:ins>
      <w:del w:id="4964" w:author="Author B" w:date="2026-01-09T10:00:00Z">
        <w:r>
          <w:delText xml:space="preserve">Inventory relevant group. </w:delText>
        </w:r>
      </w:del>
      <w:ins w:id="4965" w:author="Author B" w:date="2026-01-10T10:00:00Z">
        <w:r>
          <w:t xml:space="preserve">Notice claim team. </w:t>
        </w:r>
      </w:ins>
      <w:del w:id="4966" w:author="Author A" w:date="2026-01-11T10:00:00Z">
        <w:r>
          <w:delText xml:space="preserve">Pilot receipt corporate. </w:delText>
        </w:r>
      </w:del>
      <w:ins w:id="4967" w:author="Author A" w:date="2026-01-12T10:00:00Z">
        <w:r>
          <w:t xml:space="preserve">Regional maintenance accessibility. </w:t>
        </w:r>
      </w:ins>
      <w:del w:id="4968" w:author="Author C" w:date="2026-01-13T10:00:00Z">
        <w:r>
          <w:delText xml:space="preserve">Trend suggestions board. </w:delText>
        </w:r>
      </w:del>
      <w:ins w:id="4969" w:author="Author C" w:date="2026-01-14T10:00:00Z">
        <w:r>
          <w:t xml:space="preserve">The meeting forecast. </w:t>
        </w:r>
      </w:ins>
      <w:del w:id="4970" w:author="Author B" w:date="2026-01-15T10:00:00Z">
        <w:r>
          <w:delText xml:space="preserve">Inventory relevant group. </w:delText>
        </w:r>
      </w:del>
    </w:p>
    <w:p>
      <w:commentRangeStart w:id="497"/>
      <w:r>
        <w:t xml:space="preserve">Trend suggestions board order.</w:t>
      </w:r>
      <w:commentRangeEnd w:id="497"/>
      <w:r>
        <w:rPr>
          <w:rStyle w:val="CommentReference"/>
        </w:rPr>
        <w:commentReference w:id="497"/>
      </w:r>
      <w:r>
        <w:t xml:space="preserve"> </w:t>
      </w:r>
      <w:ins w:id="4971" w:author="Author A" w:date="2026-01-16T10:00:00Z">
        <w:r>
          <w:t xml:space="preserve">Trend suggestions board. </w:t>
        </w:r>
      </w:ins>
      <w:del w:id="4972" w:author="Author C" w:date="2026-01-17T10:00:00Z">
        <w:r>
          <w:delText xml:space="preserve">The meeting forecast. </w:delText>
        </w:r>
      </w:del>
      <w:ins w:id="4973" w:author="Author C" w:date="2026-01-18T10:00:00Z">
        <w:r>
          <w:t xml:space="preserve">Inventory relevant group. </w:t>
        </w:r>
      </w:ins>
      <w:del w:id="4974" w:author="Author B" w:date="2026-01-19T10:00:00Z">
        <w:r>
          <w:delText xml:space="preserve">Notice claim team. </w:delText>
        </w:r>
      </w:del>
      <w:ins w:id="4975" w:author="Author B" w:date="2026-01-20T10:00:00Z">
        <w:r>
          <w:t xml:space="preserve">Pilot receipt corporate. </w:t>
        </w:r>
      </w:ins>
      <w:del w:id="4976" w:author="Author A" w:date="2026-01-21T10:00:00Z">
        <w:r>
          <w:delText xml:space="preserve">Regional maintenance accessibility. </w:delText>
        </w:r>
      </w:del>
      <w:ins w:id="4977" w:author="Author A" w:date="2026-01-22T10:00:00Z">
        <w:r>
          <w:t xml:space="preserve">Trend suggestions board. </w:t>
        </w:r>
      </w:ins>
      <w:del w:id="4978" w:author="Author C" w:date="2026-01-23T10:00:00Z">
        <w:r>
          <w:delText xml:space="preserve">The meeting forecast. </w:delText>
        </w:r>
      </w:del>
      <w:ins w:id="4979" w:author="Author C" w:date="2026-01-24T10:00:00Z">
        <w:r>
          <w:t xml:space="preserve">Inventory relevant group. </w:t>
        </w:r>
      </w:ins>
      <w:del w:id="4980" w:author="Author B" w:date="2026-01-25T10:00:00Z">
        <w:r>
          <w:delText xml:space="preserve">Notice claim team. </w:delText>
        </w:r>
      </w:del>
    </w:p>
    <w:p>
      <w:commentRangeStart w:id="498"/>
      <w:r>
        <w:t xml:space="preserve">The meeting forecast hereby.</w:t>
      </w:r>
      <w:commentRangeEnd w:id="498"/>
      <w:r>
        <w:rPr>
          <w:rStyle w:val="CommentReference"/>
        </w:rPr>
        <w:commentReference w:id="498"/>
      </w:r>
      <w:r>
        <w:t xml:space="preserve"> </w:t>
      </w:r>
      <w:ins w:id="4981" w:author="Author A" w:date="2026-01-26T10:00:00Z">
        <w:r>
          <w:t xml:space="preserve">The meeting forecast. </w:t>
        </w:r>
      </w:ins>
      <w:del w:id="4982" w:author="Author C" w:date="2026-01-27T10:00:00Z">
        <w:r>
          <w:delText xml:space="preserve">Inventory relevant group. </w:delText>
        </w:r>
      </w:del>
      <w:ins w:id="4983" w:author="Author C" w:date="2026-01-28T10:00:00Z">
        <w:r>
          <w:t xml:space="preserve">Notice claim team. </w:t>
        </w:r>
      </w:ins>
      <w:del w:id="4984" w:author="Author B" w:date="2026-01-01T10:00:00Z">
        <w:r>
          <w:delText xml:space="preserve">Pilot receipt corporate. </w:delText>
        </w:r>
      </w:del>
      <w:ins w:id="4985" w:author="Author B" w:date="2026-01-02T10:00:00Z">
        <w:r>
          <w:t xml:space="preserve">Regional maintenance accessibility. </w:t>
        </w:r>
      </w:ins>
      <w:del w:id="4986" w:author="Author A" w:date="2026-01-03T10:00:00Z">
        <w:r>
          <w:delText xml:space="preserve">Trend suggestions board. </w:delText>
        </w:r>
      </w:del>
      <w:ins w:id="4987" w:author="Author A" w:date="2026-01-04T10:00:00Z">
        <w:r>
          <w:t xml:space="preserve">The meeting forecast. </w:t>
        </w:r>
      </w:ins>
      <w:del w:id="4988" w:author="Author C" w:date="2026-01-05T10:00:00Z">
        <w:r>
          <w:delText xml:space="preserve">Inventory relevant group. </w:delText>
        </w:r>
      </w:del>
      <w:ins w:id="4989" w:author="Author C" w:date="2026-01-06T10:00:00Z">
        <w:r>
          <w:t xml:space="preserve">Notice claim team. </w:t>
        </w:r>
      </w:ins>
      <w:del w:id="4990" w:author="Author B" w:date="2026-01-07T10:00:00Z">
        <w:r>
          <w:delText xml:space="preserve">Pilot receipt corporate. </w:delText>
        </w:r>
      </w:del>
    </w:p>
    <w:p>
      <w:commentRangeStart w:id="499"/>
      <w:r>
        <w:t xml:space="preserve">Inventory relevant group relief.</w:t>
      </w:r>
      <w:commentRangeEnd w:id="499"/>
      <w:r>
        <w:rPr>
          <w:rStyle w:val="CommentReference"/>
        </w:rPr>
        <w:commentReference w:id="499"/>
      </w:r>
      <w:r>
        <w:t xml:space="preserve"> </w:t>
      </w:r>
      <w:ins w:id="4991" w:author="Author A" w:date="2026-01-08T10:00:00Z">
        <w:r>
          <w:t xml:space="preserve">Inventory relevant group. </w:t>
        </w:r>
      </w:ins>
      <w:del w:id="4992" w:author="Author C" w:date="2026-01-09T10:00:00Z">
        <w:r>
          <w:delText xml:space="preserve">Notice claim team. </w:delText>
        </w:r>
      </w:del>
      <w:ins w:id="4993" w:author="Author C" w:date="2026-01-10T10:00:00Z">
        <w:r>
          <w:t xml:space="preserve">Pilot receipt corporate. </w:t>
        </w:r>
      </w:ins>
      <w:del w:id="4994" w:author="Author B" w:date="2026-01-11T10:00:00Z">
        <w:r>
          <w:delText xml:space="preserve">Regional maintenance accessibility. </w:delText>
        </w:r>
      </w:del>
      <w:ins w:id="4995" w:author="Author B" w:date="2026-01-12T10:00:00Z">
        <w:r>
          <w:t xml:space="preserve">Trend suggestions board. </w:t>
        </w:r>
      </w:ins>
      <w:del w:id="4996" w:author="Author A" w:date="2026-01-13T10:00:00Z">
        <w:r>
          <w:delText xml:space="preserve">The meeting forecast. </w:delText>
        </w:r>
      </w:del>
      <w:ins w:id="4997" w:author="Author A" w:date="2026-01-14T10:00:00Z">
        <w:r>
          <w:t xml:space="preserve">Inventory relevant group. </w:t>
        </w:r>
      </w:ins>
      <w:del w:id="4998" w:author="Author C" w:date="2026-01-15T10:00:00Z">
        <w:r>
          <w:delText xml:space="preserve">Notice claim team. </w:delText>
        </w:r>
      </w:del>
      <w:ins w:id="4999" w:author="Author C" w:date="2026-01-16T10:00:00Z">
        <w:r>
          <w:t xml:space="preserve">Pilot receipt corporate. </w:t>
        </w:r>
      </w:ins>
      <w:del w:id="5000" w:author="Author B" w:date="2026-01-17T10:00:00Z">
        <w:r>
          <w:delText xml:space="preserve">Regional maintenance accessibility. </w:delText>
        </w:r>
      </w:del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comment w:id="0" w:author="Author A" w:date="2026-02-01T09:00:00Z" w:initials="AA">
    <w:p w14:paraId="0000100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0.</w:t>
      </w:r>
    </w:p>
  </w:comment>
  <w:comment w:id="1" w:author="Author B" w:date="2026-02-02T09:00:00Z" w:initials="AB">
    <w:p w14:paraId="0000100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1.</w:t>
      </w:r>
    </w:p>
  </w:comment>
  <w:comment w:id="2" w:author="Author C" w:date="2026-02-03T09:00:00Z" w:initials="AC">
    <w:p w14:paraId="0000100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2.</w:t>
      </w:r>
    </w:p>
  </w:comment>
  <w:comment w:id="3" w:author="Author A" w:date="2026-02-04T09:00:00Z" w:initials="AA">
    <w:p w14:paraId="0000100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3.</w:t>
      </w:r>
    </w:p>
  </w:comment>
  <w:comment w:id="4" w:author="Author B" w:date="2026-02-05T09:00:00Z" w:initials="AB">
    <w:p w14:paraId="0000100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4.</w:t>
      </w:r>
    </w:p>
  </w:comment>
  <w:comment w:id="5" w:author="Author C" w:date="2026-02-06T09:00:00Z" w:initials="AC">
    <w:p w14:paraId="0000100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5.</w:t>
      </w:r>
    </w:p>
  </w:comment>
  <w:comment w:id="6" w:author="Author A" w:date="2026-02-07T09:00:00Z" w:initials="AA">
    <w:p w14:paraId="0000100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6.</w:t>
      </w:r>
    </w:p>
  </w:comment>
  <w:comment w:id="7" w:author="Author B" w:date="2026-02-08T09:00:00Z" w:initials="AB">
    <w:p w14:paraId="0000100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7.</w:t>
      </w:r>
    </w:p>
  </w:comment>
  <w:comment w:id="8" w:author="Author C" w:date="2026-02-09T09:00:00Z" w:initials="AC">
    <w:p w14:paraId="0000100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8.</w:t>
      </w:r>
    </w:p>
  </w:comment>
  <w:comment w:id="9" w:author="Author A" w:date="2026-02-10T09:00:00Z" w:initials="AA">
    <w:p w14:paraId="0000100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9.</w:t>
      </w:r>
    </w:p>
  </w:comment>
  <w:comment w:id="10" w:author="Author B" w:date="2026-02-11T09:00:00Z" w:initials="AB">
    <w:p w14:paraId="0000100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10.</w:t>
      </w:r>
    </w:p>
  </w:comment>
  <w:comment w:id="11" w:author="Author C" w:date="2026-02-12T09:00:00Z" w:initials="AC">
    <w:p w14:paraId="0000100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11.</w:t>
      </w:r>
    </w:p>
  </w:comment>
  <w:comment w:id="12" w:author="Author A" w:date="2026-02-13T09:00:00Z" w:initials="AA">
    <w:p w14:paraId="0000100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12.</w:t>
      </w:r>
    </w:p>
  </w:comment>
  <w:comment w:id="13" w:author="Author B" w:date="2026-02-14T09:00:00Z" w:initials="AB">
    <w:p w14:paraId="0000100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13.</w:t>
      </w:r>
    </w:p>
  </w:comment>
  <w:comment w:id="14" w:author="Author C" w:date="2026-02-15T09:00:00Z" w:initials="AC">
    <w:p w14:paraId="0000100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14.</w:t>
      </w:r>
    </w:p>
  </w:comment>
  <w:comment w:id="15" w:author="Author A" w:date="2026-02-16T09:00:00Z" w:initials="AA">
    <w:p w14:paraId="0000100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15.</w:t>
      </w:r>
    </w:p>
  </w:comment>
  <w:comment w:id="16" w:author="Author B" w:date="2026-02-17T09:00:00Z" w:initials="AB">
    <w:p w14:paraId="0000101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16.</w:t>
      </w:r>
    </w:p>
  </w:comment>
  <w:comment w:id="17" w:author="Author C" w:date="2026-02-18T09:00:00Z" w:initials="AC">
    <w:p w14:paraId="0000101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17.</w:t>
      </w:r>
    </w:p>
  </w:comment>
  <w:comment w:id="18" w:author="Author A" w:date="2026-02-19T09:00:00Z" w:initials="AA">
    <w:p w14:paraId="0000101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18.</w:t>
      </w:r>
    </w:p>
  </w:comment>
  <w:comment w:id="19" w:author="Author B" w:date="2026-02-20T09:00:00Z" w:initials="AB">
    <w:p w14:paraId="0000101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19.</w:t>
      </w:r>
    </w:p>
  </w:comment>
  <w:comment w:id="20" w:author="Author C" w:date="2026-02-21T09:00:00Z" w:initials="AC">
    <w:p w14:paraId="0000101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20.</w:t>
      </w:r>
    </w:p>
  </w:comment>
  <w:comment w:id="21" w:author="Author A" w:date="2026-02-22T09:00:00Z" w:initials="AA">
    <w:p w14:paraId="0000101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21.</w:t>
      </w:r>
    </w:p>
  </w:comment>
  <w:comment w:id="22" w:author="Author B" w:date="2026-02-23T09:00:00Z" w:initials="AB">
    <w:p w14:paraId="0000101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22.</w:t>
      </w:r>
    </w:p>
  </w:comment>
  <w:comment w:id="23" w:author="Author C" w:date="2026-02-24T09:00:00Z" w:initials="AC">
    <w:p w14:paraId="0000101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23.</w:t>
      </w:r>
    </w:p>
  </w:comment>
  <w:comment w:id="24" w:author="Author A" w:date="2026-02-25T09:00:00Z" w:initials="AA">
    <w:p w14:paraId="0000101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24.</w:t>
      </w:r>
    </w:p>
  </w:comment>
  <w:comment w:id="25" w:author="Author B" w:date="2026-02-26T09:00:00Z" w:initials="AB">
    <w:p w14:paraId="0000101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25.</w:t>
      </w:r>
    </w:p>
  </w:comment>
  <w:comment w:id="26" w:author="Author C" w:date="2026-02-27T09:00:00Z" w:initials="AC">
    <w:p w14:paraId="0000101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26.</w:t>
      </w:r>
    </w:p>
  </w:comment>
  <w:comment w:id="27" w:author="Author A" w:date="2026-02-28T09:00:00Z" w:initials="AA">
    <w:p w14:paraId="0000101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27.</w:t>
      </w:r>
    </w:p>
  </w:comment>
  <w:comment w:id="28" w:author="Author B" w:date="2026-02-01T09:00:00Z" w:initials="AB">
    <w:p w14:paraId="0000101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28.</w:t>
      </w:r>
    </w:p>
  </w:comment>
  <w:comment w:id="29" w:author="Author C" w:date="2026-02-02T09:00:00Z" w:initials="AC">
    <w:p w14:paraId="0000101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29.</w:t>
      </w:r>
    </w:p>
  </w:comment>
  <w:comment w:id="30" w:author="Author A" w:date="2026-02-03T09:00:00Z" w:initials="AA">
    <w:p w14:paraId="0000101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30.</w:t>
      </w:r>
    </w:p>
  </w:comment>
  <w:comment w:id="31" w:author="Author B" w:date="2026-02-04T09:00:00Z" w:initials="AB">
    <w:p w14:paraId="0000101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31.</w:t>
      </w:r>
    </w:p>
  </w:comment>
  <w:comment w:id="32" w:author="Author C" w:date="2026-02-05T09:00:00Z" w:initials="AC">
    <w:p w14:paraId="0000102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32.</w:t>
      </w:r>
    </w:p>
  </w:comment>
  <w:comment w:id="33" w:author="Author A" w:date="2026-02-06T09:00:00Z" w:initials="AA">
    <w:p w14:paraId="0000102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33.</w:t>
      </w:r>
    </w:p>
  </w:comment>
  <w:comment w:id="34" w:author="Author B" w:date="2026-02-07T09:00:00Z" w:initials="AB">
    <w:p w14:paraId="0000102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34.</w:t>
      </w:r>
    </w:p>
  </w:comment>
  <w:comment w:id="35" w:author="Author C" w:date="2026-02-08T09:00:00Z" w:initials="AC">
    <w:p w14:paraId="0000102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35.</w:t>
      </w:r>
    </w:p>
  </w:comment>
  <w:comment w:id="36" w:author="Author A" w:date="2026-02-09T09:00:00Z" w:initials="AA">
    <w:p w14:paraId="0000102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36.</w:t>
      </w:r>
    </w:p>
  </w:comment>
  <w:comment w:id="37" w:author="Author B" w:date="2026-02-10T09:00:00Z" w:initials="AB">
    <w:p w14:paraId="0000102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37.</w:t>
      </w:r>
    </w:p>
  </w:comment>
  <w:comment w:id="38" w:author="Author C" w:date="2026-02-11T09:00:00Z" w:initials="AC">
    <w:p w14:paraId="0000102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38.</w:t>
      </w:r>
    </w:p>
  </w:comment>
  <w:comment w:id="39" w:author="Author A" w:date="2026-02-12T09:00:00Z" w:initials="AA">
    <w:p w14:paraId="0000102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39.</w:t>
      </w:r>
    </w:p>
  </w:comment>
  <w:comment w:id="40" w:author="Author B" w:date="2026-02-13T09:00:00Z" w:initials="AB">
    <w:p w14:paraId="0000102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40.</w:t>
      </w:r>
    </w:p>
  </w:comment>
  <w:comment w:id="41" w:author="Author C" w:date="2026-02-14T09:00:00Z" w:initials="AC">
    <w:p w14:paraId="0000102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41.</w:t>
      </w:r>
    </w:p>
  </w:comment>
  <w:comment w:id="42" w:author="Author A" w:date="2026-02-15T09:00:00Z" w:initials="AA">
    <w:p w14:paraId="0000102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42.</w:t>
      </w:r>
    </w:p>
  </w:comment>
  <w:comment w:id="43" w:author="Author B" w:date="2026-02-16T09:00:00Z" w:initials="AB">
    <w:p w14:paraId="0000102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43.</w:t>
      </w:r>
    </w:p>
  </w:comment>
  <w:comment w:id="44" w:author="Author C" w:date="2026-02-17T09:00:00Z" w:initials="AC">
    <w:p w14:paraId="0000102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44.</w:t>
      </w:r>
    </w:p>
  </w:comment>
  <w:comment w:id="45" w:author="Author A" w:date="2026-02-18T09:00:00Z" w:initials="AA">
    <w:p w14:paraId="0000102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45.</w:t>
      </w:r>
    </w:p>
  </w:comment>
  <w:comment w:id="46" w:author="Author B" w:date="2026-02-19T09:00:00Z" w:initials="AB">
    <w:p w14:paraId="0000102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46.</w:t>
      </w:r>
    </w:p>
  </w:comment>
  <w:comment w:id="47" w:author="Author C" w:date="2026-02-20T09:00:00Z" w:initials="AC">
    <w:p w14:paraId="0000102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47.</w:t>
      </w:r>
    </w:p>
  </w:comment>
  <w:comment w:id="48" w:author="Author A" w:date="2026-02-21T09:00:00Z" w:initials="AA">
    <w:p w14:paraId="0000103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48.</w:t>
      </w:r>
    </w:p>
  </w:comment>
  <w:comment w:id="49" w:author="Author B" w:date="2026-02-22T09:00:00Z" w:initials="AB">
    <w:p w14:paraId="0000103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49.</w:t>
      </w:r>
    </w:p>
  </w:comment>
  <w:comment w:id="50" w:author="Author C" w:date="2026-02-23T09:00:00Z" w:initials="AC">
    <w:p w14:paraId="0000103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50.</w:t>
      </w:r>
    </w:p>
  </w:comment>
  <w:comment w:id="51" w:author="Author A" w:date="2026-02-24T09:00:00Z" w:initials="AA">
    <w:p w14:paraId="0000103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51.</w:t>
      </w:r>
    </w:p>
  </w:comment>
  <w:comment w:id="52" w:author="Author B" w:date="2026-02-25T09:00:00Z" w:initials="AB">
    <w:p w14:paraId="0000103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52.</w:t>
      </w:r>
    </w:p>
  </w:comment>
  <w:comment w:id="53" w:author="Author C" w:date="2026-02-26T09:00:00Z" w:initials="AC">
    <w:p w14:paraId="0000103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53.</w:t>
      </w:r>
    </w:p>
  </w:comment>
  <w:comment w:id="54" w:author="Author A" w:date="2026-02-27T09:00:00Z" w:initials="AA">
    <w:p w14:paraId="0000103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54.</w:t>
      </w:r>
    </w:p>
  </w:comment>
  <w:comment w:id="55" w:author="Author B" w:date="2026-02-28T09:00:00Z" w:initials="AB">
    <w:p w14:paraId="0000103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55.</w:t>
      </w:r>
    </w:p>
  </w:comment>
  <w:comment w:id="56" w:author="Author C" w:date="2026-02-01T09:00:00Z" w:initials="AC">
    <w:p w14:paraId="0000103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56.</w:t>
      </w:r>
    </w:p>
  </w:comment>
  <w:comment w:id="57" w:author="Author A" w:date="2026-02-02T09:00:00Z" w:initials="AA">
    <w:p w14:paraId="0000103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57.</w:t>
      </w:r>
    </w:p>
  </w:comment>
  <w:comment w:id="58" w:author="Author B" w:date="2026-02-03T09:00:00Z" w:initials="AB">
    <w:p w14:paraId="0000103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58.</w:t>
      </w:r>
    </w:p>
  </w:comment>
  <w:comment w:id="59" w:author="Author C" w:date="2026-02-04T09:00:00Z" w:initials="AC">
    <w:p w14:paraId="0000103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59.</w:t>
      </w:r>
    </w:p>
  </w:comment>
  <w:comment w:id="60" w:author="Author A" w:date="2026-02-05T09:00:00Z" w:initials="AA">
    <w:p w14:paraId="0000103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60.</w:t>
      </w:r>
    </w:p>
  </w:comment>
  <w:comment w:id="61" w:author="Author B" w:date="2026-02-06T09:00:00Z" w:initials="AB">
    <w:p w14:paraId="0000103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61.</w:t>
      </w:r>
    </w:p>
  </w:comment>
  <w:comment w:id="62" w:author="Author C" w:date="2026-02-07T09:00:00Z" w:initials="AC">
    <w:p w14:paraId="0000103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62.</w:t>
      </w:r>
    </w:p>
  </w:comment>
  <w:comment w:id="63" w:author="Author A" w:date="2026-02-08T09:00:00Z" w:initials="AA">
    <w:p w14:paraId="0000103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63.</w:t>
      </w:r>
    </w:p>
  </w:comment>
  <w:comment w:id="64" w:author="Author B" w:date="2026-02-09T09:00:00Z" w:initials="AB">
    <w:p w14:paraId="0000104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64.</w:t>
      </w:r>
    </w:p>
  </w:comment>
  <w:comment w:id="65" w:author="Author C" w:date="2026-02-10T09:00:00Z" w:initials="AC">
    <w:p w14:paraId="0000104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65.</w:t>
      </w:r>
    </w:p>
  </w:comment>
  <w:comment w:id="66" w:author="Author A" w:date="2026-02-11T09:00:00Z" w:initials="AA">
    <w:p w14:paraId="0000104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66.</w:t>
      </w:r>
    </w:p>
  </w:comment>
  <w:comment w:id="67" w:author="Author B" w:date="2026-02-12T09:00:00Z" w:initials="AB">
    <w:p w14:paraId="0000104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67.</w:t>
      </w:r>
    </w:p>
  </w:comment>
  <w:comment w:id="68" w:author="Author C" w:date="2026-02-13T09:00:00Z" w:initials="AC">
    <w:p w14:paraId="0000104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68.</w:t>
      </w:r>
    </w:p>
  </w:comment>
  <w:comment w:id="69" w:author="Author A" w:date="2026-02-14T09:00:00Z" w:initials="AA">
    <w:p w14:paraId="0000104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69.</w:t>
      </w:r>
    </w:p>
  </w:comment>
  <w:comment w:id="70" w:author="Author B" w:date="2026-02-15T09:00:00Z" w:initials="AB">
    <w:p w14:paraId="0000104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70.</w:t>
      </w:r>
    </w:p>
  </w:comment>
  <w:comment w:id="71" w:author="Author C" w:date="2026-02-16T09:00:00Z" w:initials="AC">
    <w:p w14:paraId="0000104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71.</w:t>
      </w:r>
    </w:p>
  </w:comment>
  <w:comment w:id="72" w:author="Author A" w:date="2026-02-17T09:00:00Z" w:initials="AA">
    <w:p w14:paraId="0000104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72.</w:t>
      </w:r>
    </w:p>
  </w:comment>
  <w:comment w:id="73" w:author="Author B" w:date="2026-02-18T09:00:00Z" w:initials="AB">
    <w:p w14:paraId="0000104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73.</w:t>
      </w:r>
    </w:p>
  </w:comment>
  <w:comment w:id="74" w:author="Author C" w:date="2026-02-19T09:00:00Z" w:initials="AC">
    <w:p w14:paraId="0000104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74.</w:t>
      </w:r>
    </w:p>
  </w:comment>
  <w:comment w:id="75" w:author="Author A" w:date="2026-02-20T09:00:00Z" w:initials="AA">
    <w:p w14:paraId="0000104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75.</w:t>
      </w:r>
    </w:p>
  </w:comment>
  <w:comment w:id="76" w:author="Author B" w:date="2026-02-21T09:00:00Z" w:initials="AB">
    <w:p w14:paraId="0000104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76.</w:t>
      </w:r>
    </w:p>
  </w:comment>
  <w:comment w:id="77" w:author="Author C" w:date="2026-02-22T09:00:00Z" w:initials="AC">
    <w:p w14:paraId="0000104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77.</w:t>
      </w:r>
    </w:p>
  </w:comment>
  <w:comment w:id="78" w:author="Author A" w:date="2026-02-23T09:00:00Z" w:initials="AA">
    <w:p w14:paraId="0000104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78.</w:t>
      </w:r>
    </w:p>
  </w:comment>
  <w:comment w:id="79" w:author="Author B" w:date="2026-02-24T09:00:00Z" w:initials="AB">
    <w:p w14:paraId="0000104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79.</w:t>
      </w:r>
    </w:p>
  </w:comment>
  <w:comment w:id="80" w:author="Author C" w:date="2026-02-25T09:00:00Z" w:initials="AC">
    <w:p w14:paraId="0000105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80.</w:t>
      </w:r>
    </w:p>
  </w:comment>
  <w:comment w:id="81" w:author="Author A" w:date="2026-02-26T09:00:00Z" w:initials="AA">
    <w:p w14:paraId="0000105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81.</w:t>
      </w:r>
    </w:p>
  </w:comment>
  <w:comment w:id="82" w:author="Author B" w:date="2026-02-27T09:00:00Z" w:initials="AB">
    <w:p w14:paraId="0000105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82.</w:t>
      </w:r>
    </w:p>
  </w:comment>
  <w:comment w:id="83" w:author="Author C" w:date="2026-02-28T09:00:00Z" w:initials="AC">
    <w:p w14:paraId="0000105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83.</w:t>
      </w:r>
    </w:p>
  </w:comment>
  <w:comment w:id="84" w:author="Author A" w:date="2026-02-01T09:00:00Z" w:initials="AA">
    <w:p w14:paraId="0000105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84.</w:t>
      </w:r>
    </w:p>
  </w:comment>
  <w:comment w:id="85" w:author="Author B" w:date="2026-02-02T09:00:00Z" w:initials="AB">
    <w:p w14:paraId="0000105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85.</w:t>
      </w:r>
    </w:p>
  </w:comment>
  <w:comment w:id="86" w:author="Author C" w:date="2026-02-03T09:00:00Z" w:initials="AC">
    <w:p w14:paraId="0000105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86.</w:t>
      </w:r>
    </w:p>
  </w:comment>
  <w:comment w:id="87" w:author="Author A" w:date="2026-02-04T09:00:00Z" w:initials="AA">
    <w:p w14:paraId="0000105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87.</w:t>
      </w:r>
    </w:p>
  </w:comment>
  <w:comment w:id="88" w:author="Author B" w:date="2026-02-05T09:00:00Z" w:initials="AB">
    <w:p w14:paraId="0000105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88.</w:t>
      </w:r>
    </w:p>
  </w:comment>
  <w:comment w:id="89" w:author="Author C" w:date="2026-02-06T09:00:00Z" w:initials="AC">
    <w:p w14:paraId="0000105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89.</w:t>
      </w:r>
    </w:p>
  </w:comment>
  <w:comment w:id="90" w:author="Author A" w:date="2026-02-07T09:00:00Z" w:initials="AA">
    <w:p w14:paraId="0000105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90.</w:t>
      </w:r>
    </w:p>
  </w:comment>
  <w:comment w:id="91" w:author="Author B" w:date="2026-02-08T09:00:00Z" w:initials="AB">
    <w:p w14:paraId="0000105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91.</w:t>
      </w:r>
    </w:p>
  </w:comment>
  <w:comment w:id="92" w:author="Author C" w:date="2026-02-09T09:00:00Z" w:initials="AC">
    <w:p w14:paraId="0000105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92.</w:t>
      </w:r>
    </w:p>
  </w:comment>
  <w:comment w:id="93" w:author="Author A" w:date="2026-02-10T09:00:00Z" w:initials="AA">
    <w:p w14:paraId="0000105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93.</w:t>
      </w:r>
    </w:p>
  </w:comment>
  <w:comment w:id="94" w:author="Author B" w:date="2026-02-11T09:00:00Z" w:initials="AB">
    <w:p w14:paraId="0000105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94.</w:t>
      </w:r>
    </w:p>
  </w:comment>
  <w:comment w:id="95" w:author="Author C" w:date="2026-02-12T09:00:00Z" w:initials="AC">
    <w:p w14:paraId="0000105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95.</w:t>
      </w:r>
    </w:p>
  </w:comment>
  <w:comment w:id="96" w:author="Author A" w:date="2026-02-13T09:00:00Z" w:initials="AA">
    <w:p w14:paraId="0000106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96.</w:t>
      </w:r>
    </w:p>
  </w:comment>
  <w:comment w:id="97" w:author="Author B" w:date="2026-02-14T09:00:00Z" w:initials="AB">
    <w:p w14:paraId="0000106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97.</w:t>
      </w:r>
    </w:p>
  </w:comment>
  <w:comment w:id="98" w:author="Author C" w:date="2026-02-15T09:00:00Z" w:initials="AC">
    <w:p w14:paraId="0000106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98.</w:t>
      </w:r>
    </w:p>
  </w:comment>
  <w:comment w:id="99" w:author="Author A" w:date="2026-02-16T09:00:00Z" w:initials="AA">
    <w:p w14:paraId="0000106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99.</w:t>
      </w:r>
    </w:p>
  </w:comment>
  <w:comment w:id="100" w:author="Author B" w:date="2026-02-17T09:00:00Z" w:initials="AB">
    <w:p w14:paraId="0000106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100.</w:t>
      </w:r>
    </w:p>
  </w:comment>
  <w:comment w:id="101" w:author="Author C" w:date="2026-02-18T09:00:00Z" w:initials="AC">
    <w:p w14:paraId="0000106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101.</w:t>
      </w:r>
    </w:p>
  </w:comment>
  <w:comment w:id="102" w:author="Author A" w:date="2026-02-19T09:00:00Z" w:initials="AA">
    <w:p w14:paraId="0000106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102.</w:t>
      </w:r>
    </w:p>
  </w:comment>
  <w:comment w:id="103" w:author="Author B" w:date="2026-02-20T09:00:00Z" w:initials="AB">
    <w:p w14:paraId="0000106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103.</w:t>
      </w:r>
    </w:p>
  </w:comment>
  <w:comment w:id="104" w:author="Author C" w:date="2026-02-21T09:00:00Z" w:initials="AC">
    <w:p w14:paraId="0000106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104.</w:t>
      </w:r>
    </w:p>
  </w:comment>
  <w:comment w:id="105" w:author="Author A" w:date="2026-02-22T09:00:00Z" w:initials="AA">
    <w:p w14:paraId="0000106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105.</w:t>
      </w:r>
    </w:p>
  </w:comment>
  <w:comment w:id="106" w:author="Author B" w:date="2026-02-23T09:00:00Z" w:initials="AB">
    <w:p w14:paraId="0000106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106.</w:t>
      </w:r>
    </w:p>
  </w:comment>
  <w:comment w:id="107" w:author="Author C" w:date="2026-02-24T09:00:00Z" w:initials="AC">
    <w:p w14:paraId="0000106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107.</w:t>
      </w:r>
    </w:p>
  </w:comment>
  <w:comment w:id="108" w:author="Author A" w:date="2026-02-25T09:00:00Z" w:initials="AA">
    <w:p w14:paraId="0000106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108.</w:t>
      </w:r>
    </w:p>
  </w:comment>
  <w:comment w:id="109" w:author="Author B" w:date="2026-02-26T09:00:00Z" w:initials="AB">
    <w:p w14:paraId="0000106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109.</w:t>
      </w:r>
    </w:p>
  </w:comment>
  <w:comment w:id="110" w:author="Author C" w:date="2026-02-27T09:00:00Z" w:initials="AC">
    <w:p w14:paraId="0000106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110.</w:t>
      </w:r>
    </w:p>
  </w:comment>
  <w:comment w:id="111" w:author="Author A" w:date="2026-02-28T09:00:00Z" w:initials="AA">
    <w:p w14:paraId="0000106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111.</w:t>
      </w:r>
    </w:p>
  </w:comment>
  <w:comment w:id="112" w:author="Author B" w:date="2026-02-01T09:00:00Z" w:initials="AB">
    <w:p w14:paraId="0000107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112.</w:t>
      </w:r>
    </w:p>
  </w:comment>
  <w:comment w:id="113" w:author="Author C" w:date="2026-02-02T09:00:00Z" w:initials="AC">
    <w:p w14:paraId="0000107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113.</w:t>
      </w:r>
    </w:p>
  </w:comment>
  <w:comment w:id="114" w:author="Author A" w:date="2026-02-03T09:00:00Z" w:initials="AA">
    <w:p w14:paraId="0000107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114.</w:t>
      </w:r>
    </w:p>
  </w:comment>
  <w:comment w:id="115" w:author="Author B" w:date="2026-02-04T09:00:00Z" w:initials="AB">
    <w:p w14:paraId="0000107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115.</w:t>
      </w:r>
    </w:p>
  </w:comment>
  <w:comment w:id="116" w:author="Author C" w:date="2026-02-05T09:00:00Z" w:initials="AC">
    <w:p w14:paraId="0000107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116.</w:t>
      </w:r>
    </w:p>
  </w:comment>
  <w:comment w:id="117" w:author="Author A" w:date="2026-02-06T09:00:00Z" w:initials="AA">
    <w:p w14:paraId="0000107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117.</w:t>
      </w:r>
    </w:p>
  </w:comment>
  <w:comment w:id="118" w:author="Author B" w:date="2026-02-07T09:00:00Z" w:initials="AB">
    <w:p w14:paraId="0000107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118.</w:t>
      </w:r>
    </w:p>
  </w:comment>
  <w:comment w:id="119" w:author="Author C" w:date="2026-02-08T09:00:00Z" w:initials="AC">
    <w:p w14:paraId="0000107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119.</w:t>
      </w:r>
    </w:p>
  </w:comment>
  <w:comment w:id="120" w:author="Author A" w:date="2026-02-09T09:00:00Z" w:initials="AA">
    <w:p w14:paraId="0000107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120.</w:t>
      </w:r>
    </w:p>
  </w:comment>
  <w:comment w:id="121" w:author="Author B" w:date="2026-02-10T09:00:00Z" w:initials="AB">
    <w:p w14:paraId="0000107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121.</w:t>
      </w:r>
    </w:p>
  </w:comment>
  <w:comment w:id="122" w:author="Author C" w:date="2026-02-11T09:00:00Z" w:initials="AC">
    <w:p w14:paraId="0000107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122.</w:t>
      </w:r>
    </w:p>
  </w:comment>
  <w:comment w:id="123" w:author="Author A" w:date="2026-02-12T09:00:00Z" w:initials="AA">
    <w:p w14:paraId="0000107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123.</w:t>
      </w:r>
    </w:p>
  </w:comment>
  <w:comment w:id="124" w:author="Author B" w:date="2026-02-13T09:00:00Z" w:initials="AB">
    <w:p w14:paraId="0000107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124.</w:t>
      </w:r>
    </w:p>
  </w:comment>
  <w:comment w:id="125" w:author="Author C" w:date="2026-02-14T09:00:00Z" w:initials="AC">
    <w:p w14:paraId="0000107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125.</w:t>
      </w:r>
    </w:p>
  </w:comment>
  <w:comment w:id="126" w:author="Author A" w:date="2026-02-15T09:00:00Z" w:initials="AA">
    <w:p w14:paraId="0000107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126.</w:t>
      </w:r>
    </w:p>
  </w:comment>
  <w:comment w:id="127" w:author="Author B" w:date="2026-02-16T09:00:00Z" w:initials="AB">
    <w:p w14:paraId="0000107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127.</w:t>
      </w:r>
    </w:p>
  </w:comment>
  <w:comment w:id="128" w:author="Author C" w:date="2026-02-17T09:00:00Z" w:initials="AC">
    <w:p w14:paraId="0000108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128.</w:t>
      </w:r>
    </w:p>
  </w:comment>
  <w:comment w:id="129" w:author="Author A" w:date="2026-02-18T09:00:00Z" w:initials="AA">
    <w:p w14:paraId="0000108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129.</w:t>
      </w:r>
    </w:p>
  </w:comment>
  <w:comment w:id="130" w:author="Author B" w:date="2026-02-19T09:00:00Z" w:initials="AB">
    <w:p w14:paraId="0000108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130.</w:t>
      </w:r>
    </w:p>
  </w:comment>
  <w:comment w:id="131" w:author="Author C" w:date="2026-02-20T09:00:00Z" w:initials="AC">
    <w:p w14:paraId="0000108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131.</w:t>
      </w:r>
    </w:p>
  </w:comment>
  <w:comment w:id="132" w:author="Author A" w:date="2026-02-21T09:00:00Z" w:initials="AA">
    <w:p w14:paraId="0000108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132.</w:t>
      </w:r>
    </w:p>
  </w:comment>
  <w:comment w:id="133" w:author="Author B" w:date="2026-02-22T09:00:00Z" w:initials="AB">
    <w:p w14:paraId="0000108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133.</w:t>
      </w:r>
    </w:p>
  </w:comment>
  <w:comment w:id="134" w:author="Author C" w:date="2026-02-23T09:00:00Z" w:initials="AC">
    <w:p w14:paraId="0000108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134.</w:t>
      </w:r>
    </w:p>
  </w:comment>
  <w:comment w:id="135" w:author="Author A" w:date="2026-02-24T09:00:00Z" w:initials="AA">
    <w:p w14:paraId="0000108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135.</w:t>
      </w:r>
    </w:p>
  </w:comment>
  <w:comment w:id="136" w:author="Author B" w:date="2026-02-25T09:00:00Z" w:initials="AB">
    <w:p w14:paraId="0000108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136.</w:t>
      </w:r>
    </w:p>
  </w:comment>
  <w:comment w:id="137" w:author="Author C" w:date="2026-02-26T09:00:00Z" w:initials="AC">
    <w:p w14:paraId="0000108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137.</w:t>
      </w:r>
    </w:p>
  </w:comment>
  <w:comment w:id="138" w:author="Author A" w:date="2026-02-27T09:00:00Z" w:initials="AA">
    <w:p w14:paraId="0000108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138.</w:t>
      </w:r>
    </w:p>
  </w:comment>
  <w:comment w:id="139" w:author="Author B" w:date="2026-02-28T09:00:00Z" w:initials="AB">
    <w:p w14:paraId="0000108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139.</w:t>
      </w:r>
    </w:p>
  </w:comment>
  <w:comment w:id="140" w:author="Author C" w:date="2026-02-01T09:00:00Z" w:initials="AC">
    <w:p w14:paraId="0000108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140.</w:t>
      </w:r>
    </w:p>
  </w:comment>
  <w:comment w:id="141" w:author="Author A" w:date="2026-02-02T09:00:00Z" w:initials="AA">
    <w:p w14:paraId="0000108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141.</w:t>
      </w:r>
    </w:p>
  </w:comment>
  <w:comment w:id="142" w:author="Author B" w:date="2026-02-03T09:00:00Z" w:initials="AB">
    <w:p w14:paraId="0000108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142.</w:t>
      </w:r>
    </w:p>
  </w:comment>
  <w:comment w:id="143" w:author="Author C" w:date="2026-02-04T09:00:00Z" w:initials="AC">
    <w:p w14:paraId="0000108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143.</w:t>
      </w:r>
    </w:p>
  </w:comment>
  <w:comment w:id="144" w:author="Author A" w:date="2026-02-05T09:00:00Z" w:initials="AA">
    <w:p w14:paraId="0000109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144.</w:t>
      </w:r>
    </w:p>
  </w:comment>
  <w:comment w:id="145" w:author="Author B" w:date="2026-02-06T09:00:00Z" w:initials="AB">
    <w:p w14:paraId="0000109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145.</w:t>
      </w:r>
    </w:p>
  </w:comment>
  <w:comment w:id="146" w:author="Author C" w:date="2026-02-07T09:00:00Z" w:initials="AC">
    <w:p w14:paraId="0000109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146.</w:t>
      </w:r>
    </w:p>
  </w:comment>
  <w:comment w:id="147" w:author="Author A" w:date="2026-02-08T09:00:00Z" w:initials="AA">
    <w:p w14:paraId="0000109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147.</w:t>
      </w:r>
    </w:p>
  </w:comment>
  <w:comment w:id="148" w:author="Author B" w:date="2026-02-09T09:00:00Z" w:initials="AB">
    <w:p w14:paraId="0000109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148.</w:t>
      </w:r>
    </w:p>
  </w:comment>
  <w:comment w:id="149" w:author="Author C" w:date="2026-02-10T09:00:00Z" w:initials="AC">
    <w:p w14:paraId="0000109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149.</w:t>
      </w:r>
    </w:p>
  </w:comment>
  <w:comment w:id="150" w:author="Author A" w:date="2026-02-11T09:00:00Z" w:initials="AA">
    <w:p w14:paraId="0000109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150.</w:t>
      </w:r>
    </w:p>
  </w:comment>
  <w:comment w:id="151" w:author="Author B" w:date="2026-02-12T09:00:00Z" w:initials="AB">
    <w:p w14:paraId="0000109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151.</w:t>
      </w:r>
    </w:p>
  </w:comment>
  <w:comment w:id="152" w:author="Author C" w:date="2026-02-13T09:00:00Z" w:initials="AC">
    <w:p w14:paraId="0000109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152.</w:t>
      </w:r>
    </w:p>
  </w:comment>
  <w:comment w:id="153" w:author="Author A" w:date="2026-02-14T09:00:00Z" w:initials="AA">
    <w:p w14:paraId="0000109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153.</w:t>
      </w:r>
    </w:p>
  </w:comment>
  <w:comment w:id="154" w:author="Author B" w:date="2026-02-15T09:00:00Z" w:initials="AB">
    <w:p w14:paraId="0000109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154.</w:t>
      </w:r>
    </w:p>
  </w:comment>
  <w:comment w:id="155" w:author="Author C" w:date="2026-02-16T09:00:00Z" w:initials="AC">
    <w:p w14:paraId="0000109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155.</w:t>
      </w:r>
    </w:p>
  </w:comment>
  <w:comment w:id="156" w:author="Author A" w:date="2026-02-17T09:00:00Z" w:initials="AA">
    <w:p w14:paraId="0000109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156.</w:t>
      </w:r>
    </w:p>
  </w:comment>
  <w:comment w:id="157" w:author="Author B" w:date="2026-02-18T09:00:00Z" w:initials="AB">
    <w:p w14:paraId="0000109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157.</w:t>
      </w:r>
    </w:p>
  </w:comment>
  <w:comment w:id="158" w:author="Author C" w:date="2026-02-19T09:00:00Z" w:initials="AC">
    <w:p w14:paraId="0000109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158.</w:t>
      </w:r>
    </w:p>
  </w:comment>
  <w:comment w:id="159" w:author="Author A" w:date="2026-02-20T09:00:00Z" w:initials="AA">
    <w:p w14:paraId="0000109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159.</w:t>
      </w:r>
    </w:p>
  </w:comment>
  <w:comment w:id="160" w:author="Author B" w:date="2026-02-21T09:00:00Z" w:initials="AB">
    <w:p w14:paraId="000010A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160.</w:t>
      </w:r>
    </w:p>
  </w:comment>
  <w:comment w:id="161" w:author="Author C" w:date="2026-02-22T09:00:00Z" w:initials="AC">
    <w:p w14:paraId="000010A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161.</w:t>
      </w:r>
    </w:p>
  </w:comment>
  <w:comment w:id="162" w:author="Author A" w:date="2026-02-23T09:00:00Z" w:initials="AA">
    <w:p w14:paraId="000010A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162.</w:t>
      </w:r>
    </w:p>
  </w:comment>
  <w:comment w:id="163" w:author="Author B" w:date="2026-02-24T09:00:00Z" w:initials="AB">
    <w:p w14:paraId="000010A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163.</w:t>
      </w:r>
    </w:p>
  </w:comment>
  <w:comment w:id="164" w:author="Author C" w:date="2026-02-25T09:00:00Z" w:initials="AC">
    <w:p w14:paraId="000010A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164.</w:t>
      </w:r>
    </w:p>
  </w:comment>
  <w:comment w:id="165" w:author="Author A" w:date="2026-02-26T09:00:00Z" w:initials="AA">
    <w:p w14:paraId="000010A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165.</w:t>
      </w:r>
    </w:p>
  </w:comment>
  <w:comment w:id="166" w:author="Author B" w:date="2026-02-27T09:00:00Z" w:initials="AB">
    <w:p w14:paraId="000010A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166.</w:t>
      </w:r>
    </w:p>
  </w:comment>
  <w:comment w:id="167" w:author="Author C" w:date="2026-02-28T09:00:00Z" w:initials="AC">
    <w:p w14:paraId="000010A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167.</w:t>
      </w:r>
    </w:p>
  </w:comment>
  <w:comment w:id="168" w:author="Author A" w:date="2026-02-01T09:00:00Z" w:initials="AA">
    <w:p w14:paraId="000010A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168.</w:t>
      </w:r>
    </w:p>
  </w:comment>
  <w:comment w:id="169" w:author="Author B" w:date="2026-02-02T09:00:00Z" w:initials="AB">
    <w:p w14:paraId="000010A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169.</w:t>
      </w:r>
    </w:p>
  </w:comment>
  <w:comment w:id="170" w:author="Author C" w:date="2026-02-03T09:00:00Z" w:initials="AC">
    <w:p w14:paraId="000010A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170.</w:t>
      </w:r>
    </w:p>
  </w:comment>
  <w:comment w:id="171" w:author="Author A" w:date="2026-02-04T09:00:00Z" w:initials="AA">
    <w:p w14:paraId="000010A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171.</w:t>
      </w:r>
    </w:p>
  </w:comment>
  <w:comment w:id="172" w:author="Author B" w:date="2026-02-05T09:00:00Z" w:initials="AB">
    <w:p w14:paraId="000010A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172.</w:t>
      </w:r>
    </w:p>
  </w:comment>
  <w:comment w:id="173" w:author="Author C" w:date="2026-02-06T09:00:00Z" w:initials="AC">
    <w:p w14:paraId="000010A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173.</w:t>
      </w:r>
    </w:p>
  </w:comment>
  <w:comment w:id="174" w:author="Author A" w:date="2026-02-07T09:00:00Z" w:initials="AA">
    <w:p w14:paraId="000010A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174.</w:t>
      </w:r>
    </w:p>
  </w:comment>
  <w:comment w:id="175" w:author="Author B" w:date="2026-02-08T09:00:00Z" w:initials="AB">
    <w:p w14:paraId="000010A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175.</w:t>
      </w:r>
    </w:p>
  </w:comment>
  <w:comment w:id="176" w:author="Author C" w:date="2026-02-09T09:00:00Z" w:initials="AC">
    <w:p w14:paraId="000010B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176.</w:t>
      </w:r>
    </w:p>
  </w:comment>
  <w:comment w:id="177" w:author="Author A" w:date="2026-02-10T09:00:00Z" w:initials="AA">
    <w:p w14:paraId="000010B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177.</w:t>
      </w:r>
    </w:p>
  </w:comment>
  <w:comment w:id="178" w:author="Author B" w:date="2026-02-11T09:00:00Z" w:initials="AB">
    <w:p w14:paraId="000010B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178.</w:t>
      </w:r>
    </w:p>
  </w:comment>
  <w:comment w:id="179" w:author="Author C" w:date="2026-02-12T09:00:00Z" w:initials="AC">
    <w:p w14:paraId="000010B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179.</w:t>
      </w:r>
    </w:p>
  </w:comment>
  <w:comment w:id="180" w:author="Author A" w:date="2026-02-13T09:00:00Z" w:initials="AA">
    <w:p w14:paraId="000010B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180.</w:t>
      </w:r>
    </w:p>
  </w:comment>
  <w:comment w:id="181" w:author="Author B" w:date="2026-02-14T09:00:00Z" w:initials="AB">
    <w:p w14:paraId="000010B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181.</w:t>
      </w:r>
    </w:p>
  </w:comment>
  <w:comment w:id="182" w:author="Author C" w:date="2026-02-15T09:00:00Z" w:initials="AC">
    <w:p w14:paraId="000010B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182.</w:t>
      </w:r>
    </w:p>
  </w:comment>
  <w:comment w:id="183" w:author="Author A" w:date="2026-02-16T09:00:00Z" w:initials="AA">
    <w:p w14:paraId="000010B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183.</w:t>
      </w:r>
    </w:p>
  </w:comment>
  <w:comment w:id="184" w:author="Author B" w:date="2026-02-17T09:00:00Z" w:initials="AB">
    <w:p w14:paraId="000010B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184.</w:t>
      </w:r>
    </w:p>
  </w:comment>
  <w:comment w:id="185" w:author="Author C" w:date="2026-02-18T09:00:00Z" w:initials="AC">
    <w:p w14:paraId="000010B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185.</w:t>
      </w:r>
    </w:p>
  </w:comment>
  <w:comment w:id="186" w:author="Author A" w:date="2026-02-19T09:00:00Z" w:initials="AA">
    <w:p w14:paraId="000010B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186.</w:t>
      </w:r>
    </w:p>
  </w:comment>
  <w:comment w:id="187" w:author="Author B" w:date="2026-02-20T09:00:00Z" w:initials="AB">
    <w:p w14:paraId="000010B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187.</w:t>
      </w:r>
    </w:p>
  </w:comment>
  <w:comment w:id="188" w:author="Author C" w:date="2026-02-21T09:00:00Z" w:initials="AC">
    <w:p w14:paraId="000010B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188.</w:t>
      </w:r>
    </w:p>
  </w:comment>
  <w:comment w:id="189" w:author="Author A" w:date="2026-02-22T09:00:00Z" w:initials="AA">
    <w:p w14:paraId="000010B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189.</w:t>
      </w:r>
    </w:p>
  </w:comment>
  <w:comment w:id="190" w:author="Author B" w:date="2026-02-23T09:00:00Z" w:initials="AB">
    <w:p w14:paraId="000010B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190.</w:t>
      </w:r>
    </w:p>
  </w:comment>
  <w:comment w:id="191" w:author="Author C" w:date="2026-02-24T09:00:00Z" w:initials="AC">
    <w:p w14:paraId="000010B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191.</w:t>
      </w:r>
    </w:p>
  </w:comment>
  <w:comment w:id="192" w:author="Author A" w:date="2026-02-25T09:00:00Z" w:initials="AA">
    <w:p w14:paraId="000010C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192.</w:t>
      </w:r>
    </w:p>
  </w:comment>
  <w:comment w:id="193" w:author="Author B" w:date="2026-02-26T09:00:00Z" w:initials="AB">
    <w:p w14:paraId="000010C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193.</w:t>
      </w:r>
    </w:p>
  </w:comment>
  <w:comment w:id="194" w:author="Author C" w:date="2026-02-27T09:00:00Z" w:initials="AC">
    <w:p w14:paraId="000010C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194.</w:t>
      </w:r>
    </w:p>
  </w:comment>
  <w:comment w:id="195" w:author="Author A" w:date="2026-02-28T09:00:00Z" w:initials="AA">
    <w:p w14:paraId="000010C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195.</w:t>
      </w:r>
    </w:p>
  </w:comment>
  <w:comment w:id="196" w:author="Author B" w:date="2026-02-01T09:00:00Z" w:initials="AB">
    <w:p w14:paraId="000010C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196.</w:t>
      </w:r>
    </w:p>
  </w:comment>
  <w:comment w:id="197" w:author="Author C" w:date="2026-02-02T09:00:00Z" w:initials="AC">
    <w:p w14:paraId="000010C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197.</w:t>
      </w:r>
    </w:p>
  </w:comment>
  <w:comment w:id="198" w:author="Author A" w:date="2026-02-03T09:00:00Z" w:initials="AA">
    <w:p w14:paraId="000010C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198.</w:t>
      </w:r>
    </w:p>
  </w:comment>
  <w:comment w:id="199" w:author="Author B" w:date="2026-02-04T09:00:00Z" w:initials="AB">
    <w:p w14:paraId="000010C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199.</w:t>
      </w:r>
    </w:p>
  </w:comment>
  <w:comment w:id="200" w:author="Author C" w:date="2026-02-05T09:00:00Z" w:initials="AC">
    <w:p w14:paraId="000010C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200.</w:t>
      </w:r>
    </w:p>
  </w:comment>
  <w:comment w:id="201" w:author="Author A" w:date="2026-02-06T09:00:00Z" w:initials="AA">
    <w:p w14:paraId="000010C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201.</w:t>
      </w:r>
    </w:p>
  </w:comment>
  <w:comment w:id="202" w:author="Author B" w:date="2026-02-07T09:00:00Z" w:initials="AB">
    <w:p w14:paraId="000010C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202.</w:t>
      </w:r>
    </w:p>
  </w:comment>
  <w:comment w:id="203" w:author="Author C" w:date="2026-02-08T09:00:00Z" w:initials="AC">
    <w:p w14:paraId="000010C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203.</w:t>
      </w:r>
    </w:p>
  </w:comment>
  <w:comment w:id="204" w:author="Author A" w:date="2026-02-09T09:00:00Z" w:initials="AA">
    <w:p w14:paraId="000010C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204.</w:t>
      </w:r>
    </w:p>
  </w:comment>
  <w:comment w:id="205" w:author="Author B" w:date="2026-02-10T09:00:00Z" w:initials="AB">
    <w:p w14:paraId="000010C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205.</w:t>
      </w:r>
    </w:p>
  </w:comment>
  <w:comment w:id="206" w:author="Author C" w:date="2026-02-11T09:00:00Z" w:initials="AC">
    <w:p w14:paraId="000010C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206.</w:t>
      </w:r>
    </w:p>
  </w:comment>
  <w:comment w:id="207" w:author="Author A" w:date="2026-02-12T09:00:00Z" w:initials="AA">
    <w:p w14:paraId="000010C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207.</w:t>
      </w:r>
    </w:p>
  </w:comment>
  <w:comment w:id="208" w:author="Author B" w:date="2026-02-13T09:00:00Z" w:initials="AB">
    <w:p w14:paraId="000010D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208.</w:t>
      </w:r>
    </w:p>
  </w:comment>
  <w:comment w:id="209" w:author="Author C" w:date="2026-02-14T09:00:00Z" w:initials="AC">
    <w:p w14:paraId="000010D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209.</w:t>
      </w:r>
    </w:p>
  </w:comment>
  <w:comment w:id="210" w:author="Author A" w:date="2026-02-15T09:00:00Z" w:initials="AA">
    <w:p w14:paraId="000010D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210.</w:t>
      </w:r>
    </w:p>
  </w:comment>
  <w:comment w:id="211" w:author="Author B" w:date="2026-02-16T09:00:00Z" w:initials="AB">
    <w:p w14:paraId="000010D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211.</w:t>
      </w:r>
    </w:p>
  </w:comment>
  <w:comment w:id="212" w:author="Author C" w:date="2026-02-17T09:00:00Z" w:initials="AC">
    <w:p w14:paraId="000010D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212.</w:t>
      </w:r>
    </w:p>
  </w:comment>
  <w:comment w:id="213" w:author="Author A" w:date="2026-02-18T09:00:00Z" w:initials="AA">
    <w:p w14:paraId="000010D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213.</w:t>
      </w:r>
    </w:p>
  </w:comment>
  <w:comment w:id="214" w:author="Author B" w:date="2026-02-19T09:00:00Z" w:initials="AB">
    <w:p w14:paraId="000010D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214.</w:t>
      </w:r>
    </w:p>
  </w:comment>
  <w:comment w:id="215" w:author="Author C" w:date="2026-02-20T09:00:00Z" w:initials="AC">
    <w:p w14:paraId="000010D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215.</w:t>
      </w:r>
    </w:p>
  </w:comment>
  <w:comment w:id="216" w:author="Author A" w:date="2026-02-21T09:00:00Z" w:initials="AA">
    <w:p w14:paraId="000010D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216.</w:t>
      </w:r>
    </w:p>
  </w:comment>
  <w:comment w:id="217" w:author="Author B" w:date="2026-02-22T09:00:00Z" w:initials="AB">
    <w:p w14:paraId="000010D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217.</w:t>
      </w:r>
    </w:p>
  </w:comment>
  <w:comment w:id="218" w:author="Author C" w:date="2026-02-23T09:00:00Z" w:initials="AC">
    <w:p w14:paraId="000010D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218.</w:t>
      </w:r>
    </w:p>
  </w:comment>
  <w:comment w:id="219" w:author="Author A" w:date="2026-02-24T09:00:00Z" w:initials="AA">
    <w:p w14:paraId="000010D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219.</w:t>
      </w:r>
    </w:p>
  </w:comment>
  <w:comment w:id="220" w:author="Author B" w:date="2026-02-25T09:00:00Z" w:initials="AB">
    <w:p w14:paraId="000010D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220.</w:t>
      </w:r>
    </w:p>
  </w:comment>
  <w:comment w:id="221" w:author="Author C" w:date="2026-02-26T09:00:00Z" w:initials="AC">
    <w:p w14:paraId="000010D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221.</w:t>
      </w:r>
    </w:p>
  </w:comment>
  <w:comment w:id="222" w:author="Author A" w:date="2026-02-27T09:00:00Z" w:initials="AA">
    <w:p w14:paraId="000010D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222.</w:t>
      </w:r>
    </w:p>
  </w:comment>
  <w:comment w:id="223" w:author="Author B" w:date="2026-02-28T09:00:00Z" w:initials="AB">
    <w:p w14:paraId="000010D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223.</w:t>
      </w:r>
    </w:p>
  </w:comment>
  <w:comment w:id="224" w:author="Author C" w:date="2026-02-01T09:00:00Z" w:initials="AC">
    <w:p w14:paraId="000010E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224.</w:t>
      </w:r>
    </w:p>
  </w:comment>
  <w:comment w:id="225" w:author="Author A" w:date="2026-02-02T09:00:00Z" w:initials="AA">
    <w:p w14:paraId="000010E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225.</w:t>
      </w:r>
    </w:p>
  </w:comment>
  <w:comment w:id="226" w:author="Author B" w:date="2026-02-03T09:00:00Z" w:initials="AB">
    <w:p w14:paraId="000010E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226.</w:t>
      </w:r>
    </w:p>
  </w:comment>
  <w:comment w:id="227" w:author="Author C" w:date="2026-02-04T09:00:00Z" w:initials="AC">
    <w:p w14:paraId="000010E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227.</w:t>
      </w:r>
    </w:p>
  </w:comment>
  <w:comment w:id="228" w:author="Author A" w:date="2026-02-05T09:00:00Z" w:initials="AA">
    <w:p w14:paraId="000010E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228.</w:t>
      </w:r>
    </w:p>
  </w:comment>
  <w:comment w:id="229" w:author="Author B" w:date="2026-02-06T09:00:00Z" w:initials="AB">
    <w:p w14:paraId="000010E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229.</w:t>
      </w:r>
    </w:p>
  </w:comment>
  <w:comment w:id="230" w:author="Author C" w:date="2026-02-07T09:00:00Z" w:initials="AC">
    <w:p w14:paraId="000010E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230.</w:t>
      </w:r>
    </w:p>
  </w:comment>
  <w:comment w:id="231" w:author="Author A" w:date="2026-02-08T09:00:00Z" w:initials="AA">
    <w:p w14:paraId="000010E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231.</w:t>
      </w:r>
    </w:p>
  </w:comment>
  <w:comment w:id="232" w:author="Author B" w:date="2026-02-09T09:00:00Z" w:initials="AB">
    <w:p w14:paraId="000010E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232.</w:t>
      </w:r>
    </w:p>
  </w:comment>
  <w:comment w:id="233" w:author="Author C" w:date="2026-02-10T09:00:00Z" w:initials="AC">
    <w:p w14:paraId="000010E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233.</w:t>
      </w:r>
    </w:p>
  </w:comment>
  <w:comment w:id="234" w:author="Author A" w:date="2026-02-11T09:00:00Z" w:initials="AA">
    <w:p w14:paraId="000010E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234.</w:t>
      </w:r>
    </w:p>
  </w:comment>
  <w:comment w:id="235" w:author="Author B" w:date="2026-02-12T09:00:00Z" w:initials="AB">
    <w:p w14:paraId="000010E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235.</w:t>
      </w:r>
    </w:p>
  </w:comment>
  <w:comment w:id="236" w:author="Author C" w:date="2026-02-13T09:00:00Z" w:initials="AC">
    <w:p w14:paraId="000010E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236.</w:t>
      </w:r>
    </w:p>
  </w:comment>
  <w:comment w:id="237" w:author="Author A" w:date="2026-02-14T09:00:00Z" w:initials="AA">
    <w:p w14:paraId="000010E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237.</w:t>
      </w:r>
    </w:p>
  </w:comment>
  <w:comment w:id="238" w:author="Author B" w:date="2026-02-15T09:00:00Z" w:initials="AB">
    <w:p w14:paraId="000010E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238.</w:t>
      </w:r>
    </w:p>
  </w:comment>
  <w:comment w:id="239" w:author="Author C" w:date="2026-02-16T09:00:00Z" w:initials="AC">
    <w:p w14:paraId="000010E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239.</w:t>
      </w:r>
    </w:p>
  </w:comment>
  <w:comment w:id="240" w:author="Author A" w:date="2026-02-17T09:00:00Z" w:initials="AA">
    <w:p w14:paraId="000010F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240.</w:t>
      </w:r>
    </w:p>
  </w:comment>
  <w:comment w:id="241" w:author="Author B" w:date="2026-02-18T09:00:00Z" w:initials="AB">
    <w:p w14:paraId="000010F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241.</w:t>
      </w:r>
    </w:p>
  </w:comment>
  <w:comment w:id="242" w:author="Author C" w:date="2026-02-19T09:00:00Z" w:initials="AC">
    <w:p w14:paraId="000010F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242.</w:t>
      </w:r>
    </w:p>
  </w:comment>
  <w:comment w:id="243" w:author="Author A" w:date="2026-02-20T09:00:00Z" w:initials="AA">
    <w:p w14:paraId="000010F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243.</w:t>
      </w:r>
    </w:p>
  </w:comment>
  <w:comment w:id="244" w:author="Author B" w:date="2026-02-21T09:00:00Z" w:initials="AB">
    <w:p w14:paraId="000010F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244.</w:t>
      </w:r>
    </w:p>
  </w:comment>
  <w:comment w:id="245" w:author="Author C" w:date="2026-02-22T09:00:00Z" w:initials="AC">
    <w:p w14:paraId="000010F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245.</w:t>
      </w:r>
    </w:p>
  </w:comment>
  <w:comment w:id="246" w:author="Author A" w:date="2026-02-23T09:00:00Z" w:initials="AA">
    <w:p w14:paraId="000010F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246.</w:t>
      </w:r>
    </w:p>
  </w:comment>
  <w:comment w:id="247" w:author="Author B" w:date="2026-02-24T09:00:00Z" w:initials="AB">
    <w:p w14:paraId="000010F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247.</w:t>
      </w:r>
    </w:p>
  </w:comment>
  <w:comment w:id="248" w:author="Author C" w:date="2026-02-25T09:00:00Z" w:initials="AC">
    <w:p w14:paraId="000010F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248.</w:t>
      </w:r>
    </w:p>
  </w:comment>
  <w:comment w:id="249" w:author="Author A" w:date="2026-02-26T09:00:00Z" w:initials="AA">
    <w:p w14:paraId="000010F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249.</w:t>
      </w:r>
    </w:p>
  </w:comment>
  <w:comment w:id="250" w:author="Author B" w:date="2026-02-27T09:00:00Z" w:initials="AB">
    <w:p w14:paraId="000010F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250.</w:t>
      </w:r>
    </w:p>
  </w:comment>
  <w:comment w:id="251" w:author="Author C" w:date="2026-02-28T09:00:00Z" w:initials="AC">
    <w:p w14:paraId="000010F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251.</w:t>
      </w:r>
    </w:p>
  </w:comment>
  <w:comment w:id="252" w:author="Author A" w:date="2026-02-01T09:00:00Z" w:initials="AA">
    <w:p w14:paraId="000010F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252.</w:t>
      </w:r>
    </w:p>
  </w:comment>
  <w:comment w:id="253" w:author="Author B" w:date="2026-02-02T09:00:00Z" w:initials="AB">
    <w:p w14:paraId="000010F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253.</w:t>
      </w:r>
    </w:p>
  </w:comment>
  <w:comment w:id="254" w:author="Author C" w:date="2026-02-03T09:00:00Z" w:initials="AC">
    <w:p w14:paraId="000010F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254.</w:t>
      </w:r>
    </w:p>
  </w:comment>
  <w:comment w:id="255" w:author="Author A" w:date="2026-02-04T09:00:00Z" w:initials="AA">
    <w:p w14:paraId="000010F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255.</w:t>
      </w:r>
    </w:p>
  </w:comment>
  <w:comment w:id="256" w:author="Author B" w:date="2026-02-05T09:00:00Z" w:initials="AB">
    <w:p w14:paraId="0000110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256.</w:t>
      </w:r>
    </w:p>
  </w:comment>
  <w:comment w:id="257" w:author="Author C" w:date="2026-02-06T09:00:00Z" w:initials="AC">
    <w:p w14:paraId="0000110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257.</w:t>
      </w:r>
    </w:p>
  </w:comment>
  <w:comment w:id="258" w:author="Author A" w:date="2026-02-07T09:00:00Z" w:initials="AA">
    <w:p w14:paraId="0000110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258.</w:t>
      </w:r>
    </w:p>
  </w:comment>
  <w:comment w:id="259" w:author="Author B" w:date="2026-02-08T09:00:00Z" w:initials="AB">
    <w:p w14:paraId="0000110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259.</w:t>
      </w:r>
    </w:p>
  </w:comment>
  <w:comment w:id="260" w:author="Author C" w:date="2026-02-09T09:00:00Z" w:initials="AC">
    <w:p w14:paraId="0000110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260.</w:t>
      </w:r>
    </w:p>
  </w:comment>
  <w:comment w:id="261" w:author="Author A" w:date="2026-02-10T09:00:00Z" w:initials="AA">
    <w:p w14:paraId="0000110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261.</w:t>
      </w:r>
    </w:p>
  </w:comment>
  <w:comment w:id="262" w:author="Author B" w:date="2026-02-11T09:00:00Z" w:initials="AB">
    <w:p w14:paraId="0000110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262.</w:t>
      </w:r>
    </w:p>
  </w:comment>
  <w:comment w:id="263" w:author="Author C" w:date="2026-02-12T09:00:00Z" w:initials="AC">
    <w:p w14:paraId="0000110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263.</w:t>
      </w:r>
    </w:p>
  </w:comment>
  <w:comment w:id="264" w:author="Author A" w:date="2026-02-13T09:00:00Z" w:initials="AA">
    <w:p w14:paraId="0000110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264.</w:t>
      </w:r>
    </w:p>
  </w:comment>
  <w:comment w:id="265" w:author="Author B" w:date="2026-02-14T09:00:00Z" w:initials="AB">
    <w:p w14:paraId="0000110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265.</w:t>
      </w:r>
    </w:p>
  </w:comment>
  <w:comment w:id="266" w:author="Author C" w:date="2026-02-15T09:00:00Z" w:initials="AC">
    <w:p w14:paraId="0000110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266.</w:t>
      </w:r>
    </w:p>
  </w:comment>
  <w:comment w:id="267" w:author="Author A" w:date="2026-02-16T09:00:00Z" w:initials="AA">
    <w:p w14:paraId="0000110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267.</w:t>
      </w:r>
    </w:p>
  </w:comment>
  <w:comment w:id="268" w:author="Author B" w:date="2026-02-17T09:00:00Z" w:initials="AB">
    <w:p w14:paraId="0000110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268.</w:t>
      </w:r>
    </w:p>
  </w:comment>
  <w:comment w:id="269" w:author="Author C" w:date="2026-02-18T09:00:00Z" w:initials="AC">
    <w:p w14:paraId="0000110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269.</w:t>
      </w:r>
    </w:p>
  </w:comment>
  <w:comment w:id="270" w:author="Author A" w:date="2026-02-19T09:00:00Z" w:initials="AA">
    <w:p w14:paraId="0000110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270.</w:t>
      </w:r>
    </w:p>
  </w:comment>
  <w:comment w:id="271" w:author="Author B" w:date="2026-02-20T09:00:00Z" w:initials="AB">
    <w:p w14:paraId="0000110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271.</w:t>
      </w:r>
    </w:p>
  </w:comment>
  <w:comment w:id="272" w:author="Author C" w:date="2026-02-21T09:00:00Z" w:initials="AC">
    <w:p w14:paraId="0000111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272.</w:t>
      </w:r>
    </w:p>
  </w:comment>
  <w:comment w:id="273" w:author="Author A" w:date="2026-02-22T09:00:00Z" w:initials="AA">
    <w:p w14:paraId="0000111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273.</w:t>
      </w:r>
    </w:p>
  </w:comment>
  <w:comment w:id="274" w:author="Author B" w:date="2026-02-23T09:00:00Z" w:initials="AB">
    <w:p w14:paraId="0000111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274.</w:t>
      </w:r>
    </w:p>
  </w:comment>
  <w:comment w:id="275" w:author="Author C" w:date="2026-02-24T09:00:00Z" w:initials="AC">
    <w:p w14:paraId="0000111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275.</w:t>
      </w:r>
    </w:p>
  </w:comment>
  <w:comment w:id="276" w:author="Author A" w:date="2026-02-25T09:00:00Z" w:initials="AA">
    <w:p w14:paraId="0000111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276.</w:t>
      </w:r>
    </w:p>
  </w:comment>
  <w:comment w:id="277" w:author="Author B" w:date="2026-02-26T09:00:00Z" w:initials="AB">
    <w:p w14:paraId="0000111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277.</w:t>
      </w:r>
    </w:p>
  </w:comment>
  <w:comment w:id="278" w:author="Author C" w:date="2026-02-27T09:00:00Z" w:initials="AC">
    <w:p w14:paraId="0000111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278.</w:t>
      </w:r>
    </w:p>
  </w:comment>
  <w:comment w:id="279" w:author="Author A" w:date="2026-02-28T09:00:00Z" w:initials="AA">
    <w:p w14:paraId="0000111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279.</w:t>
      </w:r>
    </w:p>
  </w:comment>
  <w:comment w:id="280" w:author="Author B" w:date="2026-02-01T09:00:00Z" w:initials="AB">
    <w:p w14:paraId="0000111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280.</w:t>
      </w:r>
    </w:p>
  </w:comment>
  <w:comment w:id="281" w:author="Author C" w:date="2026-02-02T09:00:00Z" w:initials="AC">
    <w:p w14:paraId="0000111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281.</w:t>
      </w:r>
    </w:p>
  </w:comment>
  <w:comment w:id="282" w:author="Author A" w:date="2026-02-03T09:00:00Z" w:initials="AA">
    <w:p w14:paraId="0000111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282.</w:t>
      </w:r>
    </w:p>
  </w:comment>
  <w:comment w:id="283" w:author="Author B" w:date="2026-02-04T09:00:00Z" w:initials="AB">
    <w:p w14:paraId="0000111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283.</w:t>
      </w:r>
    </w:p>
  </w:comment>
  <w:comment w:id="284" w:author="Author C" w:date="2026-02-05T09:00:00Z" w:initials="AC">
    <w:p w14:paraId="0000111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284.</w:t>
      </w:r>
    </w:p>
  </w:comment>
  <w:comment w:id="285" w:author="Author A" w:date="2026-02-06T09:00:00Z" w:initials="AA">
    <w:p w14:paraId="0000111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285.</w:t>
      </w:r>
    </w:p>
  </w:comment>
  <w:comment w:id="286" w:author="Author B" w:date="2026-02-07T09:00:00Z" w:initials="AB">
    <w:p w14:paraId="0000111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286.</w:t>
      </w:r>
    </w:p>
  </w:comment>
  <w:comment w:id="287" w:author="Author C" w:date="2026-02-08T09:00:00Z" w:initials="AC">
    <w:p w14:paraId="0000111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287.</w:t>
      </w:r>
    </w:p>
  </w:comment>
  <w:comment w:id="288" w:author="Author A" w:date="2026-02-09T09:00:00Z" w:initials="AA">
    <w:p w14:paraId="0000112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288.</w:t>
      </w:r>
    </w:p>
  </w:comment>
  <w:comment w:id="289" w:author="Author B" w:date="2026-02-10T09:00:00Z" w:initials="AB">
    <w:p w14:paraId="0000112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289.</w:t>
      </w:r>
    </w:p>
  </w:comment>
  <w:comment w:id="290" w:author="Author C" w:date="2026-02-11T09:00:00Z" w:initials="AC">
    <w:p w14:paraId="0000112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290.</w:t>
      </w:r>
    </w:p>
  </w:comment>
  <w:comment w:id="291" w:author="Author A" w:date="2026-02-12T09:00:00Z" w:initials="AA">
    <w:p w14:paraId="0000112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291.</w:t>
      </w:r>
    </w:p>
  </w:comment>
  <w:comment w:id="292" w:author="Author B" w:date="2026-02-13T09:00:00Z" w:initials="AB">
    <w:p w14:paraId="0000112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292.</w:t>
      </w:r>
    </w:p>
  </w:comment>
  <w:comment w:id="293" w:author="Author C" w:date="2026-02-14T09:00:00Z" w:initials="AC">
    <w:p w14:paraId="0000112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293.</w:t>
      </w:r>
    </w:p>
  </w:comment>
  <w:comment w:id="294" w:author="Author A" w:date="2026-02-15T09:00:00Z" w:initials="AA">
    <w:p w14:paraId="0000112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294.</w:t>
      </w:r>
    </w:p>
  </w:comment>
  <w:comment w:id="295" w:author="Author B" w:date="2026-02-16T09:00:00Z" w:initials="AB">
    <w:p w14:paraId="0000112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295.</w:t>
      </w:r>
    </w:p>
  </w:comment>
  <w:comment w:id="296" w:author="Author C" w:date="2026-02-17T09:00:00Z" w:initials="AC">
    <w:p w14:paraId="0000112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296.</w:t>
      </w:r>
    </w:p>
  </w:comment>
  <w:comment w:id="297" w:author="Author A" w:date="2026-02-18T09:00:00Z" w:initials="AA">
    <w:p w14:paraId="0000112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297.</w:t>
      </w:r>
    </w:p>
  </w:comment>
  <w:comment w:id="298" w:author="Author B" w:date="2026-02-19T09:00:00Z" w:initials="AB">
    <w:p w14:paraId="0000112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298.</w:t>
      </w:r>
    </w:p>
  </w:comment>
  <w:comment w:id="299" w:author="Author C" w:date="2026-02-20T09:00:00Z" w:initials="AC">
    <w:p w14:paraId="0000112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299.</w:t>
      </w:r>
    </w:p>
  </w:comment>
  <w:comment w:id="300" w:author="Author A" w:date="2026-02-21T09:00:00Z" w:initials="AA">
    <w:p w14:paraId="0000112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300.</w:t>
      </w:r>
    </w:p>
  </w:comment>
  <w:comment w:id="301" w:author="Author B" w:date="2026-02-22T09:00:00Z" w:initials="AB">
    <w:p w14:paraId="0000112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301.</w:t>
      </w:r>
    </w:p>
  </w:comment>
  <w:comment w:id="302" w:author="Author C" w:date="2026-02-23T09:00:00Z" w:initials="AC">
    <w:p w14:paraId="0000112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302.</w:t>
      </w:r>
    </w:p>
  </w:comment>
  <w:comment w:id="303" w:author="Author A" w:date="2026-02-24T09:00:00Z" w:initials="AA">
    <w:p w14:paraId="0000112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303.</w:t>
      </w:r>
    </w:p>
  </w:comment>
  <w:comment w:id="304" w:author="Author B" w:date="2026-02-25T09:00:00Z" w:initials="AB">
    <w:p w14:paraId="0000113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304.</w:t>
      </w:r>
    </w:p>
  </w:comment>
  <w:comment w:id="305" w:author="Author C" w:date="2026-02-26T09:00:00Z" w:initials="AC">
    <w:p w14:paraId="0000113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305.</w:t>
      </w:r>
    </w:p>
  </w:comment>
  <w:comment w:id="306" w:author="Author A" w:date="2026-02-27T09:00:00Z" w:initials="AA">
    <w:p w14:paraId="0000113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306.</w:t>
      </w:r>
    </w:p>
  </w:comment>
  <w:comment w:id="307" w:author="Author B" w:date="2026-02-28T09:00:00Z" w:initials="AB">
    <w:p w14:paraId="0000113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307.</w:t>
      </w:r>
    </w:p>
  </w:comment>
  <w:comment w:id="308" w:author="Author C" w:date="2026-02-01T09:00:00Z" w:initials="AC">
    <w:p w14:paraId="0000113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308.</w:t>
      </w:r>
    </w:p>
  </w:comment>
  <w:comment w:id="309" w:author="Author A" w:date="2026-02-02T09:00:00Z" w:initials="AA">
    <w:p w14:paraId="0000113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309.</w:t>
      </w:r>
    </w:p>
  </w:comment>
  <w:comment w:id="310" w:author="Author B" w:date="2026-02-03T09:00:00Z" w:initials="AB">
    <w:p w14:paraId="0000113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310.</w:t>
      </w:r>
    </w:p>
  </w:comment>
  <w:comment w:id="311" w:author="Author C" w:date="2026-02-04T09:00:00Z" w:initials="AC">
    <w:p w14:paraId="0000113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311.</w:t>
      </w:r>
    </w:p>
  </w:comment>
  <w:comment w:id="312" w:author="Author A" w:date="2026-02-05T09:00:00Z" w:initials="AA">
    <w:p w14:paraId="0000113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312.</w:t>
      </w:r>
    </w:p>
  </w:comment>
  <w:comment w:id="313" w:author="Author B" w:date="2026-02-06T09:00:00Z" w:initials="AB">
    <w:p w14:paraId="0000113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313.</w:t>
      </w:r>
    </w:p>
  </w:comment>
  <w:comment w:id="314" w:author="Author C" w:date="2026-02-07T09:00:00Z" w:initials="AC">
    <w:p w14:paraId="0000113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314.</w:t>
      </w:r>
    </w:p>
  </w:comment>
  <w:comment w:id="315" w:author="Author A" w:date="2026-02-08T09:00:00Z" w:initials="AA">
    <w:p w14:paraId="0000113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315.</w:t>
      </w:r>
    </w:p>
  </w:comment>
  <w:comment w:id="316" w:author="Author B" w:date="2026-02-09T09:00:00Z" w:initials="AB">
    <w:p w14:paraId="0000113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316.</w:t>
      </w:r>
    </w:p>
  </w:comment>
  <w:comment w:id="317" w:author="Author C" w:date="2026-02-10T09:00:00Z" w:initials="AC">
    <w:p w14:paraId="0000113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317.</w:t>
      </w:r>
    </w:p>
  </w:comment>
  <w:comment w:id="318" w:author="Author A" w:date="2026-02-11T09:00:00Z" w:initials="AA">
    <w:p w14:paraId="0000113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318.</w:t>
      </w:r>
    </w:p>
  </w:comment>
  <w:comment w:id="319" w:author="Author B" w:date="2026-02-12T09:00:00Z" w:initials="AB">
    <w:p w14:paraId="0000113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319.</w:t>
      </w:r>
    </w:p>
  </w:comment>
  <w:comment w:id="320" w:author="Author C" w:date="2026-02-13T09:00:00Z" w:initials="AC">
    <w:p w14:paraId="0000114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320.</w:t>
      </w:r>
    </w:p>
  </w:comment>
  <w:comment w:id="321" w:author="Author A" w:date="2026-02-14T09:00:00Z" w:initials="AA">
    <w:p w14:paraId="0000114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321.</w:t>
      </w:r>
    </w:p>
  </w:comment>
  <w:comment w:id="322" w:author="Author B" w:date="2026-02-15T09:00:00Z" w:initials="AB">
    <w:p w14:paraId="0000114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322.</w:t>
      </w:r>
    </w:p>
  </w:comment>
  <w:comment w:id="323" w:author="Author C" w:date="2026-02-16T09:00:00Z" w:initials="AC">
    <w:p w14:paraId="0000114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323.</w:t>
      </w:r>
    </w:p>
  </w:comment>
  <w:comment w:id="324" w:author="Author A" w:date="2026-02-17T09:00:00Z" w:initials="AA">
    <w:p w14:paraId="0000114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324.</w:t>
      </w:r>
    </w:p>
  </w:comment>
  <w:comment w:id="325" w:author="Author B" w:date="2026-02-18T09:00:00Z" w:initials="AB">
    <w:p w14:paraId="0000114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325.</w:t>
      </w:r>
    </w:p>
  </w:comment>
  <w:comment w:id="326" w:author="Author C" w:date="2026-02-19T09:00:00Z" w:initials="AC">
    <w:p w14:paraId="0000114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326.</w:t>
      </w:r>
    </w:p>
  </w:comment>
  <w:comment w:id="327" w:author="Author A" w:date="2026-02-20T09:00:00Z" w:initials="AA">
    <w:p w14:paraId="0000114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327.</w:t>
      </w:r>
    </w:p>
  </w:comment>
  <w:comment w:id="328" w:author="Author B" w:date="2026-02-21T09:00:00Z" w:initials="AB">
    <w:p w14:paraId="0000114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328.</w:t>
      </w:r>
    </w:p>
  </w:comment>
  <w:comment w:id="329" w:author="Author C" w:date="2026-02-22T09:00:00Z" w:initials="AC">
    <w:p w14:paraId="0000114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329.</w:t>
      </w:r>
    </w:p>
  </w:comment>
  <w:comment w:id="330" w:author="Author A" w:date="2026-02-23T09:00:00Z" w:initials="AA">
    <w:p w14:paraId="0000114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330.</w:t>
      </w:r>
    </w:p>
  </w:comment>
  <w:comment w:id="331" w:author="Author B" w:date="2026-02-24T09:00:00Z" w:initials="AB">
    <w:p w14:paraId="0000114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331.</w:t>
      </w:r>
    </w:p>
  </w:comment>
  <w:comment w:id="332" w:author="Author C" w:date="2026-02-25T09:00:00Z" w:initials="AC">
    <w:p w14:paraId="0000114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332.</w:t>
      </w:r>
    </w:p>
  </w:comment>
  <w:comment w:id="333" w:author="Author A" w:date="2026-02-26T09:00:00Z" w:initials="AA">
    <w:p w14:paraId="0000114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333.</w:t>
      </w:r>
    </w:p>
  </w:comment>
  <w:comment w:id="334" w:author="Author B" w:date="2026-02-27T09:00:00Z" w:initials="AB">
    <w:p w14:paraId="0000114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334.</w:t>
      </w:r>
    </w:p>
  </w:comment>
  <w:comment w:id="335" w:author="Author C" w:date="2026-02-28T09:00:00Z" w:initials="AC">
    <w:p w14:paraId="0000114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335.</w:t>
      </w:r>
    </w:p>
  </w:comment>
  <w:comment w:id="336" w:author="Author A" w:date="2026-02-01T09:00:00Z" w:initials="AA">
    <w:p w14:paraId="0000115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336.</w:t>
      </w:r>
    </w:p>
  </w:comment>
  <w:comment w:id="337" w:author="Author B" w:date="2026-02-02T09:00:00Z" w:initials="AB">
    <w:p w14:paraId="0000115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337.</w:t>
      </w:r>
    </w:p>
  </w:comment>
  <w:comment w:id="338" w:author="Author C" w:date="2026-02-03T09:00:00Z" w:initials="AC">
    <w:p w14:paraId="0000115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338.</w:t>
      </w:r>
    </w:p>
  </w:comment>
  <w:comment w:id="339" w:author="Author A" w:date="2026-02-04T09:00:00Z" w:initials="AA">
    <w:p w14:paraId="0000115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339.</w:t>
      </w:r>
    </w:p>
  </w:comment>
  <w:comment w:id="340" w:author="Author B" w:date="2026-02-05T09:00:00Z" w:initials="AB">
    <w:p w14:paraId="0000115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340.</w:t>
      </w:r>
    </w:p>
  </w:comment>
  <w:comment w:id="341" w:author="Author C" w:date="2026-02-06T09:00:00Z" w:initials="AC">
    <w:p w14:paraId="0000115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341.</w:t>
      </w:r>
    </w:p>
  </w:comment>
  <w:comment w:id="342" w:author="Author A" w:date="2026-02-07T09:00:00Z" w:initials="AA">
    <w:p w14:paraId="0000115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342.</w:t>
      </w:r>
    </w:p>
  </w:comment>
  <w:comment w:id="343" w:author="Author B" w:date="2026-02-08T09:00:00Z" w:initials="AB">
    <w:p w14:paraId="0000115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343.</w:t>
      </w:r>
    </w:p>
  </w:comment>
  <w:comment w:id="344" w:author="Author C" w:date="2026-02-09T09:00:00Z" w:initials="AC">
    <w:p w14:paraId="0000115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344.</w:t>
      </w:r>
    </w:p>
  </w:comment>
  <w:comment w:id="345" w:author="Author A" w:date="2026-02-10T09:00:00Z" w:initials="AA">
    <w:p w14:paraId="0000115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345.</w:t>
      </w:r>
    </w:p>
  </w:comment>
  <w:comment w:id="346" w:author="Author B" w:date="2026-02-11T09:00:00Z" w:initials="AB">
    <w:p w14:paraId="0000115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346.</w:t>
      </w:r>
    </w:p>
  </w:comment>
  <w:comment w:id="347" w:author="Author C" w:date="2026-02-12T09:00:00Z" w:initials="AC">
    <w:p w14:paraId="0000115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347.</w:t>
      </w:r>
    </w:p>
  </w:comment>
  <w:comment w:id="348" w:author="Author A" w:date="2026-02-13T09:00:00Z" w:initials="AA">
    <w:p w14:paraId="0000115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348.</w:t>
      </w:r>
    </w:p>
  </w:comment>
  <w:comment w:id="349" w:author="Author B" w:date="2026-02-14T09:00:00Z" w:initials="AB">
    <w:p w14:paraId="0000115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349.</w:t>
      </w:r>
    </w:p>
  </w:comment>
  <w:comment w:id="350" w:author="Author C" w:date="2026-02-15T09:00:00Z" w:initials="AC">
    <w:p w14:paraId="0000115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350.</w:t>
      </w:r>
    </w:p>
  </w:comment>
  <w:comment w:id="351" w:author="Author A" w:date="2026-02-16T09:00:00Z" w:initials="AA">
    <w:p w14:paraId="0000115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351.</w:t>
      </w:r>
    </w:p>
  </w:comment>
  <w:comment w:id="352" w:author="Author B" w:date="2026-02-17T09:00:00Z" w:initials="AB">
    <w:p w14:paraId="0000116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352.</w:t>
      </w:r>
    </w:p>
  </w:comment>
  <w:comment w:id="353" w:author="Author C" w:date="2026-02-18T09:00:00Z" w:initials="AC">
    <w:p w14:paraId="0000116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353.</w:t>
      </w:r>
    </w:p>
  </w:comment>
  <w:comment w:id="354" w:author="Author A" w:date="2026-02-19T09:00:00Z" w:initials="AA">
    <w:p w14:paraId="0000116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354.</w:t>
      </w:r>
    </w:p>
  </w:comment>
  <w:comment w:id="355" w:author="Author B" w:date="2026-02-20T09:00:00Z" w:initials="AB">
    <w:p w14:paraId="0000116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355.</w:t>
      </w:r>
    </w:p>
  </w:comment>
  <w:comment w:id="356" w:author="Author C" w:date="2026-02-21T09:00:00Z" w:initials="AC">
    <w:p w14:paraId="0000116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356.</w:t>
      </w:r>
    </w:p>
  </w:comment>
  <w:comment w:id="357" w:author="Author A" w:date="2026-02-22T09:00:00Z" w:initials="AA">
    <w:p w14:paraId="0000116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357.</w:t>
      </w:r>
    </w:p>
  </w:comment>
  <w:comment w:id="358" w:author="Author B" w:date="2026-02-23T09:00:00Z" w:initials="AB">
    <w:p w14:paraId="0000116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358.</w:t>
      </w:r>
    </w:p>
  </w:comment>
  <w:comment w:id="359" w:author="Author C" w:date="2026-02-24T09:00:00Z" w:initials="AC">
    <w:p w14:paraId="0000116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359.</w:t>
      </w:r>
    </w:p>
  </w:comment>
  <w:comment w:id="360" w:author="Author A" w:date="2026-02-25T09:00:00Z" w:initials="AA">
    <w:p w14:paraId="0000116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360.</w:t>
      </w:r>
    </w:p>
  </w:comment>
  <w:comment w:id="361" w:author="Author B" w:date="2026-02-26T09:00:00Z" w:initials="AB">
    <w:p w14:paraId="0000116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361.</w:t>
      </w:r>
    </w:p>
  </w:comment>
  <w:comment w:id="362" w:author="Author C" w:date="2026-02-27T09:00:00Z" w:initials="AC">
    <w:p w14:paraId="0000116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362.</w:t>
      </w:r>
    </w:p>
  </w:comment>
  <w:comment w:id="363" w:author="Author A" w:date="2026-02-28T09:00:00Z" w:initials="AA">
    <w:p w14:paraId="0000116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363.</w:t>
      </w:r>
    </w:p>
  </w:comment>
  <w:comment w:id="364" w:author="Author B" w:date="2026-02-01T09:00:00Z" w:initials="AB">
    <w:p w14:paraId="0000116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364.</w:t>
      </w:r>
    </w:p>
  </w:comment>
  <w:comment w:id="365" w:author="Author C" w:date="2026-02-02T09:00:00Z" w:initials="AC">
    <w:p w14:paraId="0000116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365.</w:t>
      </w:r>
    </w:p>
  </w:comment>
  <w:comment w:id="366" w:author="Author A" w:date="2026-02-03T09:00:00Z" w:initials="AA">
    <w:p w14:paraId="0000116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366.</w:t>
      </w:r>
    </w:p>
  </w:comment>
  <w:comment w:id="367" w:author="Author B" w:date="2026-02-04T09:00:00Z" w:initials="AB">
    <w:p w14:paraId="0000116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367.</w:t>
      </w:r>
    </w:p>
  </w:comment>
  <w:comment w:id="368" w:author="Author C" w:date="2026-02-05T09:00:00Z" w:initials="AC">
    <w:p w14:paraId="0000117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368.</w:t>
      </w:r>
    </w:p>
  </w:comment>
  <w:comment w:id="369" w:author="Author A" w:date="2026-02-06T09:00:00Z" w:initials="AA">
    <w:p w14:paraId="0000117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369.</w:t>
      </w:r>
    </w:p>
  </w:comment>
  <w:comment w:id="370" w:author="Author B" w:date="2026-02-07T09:00:00Z" w:initials="AB">
    <w:p w14:paraId="0000117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370.</w:t>
      </w:r>
    </w:p>
  </w:comment>
  <w:comment w:id="371" w:author="Author C" w:date="2026-02-08T09:00:00Z" w:initials="AC">
    <w:p w14:paraId="0000117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371.</w:t>
      </w:r>
    </w:p>
  </w:comment>
  <w:comment w:id="372" w:author="Author A" w:date="2026-02-09T09:00:00Z" w:initials="AA">
    <w:p w14:paraId="0000117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372.</w:t>
      </w:r>
    </w:p>
  </w:comment>
  <w:comment w:id="373" w:author="Author B" w:date="2026-02-10T09:00:00Z" w:initials="AB">
    <w:p w14:paraId="0000117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373.</w:t>
      </w:r>
    </w:p>
  </w:comment>
  <w:comment w:id="374" w:author="Author C" w:date="2026-02-11T09:00:00Z" w:initials="AC">
    <w:p w14:paraId="0000117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374.</w:t>
      </w:r>
    </w:p>
  </w:comment>
  <w:comment w:id="375" w:author="Author A" w:date="2026-02-12T09:00:00Z" w:initials="AA">
    <w:p w14:paraId="0000117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375.</w:t>
      </w:r>
    </w:p>
  </w:comment>
  <w:comment w:id="376" w:author="Author B" w:date="2026-02-13T09:00:00Z" w:initials="AB">
    <w:p w14:paraId="0000117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376.</w:t>
      </w:r>
    </w:p>
  </w:comment>
  <w:comment w:id="377" w:author="Author C" w:date="2026-02-14T09:00:00Z" w:initials="AC">
    <w:p w14:paraId="0000117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377.</w:t>
      </w:r>
    </w:p>
  </w:comment>
  <w:comment w:id="378" w:author="Author A" w:date="2026-02-15T09:00:00Z" w:initials="AA">
    <w:p w14:paraId="0000117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378.</w:t>
      </w:r>
    </w:p>
  </w:comment>
  <w:comment w:id="379" w:author="Author B" w:date="2026-02-16T09:00:00Z" w:initials="AB">
    <w:p w14:paraId="0000117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379.</w:t>
      </w:r>
    </w:p>
  </w:comment>
  <w:comment w:id="380" w:author="Author C" w:date="2026-02-17T09:00:00Z" w:initials="AC">
    <w:p w14:paraId="0000117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380.</w:t>
      </w:r>
    </w:p>
  </w:comment>
  <w:comment w:id="381" w:author="Author A" w:date="2026-02-18T09:00:00Z" w:initials="AA">
    <w:p w14:paraId="0000117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381.</w:t>
      </w:r>
    </w:p>
  </w:comment>
  <w:comment w:id="382" w:author="Author B" w:date="2026-02-19T09:00:00Z" w:initials="AB">
    <w:p w14:paraId="0000117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382.</w:t>
      </w:r>
    </w:p>
  </w:comment>
  <w:comment w:id="383" w:author="Author C" w:date="2026-02-20T09:00:00Z" w:initials="AC">
    <w:p w14:paraId="0000117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383.</w:t>
      </w:r>
    </w:p>
  </w:comment>
  <w:comment w:id="384" w:author="Author A" w:date="2026-02-21T09:00:00Z" w:initials="AA">
    <w:p w14:paraId="0000118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384.</w:t>
      </w:r>
    </w:p>
  </w:comment>
  <w:comment w:id="385" w:author="Author B" w:date="2026-02-22T09:00:00Z" w:initials="AB">
    <w:p w14:paraId="0000118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385.</w:t>
      </w:r>
    </w:p>
  </w:comment>
  <w:comment w:id="386" w:author="Author C" w:date="2026-02-23T09:00:00Z" w:initials="AC">
    <w:p w14:paraId="0000118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386.</w:t>
      </w:r>
    </w:p>
  </w:comment>
  <w:comment w:id="387" w:author="Author A" w:date="2026-02-24T09:00:00Z" w:initials="AA">
    <w:p w14:paraId="0000118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387.</w:t>
      </w:r>
    </w:p>
  </w:comment>
  <w:comment w:id="388" w:author="Author B" w:date="2026-02-25T09:00:00Z" w:initials="AB">
    <w:p w14:paraId="0000118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388.</w:t>
      </w:r>
    </w:p>
  </w:comment>
  <w:comment w:id="389" w:author="Author C" w:date="2026-02-26T09:00:00Z" w:initials="AC">
    <w:p w14:paraId="0000118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389.</w:t>
      </w:r>
    </w:p>
  </w:comment>
  <w:comment w:id="390" w:author="Author A" w:date="2026-02-27T09:00:00Z" w:initials="AA">
    <w:p w14:paraId="0000118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390.</w:t>
      </w:r>
    </w:p>
  </w:comment>
  <w:comment w:id="391" w:author="Author B" w:date="2026-02-28T09:00:00Z" w:initials="AB">
    <w:p w14:paraId="0000118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391.</w:t>
      </w:r>
    </w:p>
  </w:comment>
  <w:comment w:id="392" w:author="Author C" w:date="2026-02-01T09:00:00Z" w:initials="AC">
    <w:p w14:paraId="0000118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392.</w:t>
      </w:r>
    </w:p>
  </w:comment>
  <w:comment w:id="393" w:author="Author A" w:date="2026-02-02T09:00:00Z" w:initials="AA">
    <w:p w14:paraId="0000118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393.</w:t>
      </w:r>
    </w:p>
  </w:comment>
  <w:comment w:id="394" w:author="Author B" w:date="2026-02-03T09:00:00Z" w:initials="AB">
    <w:p w14:paraId="0000118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394.</w:t>
      </w:r>
    </w:p>
  </w:comment>
  <w:comment w:id="395" w:author="Author C" w:date="2026-02-04T09:00:00Z" w:initials="AC">
    <w:p w14:paraId="0000118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395.</w:t>
      </w:r>
    </w:p>
  </w:comment>
  <w:comment w:id="396" w:author="Author A" w:date="2026-02-05T09:00:00Z" w:initials="AA">
    <w:p w14:paraId="0000118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396.</w:t>
      </w:r>
    </w:p>
  </w:comment>
  <w:comment w:id="397" w:author="Author B" w:date="2026-02-06T09:00:00Z" w:initials="AB">
    <w:p w14:paraId="0000118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397.</w:t>
      </w:r>
    </w:p>
  </w:comment>
  <w:comment w:id="398" w:author="Author C" w:date="2026-02-07T09:00:00Z" w:initials="AC">
    <w:p w14:paraId="0000118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398.</w:t>
      </w:r>
    </w:p>
  </w:comment>
  <w:comment w:id="399" w:author="Author A" w:date="2026-02-08T09:00:00Z" w:initials="AA">
    <w:p w14:paraId="0000118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399.</w:t>
      </w:r>
    </w:p>
  </w:comment>
  <w:comment w:id="400" w:author="Author B" w:date="2026-02-09T09:00:00Z" w:initials="AB">
    <w:p w14:paraId="0000119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400.</w:t>
      </w:r>
    </w:p>
  </w:comment>
  <w:comment w:id="401" w:author="Author C" w:date="2026-02-10T09:00:00Z" w:initials="AC">
    <w:p w14:paraId="0000119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401.</w:t>
      </w:r>
    </w:p>
  </w:comment>
  <w:comment w:id="402" w:author="Author A" w:date="2026-02-11T09:00:00Z" w:initials="AA">
    <w:p w14:paraId="0000119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402.</w:t>
      </w:r>
    </w:p>
  </w:comment>
  <w:comment w:id="403" w:author="Author B" w:date="2026-02-12T09:00:00Z" w:initials="AB">
    <w:p w14:paraId="0000119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403.</w:t>
      </w:r>
    </w:p>
  </w:comment>
  <w:comment w:id="404" w:author="Author C" w:date="2026-02-13T09:00:00Z" w:initials="AC">
    <w:p w14:paraId="0000119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404.</w:t>
      </w:r>
    </w:p>
  </w:comment>
  <w:comment w:id="405" w:author="Author A" w:date="2026-02-14T09:00:00Z" w:initials="AA">
    <w:p w14:paraId="0000119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405.</w:t>
      </w:r>
    </w:p>
  </w:comment>
  <w:comment w:id="406" w:author="Author B" w:date="2026-02-15T09:00:00Z" w:initials="AB">
    <w:p w14:paraId="0000119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406.</w:t>
      </w:r>
    </w:p>
  </w:comment>
  <w:comment w:id="407" w:author="Author C" w:date="2026-02-16T09:00:00Z" w:initials="AC">
    <w:p w14:paraId="0000119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407.</w:t>
      </w:r>
    </w:p>
  </w:comment>
  <w:comment w:id="408" w:author="Author A" w:date="2026-02-17T09:00:00Z" w:initials="AA">
    <w:p w14:paraId="0000119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408.</w:t>
      </w:r>
    </w:p>
  </w:comment>
  <w:comment w:id="409" w:author="Author B" w:date="2026-02-18T09:00:00Z" w:initials="AB">
    <w:p w14:paraId="0000119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409.</w:t>
      </w:r>
    </w:p>
  </w:comment>
  <w:comment w:id="410" w:author="Author C" w:date="2026-02-19T09:00:00Z" w:initials="AC">
    <w:p w14:paraId="0000119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410.</w:t>
      </w:r>
    </w:p>
  </w:comment>
  <w:comment w:id="411" w:author="Author A" w:date="2026-02-20T09:00:00Z" w:initials="AA">
    <w:p w14:paraId="0000119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411.</w:t>
      </w:r>
    </w:p>
  </w:comment>
  <w:comment w:id="412" w:author="Author B" w:date="2026-02-21T09:00:00Z" w:initials="AB">
    <w:p w14:paraId="0000119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412.</w:t>
      </w:r>
    </w:p>
  </w:comment>
  <w:comment w:id="413" w:author="Author C" w:date="2026-02-22T09:00:00Z" w:initials="AC">
    <w:p w14:paraId="0000119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413.</w:t>
      </w:r>
    </w:p>
  </w:comment>
  <w:comment w:id="414" w:author="Author A" w:date="2026-02-23T09:00:00Z" w:initials="AA">
    <w:p w14:paraId="0000119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414.</w:t>
      </w:r>
    </w:p>
  </w:comment>
  <w:comment w:id="415" w:author="Author B" w:date="2026-02-24T09:00:00Z" w:initials="AB">
    <w:p w14:paraId="0000119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415.</w:t>
      </w:r>
    </w:p>
  </w:comment>
  <w:comment w:id="416" w:author="Author C" w:date="2026-02-25T09:00:00Z" w:initials="AC">
    <w:p w14:paraId="000011A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416.</w:t>
      </w:r>
    </w:p>
  </w:comment>
  <w:comment w:id="417" w:author="Author A" w:date="2026-02-26T09:00:00Z" w:initials="AA">
    <w:p w14:paraId="000011A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417.</w:t>
      </w:r>
    </w:p>
  </w:comment>
  <w:comment w:id="418" w:author="Author B" w:date="2026-02-27T09:00:00Z" w:initials="AB">
    <w:p w14:paraId="000011A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418.</w:t>
      </w:r>
    </w:p>
  </w:comment>
  <w:comment w:id="419" w:author="Author C" w:date="2026-02-28T09:00:00Z" w:initials="AC">
    <w:p w14:paraId="000011A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419.</w:t>
      </w:r>
    </w:p>
  </w:comment>
  <w:comment w:id="420" w:author="Author A" w:date="2026-02-01T09:00:00Z" w:initials="AA">
    <w:p w14:paraId="000011A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420.</w:t>
      </w:r>
    </w:p>
  </w:comment>
  <w:comment w:id="421" w:author="Author B" w:date="2026-02-02T09:00:00Z" w:initials="AB">
    <w:p w14:paraId="000011A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421.</w:t>
      </w:r>
    </w:p>
  </w:comment>
  <w:comment w:id="422" w:author="Author C" w:date="2026-02-03T09:00:00Z" w:initials="AC">
    <w:p w14:paraId="000011A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422.</w:t>
      </w:r>
    </w:p>
  </w:comment>
  <w:comment w:id="423" w:author="Author A" w:date="2026-02-04T09:00:00Z" w:initials="AA">
    <w:p w14:paraId="000011A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423.</w:t>
      </w:r>
    </w:p>
  </w:comment>
  <w:comment w:id="424" w:author="Author B" w:date="2026-02-05T09:00:00Z" w:initials="AB">
    <w:p w14:paraId="000011A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424.</w:t>
      </w:r>
    </w:p>
  </w:comment>
  <w:comment w:id="425" w:author="Author C" w:date="2026-02-06T09:00:00Z" w:initials="AC">
    <w:p w14:paraId="000011A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425.</w:t>
      </w:r>
    </w:p>
  </w:comment>
  <w:comment w:id="426" w:author="Author A" w:date="2026-02-07T09:00:00Z" w:initials="AA">
    <w:p w14:paraId="000011A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426.</w:t>
      </w:r>
    </w:p>
  </w:comment>
  <w:comment w:id="427" w:author="Author B" w:date="2026-02-08T09:00:00Z" w:initials="AB">
    <w:p w14:paraId="000011A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427.</w:t>
      </w:r>
    </w:p>
  </w:comment>
  <w:comment w:id="428" w:author="Author C" w:date="2026-02-09T09:00:00Z" w:initials="AC">
    <w:p w14:paraId="000011A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428.</w:t>
      </w:r>
    </w:p>
  </w:comment>
  <w:comment w:id="429" w:author="Author A" w:date="2026-02-10T09:00:00Z" w:initials="AA">
    <w:p w14:paraId="000011A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429.</w:t>
      </w:r>
    </w:p>
  </w:comment>
  <w:comment w:id="430" w:author="Author B" w:date="2026-02-11T09:00:00Z" w:initials="AB">
    <w:p w14:paraId="000011A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430.</w:t>
      </w:r>
    </w:p>
  </w:comment>
  <w:comment w:id="431" w:author="Author C" w:date="2026-02-12T09:00:00Z" w:initials="AC">
    <w:p w14:paraId="000011A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431.</w:t>
      </w:r>
    </w:p>
  </w:comment>
  <w:comment w:id="432" w:author="Author A" w:date="2026-02-13T09:00:00Z" w:initials="AA">
    <w:p w14:paraId="000011B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432.</w:t>
      </w:r>
    </w:p>
  </w:comment>
  <w:comment w:id="433" w:author="Author B" w:date="2026-02-14T09:00:00Z" w:initials="AB">
    <w:p w14:paraId="000011B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433.</w:t>
      </w:r>
    </w:p>
  </w:comment>
  <w:comment w:id="434" w:author="Author C" w:date="2026-02-15T09:00:00Z" w:initials="AC">
    <w:p w14:paraId="000011B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434.</w:t>
      </w:r>
    </w:p>
  </w:comment>
  <w:comment w:id="435" w:author="Author A" w:date="2026-02-16T09:00:00Z" w:initials="AA">
    <w:p w14:paraId="000011B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435.</w:t>
      </w:r>
    </w:p>
  </w:comment>
  <w:comment w:id="436" w:author="Author B" w:date="2026-02-17T09:00:00Z" w:initials="AB">
    <w:p w14:paraId="000011B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436.</w:t>
      </w:r>
    </w:p>
  </w:comment>
  <w:comment w:id="437" w:author="Author C" w:date="2026-02-18T09:00:00Z" w:initials="AC">
    <w:p w14:paraId="000011B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437.</w:t>
      </w:r>
    </w:p>
  </w:comment>
  <w:comment w:id="438" w:author="Author A" w:date="2026-02-19T09:00:00Z" w:initials="AA">
    <w:p w14:paraId="000011B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438.</w:t>
      </w:r>
    </w:p>
  </w:comment>
  <w:comment w:id="439" w:author="Author B" w:date="2026-02-20T09:00:00Z" w:initials="AB">
    <w:p w14:paraId="000011B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439.</w:t>
      </w:r>
    </w:p>
  </w:comment>
  <w:comment w:id="440" w:author="Author C" w:date="2026-02-21T09:00:00Z" w:initials="AC">
    <w:p w14:paraId="000011B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440.</w:t>
      </w:r>
    </w:p>
  </w:comment>
  <w:comment w:id="441" w:author="Author A" w:date="2026-02-22T09:00:00Z" w:initials="AA">
    <w:p w14:paraId="000011B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441.</w:t>
      </w:r>
    </w:p>
  </w:comment>
  <w:comment w:id="442" w:author="Author B" w:date="2026-02-23T09:00:00Z" w:initials="AB">
    <w:p w14:paraId="000011B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442.</w:t>
      </w:r>
    </w:p>
  </w:comment>
  <w:comment w:id="443" w:author="Author C" w:date="2026-02-24T09:00:00Z" w:initials="AC">
    <w:p w14:paraId="000011B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443.</w:t>
      </w:r>
    </w:p>
  </w:comment>
  <w:comment w:id="444" w:author="Author A" w:date="2026-02-25T09:00:00Z" w:initials="AA">
    <w:p w14:paraId="000011B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444.</w:t>
      </w:r>
    </w:p>
  </w:comment>
  <w:comment w:id="445" w:author="Author B" w:date="2026-02-26T09:00:00Z" w:initials="AB">
    <w:p w14:paraId="000011B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445.</w:t>
      </w:r>
    </w:p>
  </w:comment>
  <w:comment w:id="446" w:author="Author C" w:date="2026-02-27T09:00:00Z" w:initials="AC">
    <w:p w14:paraId="000011B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446.</w:t>
      </w:r>
    </w:p>
  </w:comment>
  <w:comment w:id="447" w:author="Author A" w:date="2026-02-28T09:00:00Z" w:initials="AA">
    <w:p w14:paraId="000011B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447.</w:t>
      </w:r>
    </w:p>
  </w:comment>
  <w:comment w:id="448" w:author="Author B" w:date="2026-02-01T09:00:00Z" w:initials="AB">
    <w:p w14:paraId="000011C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448.</w:t>
      </w:r>
    </w:p>
  </w:comment>
  <w:comment w:id="449" w:author="Author C" w:date="2026-02-02T09:00:00Z" w:initials="AC">
    <w:p w14:paraId="000011C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449.</w:t>
      </w:r>
    </w:p>
  </w:comment>
  <w:comment w:id="450" w:author="Author A" w:date="2026-02-03T09:00:00Z" w:initials="AA">
    <w:p w14:paraId="000011C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450.</w:t>
      </w:r>
    </w:p>
  </w:comment>
  <w:comment w:id="451" w:author="Author B" w:date="2026-02-04T09:00:00Z" w:initials="AB">
    <w:p w14:paraId="000011C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451.</w:t>
      </w:r>
    </w:p>
  </w:comment>
  <w:comment w:id="452" w:author="Author C" w:date="2026-02-05T09:00:00Z" w:initials="AC">
    <w:p w14:paraId="000011C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452.</w:t>
      </w:r>
    </w:p>
  </w:comment>
  <w:comment w:id="453" w:author="Author A" w:date="2026-02-06T09:00:00Z" w:initials="AA">
    <w:p w14:paraId="000011C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453.</w:t>
      </w:r>
    </w:p>
  </w:comment>
  <w:comment w:id="454" w:author="Author B" w:date="2026-02-07T09:00:00Z" w:initials="AB">
    <w:p w14:paraId="000011C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454.</w:t>
      </w:r>
    </w:p>
  </w:comment>
  <w:comment w:id="455" w:author="Author C" w:date="2026-02-08T09:00:00Z" w:initials="AC">
    <w:p w14:paraId="000011C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455.</w:t>
      </w:r>
    </w:p>
  </w:comment>
  <w:comment w:id="456" w:author="Author A" w:date="2026-02-09T09:00:00Z" w:initials="AA">
    <w:p w14:paraId="000011C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456.</w:t>
      </w:r>
    </w:p>
  </w:comment>
  <w:comment w:id="457" w:author="Author B" w:date="2026-02-10T09:00:00Z" w:initials="AB">
    <w:p w14:paraId="000011C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457.</w:t>
      </w:r>
    </w:p>
  </w:comment>
  <w:comment w:id="458" w:author="Author C" w:date="2026-02-11T09:00:00Z" w:initials="AC">
    <w:p w14:paraId="000011C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458.</w:t>
      </w:r>
    </w:p>
  </w:comment>
  <w:comment w:id="459" w:author="Author A" w:date="2026-02-12T09:00:00Z" w:initials="AA">
    <w:p w14:paraId="000011C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459.</w:t>
      </w:r>
    </w:p>
  </w:comment>
  <w:comment w:id="460" w:author="Author B" w:date="2026-02-13T09:00:00Z" w:initials="AB">
    <w:p w14:paraId="000011C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460.</w:t>
      </w:r>
    </w:p>
  </w:comment>
  <w:comment w:id="461" w:author="Author C" w:date="2026-02-14T09:00:00Z" w:initials="AC">
    <w:p w14:paraId="000011C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461.</w:t>
      </w:r>
    </w:p>
  </w:comment>
  <w:comment w:id="462" w:author="Author A" w:date="2026-02-15T09:00:00Z" w:initials="AA">
    <w:p w14:paraId="000011C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462.</w:t>
      </w:r>
    </w:p>
  </w:comment>
  <w:comment w:id="463" w:author="Author B" w:date="2026-02-16T09:00:00Z" w:initials="AB">
    <w:p w14:paraId="000011C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463.</w:t>
      </w:r>
    </w:p>
  </w:comment>
  <w:comment w:id="464" w:author="Author C" w:date="2026-02-17T09:00:00Z" w:initials="AC">
    <w:p w14:paraId="000011D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464.</w:t>
      </w:r>
    </w:p>
  </w:comment>
  <w:comment w:id="465" w:author="Author A" w:date="2026-02-18T09:00:00Z" w:initials="AA">
    <w:p w14:paraId="000011D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465.</w:t>
      </w:r>
    </w:p>
  </w:comment>
  <w:comment w:id="466" w:author="Author B" w:date="2026-02-19T09:00:00Z" w:initials="AB">
    <w:p w14:paraId="000011D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466.</w:t>
      </w:r>
    </w:p>
  </w:comment>
  <w:comment w:id="467" w:author="Author C" w:date="2026-02-20T09:00:00Z" w:initials="AC">
    <w:p w14:paraId="000011D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467.</w:t>
      </w:r>
    </w:p>
  </w:comment>
  <w:comment w:id="468" w:author="Author A" w:date="2026-02-21T09:00:00Z" w:initials="AA">
    <w:p w14:paraId="000011D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468.</w:t>
      </w:r>
    </w:p>
  </w:comment>
  <w:comment w:id="469" w:author="Author B" w:date="2026-02-22T09:00:00Z" w:initials="AB">
    <w:p w14:paraId="000011D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469.</w:t>
      </w:r>
    </w:p>
  </w:comment>
  <w:comment w:id="470" w:author="Author C" w:date="2026-02-23T09:00:00Z" w:initials="AC">
    <w:p w14:paraId="000011D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470.</w:t>
      </w:r>
    </w:p>
  </w:comment>
  <w:comment w:id="471" w:author="Author A" w:date="2026-02-24T09:00:00Z" w:initials="AA">
    <w:p w14:paraId="000011D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471.</w:t>
      </w:r>
    </w:p>
  </w:comment>
  <w:comment w:id="472" w:author="Author B" w:date="2026-02-25T09:00:00Z" w:initials="AB">
    <w:p w14:paraId="000011D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472.</w:t>
      </w:r>
    </w:p>
  </w:comment>
  <w:comment w:id="473" w:author="Author C" w:date="2026-02-26T09:00:00Z" w:initials="AC">
    <w:p w14:paraId="000011D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473.</w:t>
      </w:r>
    </w:p>
  </w:comment>
  <w:comment w:id="474" w:author="Author A" w:date="2026-02-27T09:00:00Z" w:initials="AA">
    <w:p w14:paraId="000011D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474.</w:t>
      </w:r>
    </w:p>
  </w:comment>
  <w:comment w:id="475" w:author="Author B" w:date="2026-02-28T09:00:00Z" w:initials="AB">
    <w:p w14:paraId="000011D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475.</w:t>
      </w:r>
    </w:p>
  </w:comment>
  <w:comment w:id="476" w:author="Author C" w:date="2026-02-01T09:00:00Z" w:initials="AC">
    <w:p w14:paraId="000011D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476.</w:t>
      </w:r>
    </w:p>
  </w:comment>
  <w:comment w:id="477" w:author="Author A" w:date="2026-02-02T09:00:00Z" w:initials="AA">
    <w:p w14:paraId="000011D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477.</w:t>
      </w:r>
    </w:p>
  </w:comment>
  <w:comment w:id="478" w:author="Author B" w:date="2026-02-03T09:00:00Z" w:initials="AB">
    <w:p w14:paraId="000011D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478.</w:t>
      </w:r>
    </w:p>
  </w:comment>
  <w:comment w:id="479" w:author="Author C" w:date="2026-02-04T09:00:00Z" w:initials="AC">
    <w:p w14:paraId="000011D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479.</w:t>
      </w:r>
    </w:p>
  </w:comment>
  <w:comment w:id="480" w:author="Author A" w:date="2026-02-05T09:00:00Z" w:initials="AA">
    <w:p w14:paraId="000011E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480.</w:t>
      </w:r>
    </w:p>
  </w:comment>
  <w:comment w:id="481" w:author="Author B" w:date="2026-02-06T09:00:00Z" w:initials="AB">
    <w:p w14:paraId="000011E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481.</w:t>
      </w:r>
    </w:p>
  </w:comment>
  <w:comment w:id="482" w:author="Author C" w:date="2026-02-07T09:00:00Z" w:initials="AC">
    <w:p w14:paraId="000011E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482.</w:t>
      </w:r>
    </w:p>
  </w:comment>
  <w:comment w:id="483" w:author="Author A" w:date="2026-02-08T09:00:00Z" w:initials="AA">
    <w:p w14:paraId="000011E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483.</w:t>
      </w:r>
    </w:p>
  </w:comment>
  <w:comment w:id="484" w:author="Author B" w:date="2026-02-09T09:00:00Z" w:initials="AB">
    <w:p w14:paraId="000011E4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484.</w:t>
      </w:r>
    </w:p>
  </w:comment>
  <w:comment w:id="485" w:author="Author C" w:date="2026-02-10T09:00:00Z" w:initials="AC">
    <w:p w14:paraId="000011E5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485.</w:t>
      </w:r>
    </w:p>
  </w:comment>
  <w:comment w:id="486" w:author="Author A" w:date="2026-02-11T09:00:00Z" w:initials="AA">
    <w:p w14:paraId="000011E6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486.</w:t>
      </w:r>
    </w:p>
  </w:comment>
  <w:comment w:id="487" w:author="Author B" w:date="2026-02-12T09:00:00Z" w:initials="AB">
    <w:p w14:paraId="000011E7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487.</w:t>
      </w:r>
    </w:p>
  </w:comment>
  <w:comment w:id="488" w:author="Author C" w:date="2026-02-13T09:00:00Z" w:initials="AC">
    <w:p w14:paraId="000011E8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488.</w:t>
      </w:r>
    </w:p>
  </w:comment>
  <w:comment w:id="489" w:author="Author A" w:date="2026-02-14T09:00:00Z" w:initials="AA">
    <w:p w14:paraId="000011E9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489.</w:t>
      </w:r>
    </w:p>
  </w:comment>
  <w:comment w:id="490" w:author="Author B" w:date="2026-02-15T09:00:00Z" w:initials="AB">
    <w:p w14:paraId="000011EA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490.</w:t>
      </w:r>
    </w:p>
  </w:comment>
  <w:comment w:id="491" w:author="Author C" w:date="2026-02-16T09:00:00Z" w:initials="AC">
    <w:p w14:paraId="000011EB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491.</w:t>
      </w:r>
    </w:p>
  </w:comment>
  <w:comment w:id="492" w:author="Author A" w:date="2026-02-17T09:00:00Z" w:initials="AA">
    <w:p w14:paraId="000011EC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492.</w:t>
      </w:r>
    </w:p>
  </w:comment>
  <w:comment w:id="493" w:author="Author B" w:date="2026-02-18T09:00:00Z" w:initials="AB">
    <w:p w14:paraId="000011ED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493.</w:t>
      </w:r>
    </w:p>
  </w:comment>
  <w:comment w:id="494" w:author="Author C" w:date="2026-02-19T09:00:00Z" w:initials="AC">
    <w:p w14:paraId="000011EE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494.</w:t>
      </w:r>
    </w:p>
  </w:comment>
  <w:comment w:id="495" w:author="Author A" w:date="2026-02-20T09:00:00Z" w:initials="AA">
    <w:p w14:paraId="000011EF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495.</w:t>
      </w:r>
    </w:p>
  </w:comment>
  <w:comment w:id="496" w:author="Author B" w:date="2026-02-21T09:00:00Z" w:initials="AB">
    <w:p w14:paraId="000011F0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496.</w:t>
      </w:r>
    </w:p>
  </w:comment>
  <w:comment w:id="497" w:author="Author C" w:date="2026-02-22T09:00:00Z" w:initials="AC">
    <w:p w14:paraId="000011F1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497.</w:t>
      </w:r>
    </w:p>
  </w:comment>
  <w:comment w:id="498" w:author="Author A" w:date="2026-02-23T09:00:00Z" w:initials="AA">
    <w:p w14:paraId="000011F2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498.</w:t>
      </w:r>
    </w:p>
  </w:comment>
  <w:comment w:id="499" w:author="Author B" w:date="2026-02-24T09:00:00Z" w:initials="AB">
    <w:p w14:paraId="000011F3" w14:textId="77777777">
      <w:pPr>
        <w:pStyle w:val="CommentText"/>
      </w:pPr>
      <w:r>
        <w:rPr>
          <w:rStyle w:val="CommentReference"/>
        </w:rPr>
        <w:annotationRef/>
      </w:r>
      <w:r>
        <w:t xml:space="preserve">Comment 499.</w:t>
      </w:r>
    </w:p>
  </w:comment>
</w:comments>
</file>

<file path=word/commentsExtended.xml><?xml version="1.0" encoding="utf-8"?>
<w15:commentsEx xmlns:w15="http://schemas.microsoft.com/office/word/2012/wordml">
  <w15:commentEx w15:paraId="00001000" w15:done="1"/>
  <w15:commentEx w15:paraId="00001001" w15:done="0"/>
  <w15:commentEx w15:paraId="00001002" w15:done="0"/>
  <w15:commentEx w15:paraId="00001003" w15:done="0"/>
  <w15:commentEx w15:paraId="00001004" w15:done="0"/>
  <w15:commentEx w15:paraId="00001005" w15:done="0"/>
  <w15:commentEx w15:paraId="00001006" w15:done="0"/>
  <w15:commentEx w15:paraId="00001007" w15:done="1"/>
  <w15:commentEx w15:paraId="00001008" w15:done="0"/>
  <w15:commentEx w15:paraId="00001009" w15:done="0"/>
  <w15:commentEx w15:paraId="0000100A" w15:done="0"/>
  <w15:commentEx w15:paraId="0000100B" w15:done="0"/>
  <w15:commentEx w15:paraId="0000100C" w15:done="0"/>
  <w15:commentEx w15:paraId="0000100D" w15:done="0"/>
  <w15:commentEx w15:paraId="0000100E" w15:done="1"/>
  <w15:commentEx w15:paraId="0000100F" w15:done="0"/>
  <w15:commentEx w15:paraId="00001010" w15:done="0"/>
  <w15:commentEx w15:paraId="00001011" w15:done="0"/>
  <w15:commentEx w15:paraId="00001012" w15:done="0"/>
  <w15:commentEx w15:paraId="00001013" w15:done="0"/>
  <w15:commentEx w15:paraId="00001014" w15:done="0"/>
  <w15:commentEx w15:paraId="00001015" w15:done="1"/>
  <w15:commentEx w15:paraId="00001016" w15:done="0"/>
  <w15:commentEx w15:paraId="00001017" w15:done="0"/>
  <w15:commentEx w15:paraId="00001018" w15:done="0"/>
  <w15:commentEx w15:paraId="00001019" w15:done="0"/>
  <w15:commentEx w15:paraId="0000101A" w15:done="0"/>
  <w15:commentEx w15:paraId="0000101B" w15:done="0"/>
  <w15:commentEx w15:paraId="0000101C" w15:done="1"/>
  <w15:commentEx w15:paraId="0000101D" w15:done="0"/>
  <w15:commentEx w15:paraId="0000101E" w15:done="0"/>
  <w15:commentEx w15:paraId="0000101F" w15:done="0"/>
  <w15:commentEx w15:paraId="00001020" w15:done="0"/>
  <w15:commentEx w15:paraId="00001021" w15:done="0"/>
  <w15:commentEx w15:paraId="00001022" w15:done="0"/>
  <w15:commentEx w15:paraId="00001023" w15:done="1"/>
  <w15:commentEx w15:paraId="00001024" w15:done="0"/>
  <w15:commentEx w15:paraId="00001025" w15:done="0"/>
  <w15:commentEx w15:paraId="00001026" w15:done="0"/>
  <w15:commentEx w15:paraId="00001027" w15:done="0"/>
  <w15:commentEx w15:paraId="00001028" w15:done="0"/>
  <w15:commentEx w15:paraId="00001029" w15:done="0"/>
  <w15:commentEx w15:paraId="0000102A" w15:done="1"/>
  <w15:commentEx w15:paraId="0000102B" w15:done="0"/>
  <w15:commentEx w15:paraId="0000102C" w15:done="0"/>
  <w15:commentEx w15:paraId="0000102D" w15:done="0"/>
  <w15:commentEx w15:paraId="0000102E" w15:done="0"/>
  <w15:commentEx w15:paraId="0000102F" w15:done="0"/>
  <w15:commentEx w15:paraId="00001030" w15:done="0"/>
  <w15:commentEx w15:paraId="00001031" w15:done="1"/>
  <w15:commentEx w15:paraId="00001032" w15:done="0"/>
  <w15:commentEx w15:paraId="00001033" w15:done="0"/>
  <w15:commentEx w15:paraId="00001034" w15:done="0"/>
  <w15:commentEx w15:paraId="00001035" w15:done="0"/>
  <w15:commentEx w15:paraId="00001036" w15:done="0"/>
  <w15:commentEx w15:paraId="00001037" w15:done="0"/>
  <w15:commentEx w15:paraId="00001038" w15:done="1"/>
  <w15:commentEx w15:paraId="00001039" w15:done="0"/>
  <w15:commentEx w15:paraId="0000103A" w15:done="0"/>
  <w15:commentEx w15:paraId="0000103B" w15:done="0"/>
  <w15:commentEx w15:paraId="0000103C" w15:done="0"/>
  <w15:commentEx w15:paraId="0000103D" w15:done="0"/>
  <w15:commentEx w15:paraId="0000103E" w15:done="0"/>
  <w15:commentEx w15:paraId="0000103F" w15:done="1"/>
  <w15:commentEx w15:paraId="00001040" w15:done="0"/>
  <w15:commentEx w15:paraId="00001041" w15:done="0"/>
  <w15:commentEx w15:paraId="00001042" w15:done="0"/>
  <w15:commentEx w15:paraId="00001043" w15:done="0"/>
  <w15:commentEx w15:paraId="00001044" w15:done="0"/>
  <w15:commentEx w15:paraId="00001045" w15:done="0"/>
  <w15:commentEx w15:paraId="00001046" w15:done="1"/>
  <w15:commentEx w15:paraId="00001047" w15:done="0"/>
  <w15:commentEx w15:paraId="00001048" w15:done="0"/>
  <w15:commentEx w15:paraId="00001049" w15:done="0"/>
  <w15:commentEx w15:paraId="0000104A" w15:done="0"/>
  <w15:commentEx w15:paraId="0000104B" w15:done="0"/>
  <w15:commentEx w15:paraId="0000104C" w15:done="0"/>
  <w15:commentEx w15:paraId="0000104D" w15:done="1"/>
  <w15:commentEx w15:paraId="0000104E" w15:done="0"/>
  <w15:commentEx w15:paraId="0000104F" w15:done="0"/>
  <w15:commentEx w15:paraId="00001050" w15:done="0"/>
  <w15:commentEx w15:paraId="00001051" w15:done="0"/>
  <w15:commentEx w15:paraId="00001052" w15:done="0"/>
  <w15:commentEx w15:paraId="00001053" w15:done="0"/>
  <w15:commentEx w15:paraId="00001054" w15:done="1"/>
  <w15:commentEx w15:paraId="00001055" w15:done="0"/>
  <w15:commentEx w15:paraId="00001056" w15:done="0"/>
  <w15:commentEx w15:paraId="00001057" w15:done="0"/>
  <w15:commentEx w15:paraId="00001058" w15:done="0"/>
  <w15:commentEx w15:paraId="00001059" w15:done="0"/>
  <w15:commentEx w15:paraId="0000105A" w15:done="0"/>
  <w15:commentEx w15:paraId="0000105B" w15:done="1"/>
  <w15:commentEx w15:paraId="0000105C" w15:done="0"/>
  <w15:commentEx w15:paraId="0000105D" w15:done="0"/>
  <w15:commentEx w15:paraId="0000105E" w15:done="0"/>
  <w15:commentEx w15:paraId="0000105F" w15:done="0"/>
  <w15:commentEx w15:paraId="00001060" w15:done="0"/>
  <w15:commentEx w15:paraId="00001061" w15:done="0"/>
  <w15:commentEx w15:paraId="00001062" w15:done="1"/>
  <w15:commentEx w15:paraId="00001063" w15:done="0"/>
  <w15:commentEx w15:paraId="00001064" w15:done="0"/>
  <w15:commentEx w15:paraId="00001065" w15:done="0"/>
  <w15:commentEx w15:paraId="00001066" w15:done="0"/>
  <w15:commentEx w15:paraId="00001067" w15:done="0"/>
  <w15:commentEx w15:paraId="00001068" w15:done="0"/>
  <w15:commentEx w15:paraId="00001069" w15:done="1"/>
  <w15:commentEx w15:paraId="0000106A" w15:done="0"/>
  <w15:commentEx w15:paraId="0000106B" w15:done="0"/>
  <w15:commentEx w15:paraId="0000106C" w15:done="0"/>
  <w15:commentEx w15:paraId="0000106D" w15:done="0"/>
  <w15:commentEx w15:paraId="0000106E" w15:done="0"/>
  <w15:commentEx w15:paraId="0000106F" w15:done="0"/>
  <w15:commentEx w15:paraId="00001070" w15:done="1"/>
  <w15:commentEx w15:paraId="00001071" w15:done="0"/>
  <w15:commentEx w15:paraId="00001072" w15:done="0"/>
  <w15:commentEx w15:paraId="00001073" w15:done="0"/>
  <w15:commentEx w15:paraId="00001074" w15:done="0"/>
  <w15:commentEx w15:paraId="00001075" w15:done="0"/>
  <w15:commentEx w15:paraId="00001076" w15:done="0"/>
  <w15:commentEx w15:paraId="00001077" w15:done="1"/>
  <w15:commentEx w15:paraId="00001078" w15:done="0"/>
  <w15:commentEx w15:paraId="00001079" w15:done="0"/>
  <w15:commentEx w15:paraId="0000107A" w15:done="0"/>
  <w15:commentEx w15:paraId="0000107B" w15:done="0"/>
  <w15:commentEx w15:paraId="0000107C" w15:done="0"/>
  <w15:commentEx w15:paraId="0000107D" w15:done="0"/>
  <w15:commentEx w15:paraId="0000107E" w15:done="1"/>
  <w15:commentEx w15:paraId="0000107F" w15:done="0"/>
  <w15:commentEx w15:paraId="00001080" w15:done="0"/>
  <w15:commentEx w15:paraId="00001081" w15:done="0"/>
  <w15:commentEx w15:paraId="00001082" w15:done="0"/>
  <w15:commentEx w15:paraId="00001083" w15:done="0"/>
  <w15:commentEx w15:paraId="00001084" w15:done="0"/>
  <w15:commentEx w15:paraId="00001085" w15:done="1"/>
  <w15:commentEx w15:paraId="00001086" w15:done="0"/>
  <w15:commentEx w15:paraId="00001087" w15:done="0"/>
  <w15:commentEx w15:paraId="00001088" w15:done="0"/>
  <w15:commentEx w15:paraId="00001089" w15:done="0"/>
  <w15:commentEx w15:paraId="0000108A" w15:done="0"/>
  <w15:commentEx w15:paraId="0000108B" w15:done="0"/>
  <w15:commentEx w15:paraId="0000108C" w15:done="1"/>
  <w15:commentEx w15:paraId="0000108D" w15:done="0"/>
  <w15:commentEx w15:paraId="0000108E" w15:done="0"/>
  <w15:commentEx w15:paraId="0000108F" w15:done="0"/>
  <w15:commentEx w15:paraId="00001090" w15:done="0"/>
  <w15:commentEx w15:paraId="00001091" w15:done="0"/>
  <w15:commentEx w15:paraId="00001092" w15:done="0"/>
  <w15:commentEx w15:paraId="00001093" w15:done="1"/>
  <w15:commentEx w15:paraId="00001094" w15:done="0"/>
  <w15:commentEx w15:paraId="00001095" w15:done="0"/>
  <w15:commentEx w15:paraId="00001096" w15:done="0"/>
  <w15:commentEx w15:paraId="00001097" w15:done="0"/>
  <w15:commentEx w15:paraId="00001098" w15:done="0"/>
  <w15:commentEx w15:paraId="00001099" w15:done="0"/>
  <w15:commentEx w15:paraId="0000109A" w15:done="1"/>
  <w15:commentEx w15:paraId="0000109B" w15:done="0"/>
  <w15:commentEx w15:paraId="0000109C" w15:done="0"/>
  <w15:commentEx w15:paraId="0000109D" w15:done="0"/>
  <w15:commentEx w15:paraId="0000109E" w15:done="0"/>
  <w15:commentEx w15:paraId="0000109F" w15:done="0"/>
  <w15:commentEx w15:paraId="000010A0" w15:done="0"/>
  <w15:commentEx w15:paraId="000010A1" w15:done="1"/>
  <w15:commentEx w15:paraId="000010A2" w15:done="0"/>
  <w15:commentEx w15:paraId="000010A3" w15:done="0"/>
  <w15:commentEx w15:paraId="000010A4" w15:done="0"/>
  <w15:commentEx w15:paraId="000010A5" w15:done="0"/>
  <w15:commentEx w15:paraId="000010A6" w15:done="0"/>
  <w15:commentEx w15:paraId="000010A7" w15:done="0"/>
  <w15:commentEx w15:paraId="000010A8" w15:done="1"/>
  <w15:commentEx w15:paraId="000010A9" w15:done="0"/>
  <w15:commentEx w15:paraId="000010AA" w15:done="0"/>
  <w15:commentEx w15:paraId="000010AB" w15:done="0"/>
  <w15:commentEx w15:paraId="000010AC" w15:done="0"/>
  <w15:commentEx w15:paraId="000010AD" w15:done="0"/>
  <w15:commentEx w15:paraId="000010AE" w15:done="0"/>
  <w15:commentEx w15:paraId="000010AF" w15:done="1"/>
  <w15:commentEx w15:paraId="000010B0" w15:done="0"/>
  <w15:commentEx w15:paraId="000010B1" w15:done="0"/>
  <w15:commentEx w15:paraId="000010B2" w15:done="0"/>
  <w15:commentEx w15:paraId="000010B3" w15:done="0"/>
  <w15:commentEx w15:paraId="000010B4" w15:done="0"/>
  <w15:commentEx w15:paraId="000010B5" w15:done="0"/>
  <w15:commentEx w15:paraId="000010B6" w15:done="1"/>
  <w15:commentEx w15:paraId="000010B7" w15:done="0"/>
  <w15:commentEx w15:paraId="000010B8" w15:done="0"/>
  <w15:commentEx w15:paraId="000010B9" w15:done="0"/>
  <w15:commentEx w15:paraId="000010BA" w15:done="0"/>
  <w15:commentEx w15:paraId="000010BB" w15:done="0"/>
  <w15:commentEx w15:paraId="000010BC" w15:done="0"/>
  <w15:commentEx w15:paraId="000010BD" w15:done="1"/>
  <w15:commentEx w15:paraId="000010BE" w15:done="0"/>
  <w15:commentEx w15:paraId="000010BF" w15:done="0"/>
  <w15:commentEx w15:paraId="000010C0" w15:done="0"/>
  <w15:commentEx w15:paraId="000010C1" w15:done="0"/>
  <w15:commentEx w15:paraId="000010C2" w15:done="0"/>
  <w15:commentEx w15:paraId="000010C3" w15:done="0"/>
  <w15:commentEx w15:paraId="000010C4" w15:done="1"/>
  <w15:commentEx w15:paraId="000010C5" w15:done="0"/>
  <w15:commentEx w15:paraId="000010C6" w15:done="0"/>
  <w15:commentEx w15:paraId="000010C7" w15:done="0"/>
  <w15:commentEx w15:paraId="000010C8" w15:done="0"/>
  <w15:commentEx w15:paraId="000010C9" w15:done="0"/>
  <w15:commentEx w15:paraId="000010CA" w15:done="0"/>
  <w15:commentEx w15:paraId="000010CB" w15:done="1"/>
  <w15:commentEx w15:paraId="000010CC" w15:done="0"/>
  <w15:commentEx w15:paraId="000010CD" w15:done="0"/>
  <w15:commentEx w15:paraId="000010CE" w15:done="0"/>
  <w15:commentEx w15:paraId="000010CF" w15:done="0"/>
  <w15:commentEx w15:paraId="000010D0" w15:done="0"/>
  <w15:commentEx w15:paraId="000010D1" w15:done="0"/>
  <w15:commentEx w15:paraId="000010D2" w15:done="1"/>
  <w15:commentEx w15:paraId="000010D3" w15:done="0"/>
  <w15:commentEx w15:paraId="000010D4" w15:done="0"/>
  <w15:commentEx w15:paraId="000010D5" w15:done="0"/>
  <w15:commentEx w15:paraId="000010D6" w15:done="0"/>
  <w15:commentEx w15:paraId="000010D7" w15:done="0"/>
  <w15:commentEx w15:paraId="000010D8" w15:done="0"/>
  <w15:commentEx w15:paraId="000010D9" w15:done="1"/>
  <w15:commentEx w15:paraId="000010DA" w15:done="0"/>
  <w15:commentEx w15:paraId="000010DB" w15:done="0"/>
  <w15:commentEx w15:paraId="000010DC" w15:done="0"/>
  <w15:commentEx w15:paraId="000010DD" w15:done="0"/>
  <w15:commentEx w15:paraId="000010DE" w15:done="0"/>
  <w15:commentEx w15:paraId="000010DF" w15:done="0"/>
  <w15:commentEx w15:paraId="000010E0" w15:done="1"/>
  <w15:commentEx w15:paraId="000010E1" w15:done="0"/>
  <w15:commentEx w15:paraId="000010E2" w15:done="0"/>
  <w15:commentEx w15:paraId="000010E3" w15:done="0"/>
  <w15:commentEx w15:paraId="000010E4" w15:done="0"/>
  <w15:commentEx w15:paraId="000010E5" w15:done="0"/>
  <w15:commentEx w15:paraId="000010E6" w15:done="0"/>
  <w15:commentEx w15:paraId="000010E7" w15:done="1"/>
  <w15:commentEx w15:paraId="000010E8" w15:done="0"/>
  <w15:commentEx w15:paraId="000010E9" w15:done="0"/>
  <w15:commentEx w15:paraId="000010EA" w15:done="0"/>
  <w15:commentEx w15:paraId="000010EB" w15:done="0"/>
  <w15:commentEx w15:paraId="000010EC" w15:done="0"/>
  <w15:commentEx w15:paraId="000010ED" w15:done="0"/>
  <w15:commentEx w15:paraId="000010EE" w15:done="1"/>
  <w15:commentEx w15:paraId="000010EF" w15:done="0"/>
  <w15:commentEx w15:paraId="000010F0" w15:done="0"/>
  <w15:commentEx w15:paraId="000010F1" w15:done="0"/>
  <w15:commentEx w15:paraId="000010F2" w15:done="0"/>
  <w15:commentEx w15:paraId="000010F3" w15:done="0"/>
  <w15:commentEx w15:paraId="000010F4" w15:done="0"/>
  <w15:commentEx w15:paraId="000010F5" w15:done="1"/>
  <w15:commentEx w15:paraId="000010F6" w15:done="0"/>
  <w15:commentEx w15:paraId="000010F7" w15:done="0"/>
  <w15:commentEx w15:paraId="000010F8" w15:done="0"/>
  <w15:commentEx w15:paraId="000010F9" w15:done="0"/>
  <w15:commentEx w15:paraId="000010FA" w15:done="0"/>
  <w15:commentEx w15:paraId="000010FB" w15:done="0"/>
  <w15:commentEx w15:paraId="000010FC" w15:done="1"/>
  <w15:commentEx w15:paraId="000010FD" w15:done="0"/>
  <w15:commentEx w15:paraId="000010FE" w15:done="0"/>
  <w15:commentEx w15:paraId="000010FF" w15:done="0"/>
  <w15:commentEx w15:paraId="00001100" w15:done="0"/>
  <w15:commentEx w15:paraId="00001101" w15:done="0"/>
  <w15:commentEx w15:paraId="00001102" w15:done="0"/>
  <w15:commentEx w15:paraId="00001103" w15:done="1"/>
  <w15:commentEx w15:paraId="00001104" w15:done="0"/>
  <w15:commentEx w15:paraId="00001105" w15:done="0"/>
  <w15:commentEx w15:paraId="00001106" w15:done="0"/>
  <w15:commentEx w15:paraId="00001107" w15:done="0"/>
  <w15:commentEx w15:paraId="00001108" w15:done="0"/>
  <w15:commentEx w15:paraId="00001109" w15:done="0"/>
  <w15:commentEx w15:paraId="0000110A" w15:done="1"/>
  <w15:commentEx w15:paraId="0000110B" w15:done="0"/>
  <w15:commentEx w15:paraId="0000110C" w15:done="0"/>
  <w15:commentEx w15:paraId="0000110D" w15:done="0"/>
  <w15:commentEx w15:paraId="0000110E" w15:done="0"/>
  <w15:commentEx w15:paraId="0000110F" w15:done="0"/>
  <w15:commentEx w15:paraId="00001110" w15:done="0"/>
  <w15:commentEx w15:paraId="00001111" w15:done="1"/>
  <w15:commentEx w15:paraId="00001112" w15:done="0"/>
  <w15:commentEx w15:paraId="00001113" w15:done="0"/>
  <w15:commentEx w15:paraId="00001114" w15:done="0"/>
  <w15:commentEx w15:paraId="00001115" w15:done="0"/>
  <w15:commentEx w15:paraId="00001116" w15:done="0"/>
  <w15:commentEx w15:paraId="00001117" w15:done="0"/>
  <w15:commentEx w15:paraId="00001118" w15:done="1"/>
  <w15:commentEx w15:paraId="00001119" w15:done="0"/>
  <w15:commentEx w15:paraId="0000111A" w15:done="0"/>
  <w15:commentEx w15:paraId="0000111B" w15:done="0"/>
  <w15:commentEx w15:paraId="0000111C" w15:done="0"/>
  <w15:commentEx w15:paraId="0000111D" w15:done="0"/>
  <w15:commentEx w15:paraId="0000111E" w15:done="0"/>
  <w15:commentEx w15:paraId="0000111F" w15:done="1"/>
  <w15:commentEx w15:paraId="00001120" w15:done="0"/>
  <w15:commentEx w15:paraId="00001121" w15:done="0"/>
  <w15:commentEx w15:paraId="00001122" w15:done="0"/>
  <w15:commentEx w15:paraId="00001123" w15:done="0"/>
  <w15:commentEx w15:paraId="00001124" w15:done="0"/>
  <w15:commentEx w15:paraId="00001125" w15:done="0"/>
  <w15:commentEx w15:paraId="00001126" w15:done="1"/>
  <w15:commentEx w15:paraId="00001127" w15:done="0"/>
  <w15:commentEx w15:paraId="00001128" w15:done="0"/>
  <w15:commentEx w15:paraId="00001129" w15:done="0"/>
  <w15:commentEx w15:paraId="0000112A" w15:done="0"/>
  <w15:commentEx w15:paraId="0000112B" w15:done="0"/>
  <w15:commentEx w15:paraId="0000112C" w15:done="0"/>
  <w15:commentEx w15:paraId="0000112D" w15:done="1"/>
  <w15:commentEx w15:paraId="0000112E" w15:done="0"/>
  <w15:commentEx w15:paraId="0000112F" w15:done="0"/>
  <w15:commentEx w15:paraId="00001130" w15:done="0"/>
  <w15:commentEx w15:paraId="00001131" w15:done="0"/>
  <w15:commentEx w15:paraId="00001132" w15:done="0"/>
  <w15:commentEx w15:paraId="00001133" w15:done="0"/>
  <w15:commentEx w15:paraId="00001134" w15:done="1"/>
  <w15:commentEx w15:paraId="00001135" w15:done="0"/>
  <w15:commentEx w15:paraId="00001136" w15:done="0"/>
  <w15:commentEx w15:paraId="00001137" w15:done="0"/>
  <w15:commentEx w15:paraId="00001138" w15:done="0"/>
  <w15:commentEx w15:paraId="00001139" w15:done="0"/>
  <w15:commentEx w15:paraId="0000113A" w15:done="0"/>
  <w15:commentEx w15:paraId="0000113B" w15:done="1"/>
  <w15:commentEx w15:paraId="0000113C" w15:done="0"/>
  <w15:commentEx w15:paraId="0000113D" w15:done="0"/>
  <w15:commentEx w15:paraId="0000113E" w15:done="0"/>
  <w15:commentEx w15:paraId="0000113F" w15:done="0"/>
  <w15:commentEx w15:paraId="00001140" w15:done="0"/>
  <w15:commentEx w15:paraId="00001141" w15:done="0"/>
  <w15:commentEx w15:paraId="00001142" w15:done="1"/>
  <w15:commentEx w15:paraId="00001143" w15:done="0"/>
  <w15:commentEx w15:paraId="00001144" w15:done="0"/>
  <w15:commentEx w15:paraId="00001145" w15:done="0"/>
  <w15:commentEx w15:paraId="00001146" w15:done="0"/>
  <w15:commentEx w15:paraId="00001147" w15:done="0"/>
  <w15:commentEx w15:paraId="00001148" w15:done="0"/>
  <w15:commentEx w15:paraId="00001149" w15:done="1"/>
  <w15:commentEx w15:paraId="0000114A" w15:done="0"/>
  <w15:commentEx w15:paraId="0000114B" w15:done="0"/>
  <w15:commentEx w15:paraId="0000114C" w15:done="0"/>
  <w15:commentEx w15:paraId="0000114D" w15:done="0"/>
  <w15:commentEx w15:paraId="0000114E" w15:done="0"/>
  <w15:commentEx w15:paraId="0000114F" w15:done="0"/>
  <w15:commentEx w15:paraId="00001150" w15:done="1"/>
  <w15:commentEx w15:paraId="00001151" w15:done="0"/>
  <w15:commentEx w15:paraId="00001152" w15:done="0"/>
  <w15:commentEx w15:paraId="00001153" w15:done="0"/>
  <w15:commentEx w15:paraId="00001154" w15:done="0"/>
  <w15:commentEx w15:paraId="00001155" w15:done="0"/>
  <w15:commentEx w15:paraId="00001156" w15:done="0"/>
  <w15:commentEx w15:paraId="00001157" w15:done="1"/>
  <w15:commentEx w15:paraId="00001158" w15:done="0"/>
  <w15:commentEx w15:paraId="00001159" w15:done="0"/>
  <w15:commentEx w15:paraId="0000115A" w15:done="0"/>
  <w15:commentEx w15:paraId="0000115B" w15:done="0"/>
  <w15:commentEx w15:paraId="0000115C" w15:done="0"/>
  <w15:commentEx w15:paraId="0000115D" w15:done="0"/>
  <w15:commentEx w15:paraId="0000115E" w15:done="1"/>
  <w15:commentEx w15:paraId="0000115F" w15:done="0"/>
  <w15:commentEx w15:paraId="00001160" w15:done="0"/>
  <w15:commentEx w15:paraId="00001161" w15:done="0"/>
  <w15:commentEx w15:paraId="00001162" w15:done="0"/>
  <w15:commentEx w15:paraId="00001163" w15:done="0"/>
  <w15:commentEx w15:paraId="00001164" w15:done="0"/>
  <w15:commentEx w15:paraId="00001165" w15:done="1"/>
  <w15:commentEx w15:paraId="00001166" w15:done="0"/>
  <w15:commentEx w15:paraId="00001167" w15:done="0"/>
  <w15:commentEx w15:paraId="00001168" w15:done="0"/>
  <w15:commentEx w15:paraId="00001169" w15:done="0"/>
  <w15:commentEx w15:paraId="0000116A" w15:done="0"/>
  <w15:commentEx w15:paraId="0000116B" w15:done="0"/>
  <w15:commentEx w15:paraId="0000116C" w15:done="1"/>
  <w15:commentEx w15:paraId="0000116D" w15:done="0"/>
  <w15:commentEx w15:paraId="0000116E" w15:done="0"/>
  <w15:commentEx w15:paraId="0000116F" w15:done="0"/>
  <w15:commentEx w15:paraId="00001170" w15:done="0"/>
  <w15:commentEx w15:paraId="00001171" w15:done="0"/>
  <w15:commentEx w15:paraId="00001172" w15:done="0"/>
  <w15:commentEx w15:paraId="00001173" w15:done="1"/>
  <w15:commentEx w15:paraId="00001174" w15:done="0"/>
  <w15:commentEx w15:paraId="00001175" w15:done="0"/>
  <w15:commentEx w15:paraId="00001176" w15:done="0"/>
  <w15:commentEx w15:paraId="00001177" w15:done="0"/>
  <w15:commentEx w15:paraId="00001178" w15:done="0"/>
  <w15:commentEx w15:paraId="00001179" w15:done="0"/>
  <w15:commentEx w15:paraId="0000117A" w15:done="1"/>
  <w15:commentEx w15:paraId="0000117B" w15:done="0"/>
  <w15:commentEx w15:paraId="0000117C" w15:done="0"/>
  <w15:commentEx w15:paraId="0000117D" w15:done="0"/>
  <w15:commentEx w15:paraId="0000117E" w15:done="0"/>
  <w15:commentEx w15:paraId="0000117F" w15:done="0"/>
  <w15:commentEx w15:paraId="00001180" w15:done="0"/>
  <w15:commentEx w15:paraId="00001181" w15:done="1"/>
  <w15:commentEx w15:paraId="00001182" w15:done="0"/>
  <w15:commentEx w15:paraId="00001183" w15:done="0"/>
  <w15:commentEx w15:paraId="00001184" w15:done="0"/>
  <w15:commentEx w15:paraId="00001185" w15:done="0"/>
  <w15:commentEx w15:paraId="00001186" w15:done="0"/>
  <w15:commentEx w15:paraId="00001187" w15:done="0"/>
  <w15:commentEx w15:paraId="00001188" w15:done="1"/>
  <w15:commentEx w15:paraId="00001189" w15:done="0"/>
  <w15:commentEx w15:paraId="0000118A" w15:done="0"/>
  <w15:commentEx w15:paraId="0000118B" w15:done="0"/>
  <w15:commentEx w15:paraId="0000118C" w15:done="0"/>
  <w15:commentEx w15:paraId="0000118D" w15:done="0"/>
  <w15:commentEx w15:paraId="0000118E" w15:done="0"/>
  <w15:commentEx w15:paraId="0000118F" w15:done="1"/>
  <w15:commentEx w15:paraId="00001190" w15:done="0"/>
  <w15:commentEx w15:paraId="00001191" w15:done="0"/>
  <w15:commentEx w15:paraId="00001192" w15:done="0"/>
  <w15:commentEx w15:paraId="00001193" w15:done="0"/>
  <w15:commentEx w15:paraId="00001194" w15:done="0"/>
  <w15:commentEx w15:paraId="00001195" w15:done="0"/>
  <w15:commentEx w15:paraId="00001196" w15:done="1"/>
  <w15:commentEx w15:paraId="00001197" w15:done="0"/>
  <w15:commentEx w15:paraId="00001198" w15:done="0"/>
  <w15:commentEx w15:paraId="00001199" w15:done="0"/>
  <w15:commentEx w15:paraId="0000119A" w15:done="0"/>
  <w15:commentEx w15:paraId="0000119B" w15:done="0"/>
  <w15:commentEx w15:paraId="0000119C" w15:done="0"/>
  <w15:commentEx w15:paraId="0000119D" w15:done="1"/>
  <w15:commentEx w15:paraId="0000119E" w15:done="0"/>
  <w15:commentEx w15:paraId="0000119F" w15:done="0"/>
  <w15:commentEx w15:paraId="000011A0" w15:done="0"/>
  <w15:commentEx w15:paraId="000011A1" w15:done="0"/>
  <w15:commentEx w15:paraId="000011A2" w15:done="0"/>
  <w15:commentEx w15:paraId="000011A3" w15:done="0"/>
  <w15:commentEx w15:paraId="000011A4" w15:done="1"/>
  <w15:commentEx w15:paraId="000011A5" w15:done="0"/>
  <w15:commentEx w15:paraId="000011A6" w15:done="0"/>
  <w15:commentEx w15:paraId="000011A7" w15:done="0"/>
  <w15:commentEx w15:paraId="000011A8" w15:done="0"/>
  <w15:commentEx w15:paraId="000011A9" w15:done="0"/>
  <w15:commentEx w15:paraId="000011AA" w15:done="0"/>
  <w15:commentEx w15:paraId="000011AB" w15:done="1"/>
  <w15:commentEx w15:paraId="000011AC" w15:done="0"/>
  <w15:commentEx w15:paraId="000011AD" w15:done="0"/>
  <w15:commentEx w15:paraId="000011AE" w15:done="0"/>
  <w15:commentEx w15:paraId="000011AF" w15:done="0"/>
  <w15:commentEx w15:paraId="000011B0" w15:done="0"/>
  <w15:commentEx w15:paraId="000011B1" w15:done="0"/>
  <w15:commentEx w15:paraId="000011B2" w15:done="1"/>
  <w15:commentEx w15:paraId="000011B3" w15:done="0"/>
  <w15:commentEx w15:paraId="000011B4" w15:done="0"/>
  <w15:commentEx w15:paraId="000011B5" w15:done="0"/>
  <w15:commentEx w15:paraId="000011B6" w15:done="0"/>
  <w15:commentEx w15:paraId="000011B7" w15:done="0"/>
  <w15:commentEx w15:paraId="000011B8" w15:done="0"/>
  <w15:commentEx w15:paraId="000011B9" w15:done="1"/>
  <w15:commentEx w15:paraId="000011BA" w15:done="0"/>
  <w15:commentEx w15:paraId="000011BB" w15:done="0"/>
  <w15:commentEx w15:paraId="000011BC" w15:done="0"/>
  <w15:commentEx w15:paraId="000011BD" w15:done="0"/>
  <w15:commentEx w15:paraId="000011BE" w15:done="0"/>
  <w15:commentEx w15:paraId="000011BF" w15:done="0"/>
  <w15:commentEx w15:paraId="000011C0" w15:done="1"/>
  <w15:commentEx w15:paraId="000011C1" w15:done="0"/>
  <w15:commentEx w15:paraId="000011C2" w15:done="0"/>
  <w15:commentEx w15:paraId="000011C3" w15:done="0"/>
  <w15:commentEx w15:paraId="000011C4" w15:done="0"/>
  <w15:commentEx w15:paraId="000011C5" w15:done="0"/>
  <w15:commentEx w15:paraId="000011C6" w15:done="0"/>
  <w15:commentEx w15:paraId="000011C7" w15:done="1"/>
  <w15:commentEx w15:paraId="000011C8" w15:done="0"/>
  <w15:commentEx w15:paraId="000011C9" w15:done="0"/>
  <w15:commentEx w15:paraId="000011CA" w15:done="0"/>
  <w15:commentEx w15:paraId="000011CB" w15:done="0"/>
  <w15:commentEx w15:paraId="000011CC" w15:done="0"/>
  <w15:commentEx w15:paraId="000011CD" w15:done="0"/>
  <w15:commentEx w15:paraId="000011CE" w15:done="1"/>
  <w15:commentEx w15:paraId="000011CF" w15:done="0"/>
  <w15:commentEx w15:paraId="000011D0" w15:done="0"/>
  <w15:commentEx w15:paraId="000011D1" w15:done="0"/>
  <w15:commentEx w15:paraId="000011D2" w15:done="0"/>
  <w15:commentEx w15:paraId="000011D3" w15:done="0"/>
  <w15:commentEx w15:paraId="000011D4" w15:done="0"/>
  <w15:commentEx w15:paraId="000011D5" w15:done="1"/>
  <w15:commentEx w15:paraId="000011D6" w15:done="0"/>
  <w15:commentEx w15:paraId="000011D7" w15:done="0"/>
  <w15:commentEx w15:paraId="000011D8" w15:done="0"/>
  <w15:commentEx w15:paraId="000011D9" w15:done="0"/>
  <w15:commentEx w15:paraId="000011DA" w15:done="0"/>
  <w15:commentEx w15:paraId="000011DB" w15:done="0"/>
  <w15:commentEx w15:paraId="000011DC" w15:done="1"/>
  <w15:commentEx w15:paraId="000011DD" w15:done="0"/>
  <w15:commentEx w15:paraId="000011DE" w15:done="0"/>
  <w15:commentEx w15:paraId="000011DF" w15:done="0"/>
  <w15:commentEx w15:paraId="000011E0" w15:done="0"/>
  <w15:commentEx w15:paraId="000011E1" w15:done="0"/>
  <w15:commentEx w15:paraId="000011E2" w15:done="0"/>
  <w15:commentEx w15:paraId="000011E3" w15:done="1"/>
  <w15:commentEx w15:paraId="000011E4" w15:done="0"/>
  <w15:commentEx w15:paraId="000011E5" w15:done="0"/>
  <w15:commentEx w15:paraId="000011E6" w15:done="0"/>
  <w15:commentEx w15:paraId="000011E7" w15:done="0"/>
  <w15:commentEx w15:paraId="000011E8" w15:done="0"/>
  <w15:commentEx w15:paraId="000011E9" w15:done="0"/>
  <w15:commentEx w15:paraId="000011EA" w15:done="1"/>
  <w15:commentEx w15:paraId="000011EB" w15:done="0"/>
  <w15:commentEx w15:paraId="000011EC" w15:done="0"/>
  <w15:commentEx w15:paraId="000011ED" w15:done="0"/>
  <w15:commentEx w15:paraId="000011EE" w15:done="0"/>
  <w15:commentEx w15:paraId="000011EF" w15:done="0"/>
  <w15:commentEx w15:paraId="000011F0" w15:done="0"/>
  <w15:commentEx w15:paraId="000011F1" w15:done="1"/>
  <w15:commentEx w15:paraId="000011F2" w15:done="0"/>
  <w15:commentEx w15:paraId="000011F3" w15:done="0"/>
</w15:commentsEx>
</file>

<file path=word/commentsExtensible.xml><?xml version="1.0" encoding="utf-8"?>
<w16cex:commentsExtensible xmlns:w16cex="http://schemas.microsoft.com/office/word/2018/wordml/cex">
  <w16cex:commentExtensible w16cex:durableId="4A000000" w16cex:dateUtc="2026-02-01T09:00:00Z"/>
  <w16cex:commentExtensible w16cex:durableId="4A000001" w16cex:dateUtc="2026-02-02T09:00:00Z"/>
  <w16cex:commentExtensible w16cex:durableId="4A000002" w16cex:dateUtc="2026-02-03T09:00:00Z"/>
  <w16cex:commentExtensible w16cex:durableId="4A000003" w16cex:dateUtc="2026-02-04T09:00:00Z"/>
  <w16cex:commentExtensible w16cex:durableId="4A000004" w16cex:dateUtc="2026-02-05T09:00:00Z"/>
  <w16cex:commentExtensible w16cex:durableId="4A000005" w16cex:dateUtc="2026-02-06T09:00:00Z"/>
  <w16cex:commentExtensible w16cex:durableId="4A000006" w16cex:dateUtc="2026-02-07T09:00:00Z"/>
  <w16cex:commentExtensible w16cex:durableId="4A000007" w16cex:dateUtc="2026-02-08T09:00:00Z"/>
  <w16cex:commentExtensible w16cex:durableId="4A000008" w16cex:dateUtc="2026-02-09T09:00:00Z"/>
  <w16cex:commentExtensible w16cex:durableId="4A000009" w16cex:dateUtc="2026-02-10T09:00:00Z"/>
  <w16cex:commentExtensible w16cex:durableId="4A00000A" w16cex:dateUtc="2026-02-11T09:00:00Z"/>
  <w16cex:commentExtensible w16cex:durableId="4A00000B" w16cex:dateUtc="2026-02-12T09:00:00Z"/>
  <w16cex:commentExtensible w16cex:durableId="4A00000C" w16cex:dateUtc="2026-02-13T09:00:00Z"/>
  <w16cex:commentExtensible w16cex:durableId="4A00000D" w16cex:dateUtc="2026-02-14T09:00:00Z"/>
  <w16cex:commentExtensible w16cex:durableId="4A00000E" w16cex:dateUtc="2026-02-15T09:00:00Z"/>
  <w16cex:commentExtensible w16cex:durableId="4A00000F" w16cex:dateUtc="2026-02-16T09:00:00Z"/>
  <w16cex:commentExtensible w16cex:durableId="4A000010" w16cex:dateUtc="2026-02-17T09:00:00Z"/>
  <w16cex:commentExtensible w16cex:durableId="4A000011" w16cex:dateUtc="2026-02-18T09:00:00Z"/>
  <w16cex:commentExtensible w16cex:durableId="4A000012" w16cex:dateUtc="2026-02-19T09:00:00Z"/>
  <w16cex:commentExtensible w16cex:durableId="4A000013" w16cex:dateUtc="2026-02-20T09:00:00Z"/>
  <w16cex:commentExtensible w16cex:durableId="4A000014" w16cex:dateUtc="2026-02-21T09:00:00Z"/>
  <w16cex:commentExtensible w16cex:durableId="4A000015" w16cex:dateUtc="2026-02-22T09:00:00Z"/>
  <w16cex:commentExtensible w16cex:durableId="4A000016" w16cex:dateUtc="2026-02-23T09:00:00Z"/>
  <w16cex:commentExtensible w16cex:durableId="4A000017" w16cex:dateUtc="2026-02-24T09:00:00Z"/>
  <w16cex:commentExtensible w16cex:durableId="4A000018" w16cex:dateUtc="2026-02-25T09:00:00Z"/>
  <w16cex:commentExtensible w16cex:durableId="4A000019" w16cex:dateUtc="2026-02-26T09:00:00Z"/>
  <w16cex:commentExtensible w16cex:durableId="4A00001A" w16cex:dateUtc="2026-02-27T09:00:00Z"/>
  <w16cex:commentExtensible w16cex:durableId="4A00001B" w16cex:dateUtc="2026-02-28T09:00:00Z"/>
  <w16cex:commentExtensible w16cex:durableId="4A00001C" w16cex:dateUtc="2026-02-01T09:00:00Z"/>
  <w16cex:commentExtensible w16cex:durableId="4A00001D" w16cex:dateUtc="2026-02-02T09:00:00Z"/>
  <w16cex:commentExtensible w16cex:durableId="4A00001E" w16cex:dateUtc="2026-02-03T09:00:00Z"/>
  <w16cex:commentExtensible w16cex:durableId="4A00001F" w16cex:dateUtc="2026-02-04T09:00:00Z"/>
  <w16cex:commentExtensible w16cex:durableId="4A000020" w16cex:dateUtc="2026-02-05T09:00:00Z"/>
  <w16cex:commentExtensible w16cex:durableId="4A000021" w16cex:dateUtc="2026-02-06T09:00:00Z"/>
  <w16cex:commentExtensible w16cex:durableId="4A000022" w16cex:dateUtc="2026-02-07T09:00:00Z"/>
  <w16cex:commentExtensible w16cex:durableId="4A000023" w16cex:dateUtc="2026-02-08T09:00:00Z"/>
  <w16cex:commentExtensible w16cex:durableId="4A000024" w16cex:dateUtc="2026-02-09T09:00:00Z"/>
  <w16cex:commentExtensible w16cex:durableId="4A000025" w16cex:dateUtc="2026-02-10T09:00:00Z"/>
  <w16cex:commentExtensible w16cex:durableId="4A000026" w16cex:dateUtc="2026-02-11T09:00:00Z"/>
  <w16cex:commentExtensible w16cex:durableId="4A000027" w16cex:dateUtc="2026-02-12T09:00:00Z"/>
  <w16cex:commentExtensible w16cex:durableId="4A000028" w16cex:dateUtc="2026-02-13T09:00:00Z"/>
  <w16cex:commentExtensible w16cex:durableId="4A000029" w16cex:dateUtc="2026-02-14T09:00:00Z"/>
  <w16cex:commentExtensible w16cex:durableId="4A00002A" w16cex:dateUtc="2026-02-15T09:00:00Z"/>
  <w16cex:commentExtensible w16cex:durableId="4A00002B" w16cex:dateUtc="2026-02-16T09:00:00Z"/>
  <w16cex:commentExtensible w16cex:durableId="4A00002C" w16cex:dateUtc="2026-02-17T09:00:00Z"/>
  <w16cex:commentExtensible w16cex:durableId="4A00002D" w16cex:dateUtc="2026-02-18T09:00:00Z"/>
  <w16cex:commentExtensible w16cex:durableId="4A00002E" w16cex:dateUtc="2026-02-19T09:00:00Z"/>
  <w16cex:commentExtensible w16cex:durableId="4A00002F" w16cex:dateUtc="2026-02-20T09:00:00Z"/>
  <w16cex:commentExtensible w16cex:durableId="4A000030" w16cex:dateUtc="2026-02-21T09:00:00Z"/>
  <w16cex:commentExtensible w16cex:durableId="4A000031" w16cex:dateUtc="2026-02-22T09:00:00Z"/>
  <w16cex:commentExtensible w16cex:durableId="4A000032" w16cex:dateUtc="2026-02-23T09:00:00Z"/>
  <w16cex:commentExtensible w16cex:durableId="4A000033" w16cex:dateUtc="2026-02-24T09:00:00Z"/>
  <w16cex:commentExtensible w16cex:durableId="4A000034" w16cex:dateUtc="2026-02-25T09:00:00Z"/>
  <w16cex:commentExtensible w16cex:durableId="4A000035" w16cex:dateUtc="2026-02-26T09:00:00Z"/>
  <w16cex:commentExtensible w16cex:durableId="4A000036" w16cex:dateUtc="2026-02-27T09:00:00Z"/>
  <w16cex:commentExtensible w16cex:durableId="4A000037" w16cex:dateUtc="2026-02-28T09:00:00Z"/>
  <w16cex:commentExtensible w16cex:durableId="4A000038" w16cex:dateUtc="2026-02-01T09:00:00Z"/>
  <w16cex:commentExtensible w16cex:durableId="4A000039" w16cex:dateUtc="2026-02-02T09:00:00Z"/>
  <w16cex:commentExtensible w16cex:durableId="4A00003A" w16cex:dateUtc="2026-02-03T09:00:00Z"/>
  <w16cex:commentExtensible w16cex:durableId="4A00003B" w16cex:dateUtc="2026-02-04T09:00:00Z"/>
  <w16cex:commentExtensible w16cex:durableId="4A00003C" w16cex:dateUtc="2026-02-05T09:00:00Z"/>
  <w16cex:commentExtensible w16cex:durableId="4A00003D" w16cex:dateUtc="2026-02-06T09:00:00Z"/>
  <w16cex:commentExtensible w16cex:durableId="4A00003E" w16cex:dateUtc="2026-02-07T09:00:00Z"/>
  <w16cex:commentExtensible w16cex:durableId="4A00003F" w16cex:dateUtc="2026-02-08T09:00:00Z"/>
  <w16cex:commentExtensible w16cex:durableId="4A000040" w16cex:dateUtc="2026-02-09T09:00:00Z"/>
  <w16cex:commentExtensible w16cex:durableId="4A000041" w16cex:dateUtc="2026-02-10T09:00:00Z"/>
  <w16cex:commentExtensible w16cex:durableId="4A000042" w16cex:dateUtc="2026-02-11T09:00:00Z"/>
  <w16cex:commentExtensible w16cex:durableId="4A000043" w16cex:dateUtc="2026-02-12T09:00:00Z"/>
  <w16cex:commentExtensible w16cex:durableId="4A000044" w16cex:dateUtc="2026-02-13T09:00:00Z"/>
  <w16cex:commentExtensible w16cex:durableId="4A000045" w16cex:dateUtc="2026-02-14T09:00:00Z"/>
  <w16cex:commentExtensible w16cex:durableId="4A000046" w16cex:dateUtc="2026-02-15T09:00:00Z"/>
  <w16cex:commentExtensible w16cex:durableId="4A000047" w16cex:dateUtc="2026-02-16T09:00:00Z"/>
  <w16cex:commentExtensible w16cex:durableId="4A000048" w16cex:dateUtc="2026-02-17T09:00:00Z"/>
  <w16cex:commentExtensible w16cex:durableId="4A000049" w16cex:dateUtc="2026-02-18T09:00:00Z"/>
  <w16cex:commentExtensible w16cex:durableId="4A00004A" w16cex:dateUtc="2026-02-19T09:00:00Z"/>
  <w16cex:commentExtensible w16cex:durableId="4A00004B" w16cex:dateUtc="2026-02-20T09:00:00Z"/>
  <w16cex:commentExtensible w16cex:durableId="4A00004C" w16cex:dateUtc="2026-02-21T09:00:00Z"/>
  <w16cex:commentExtensible w16cex:durableId="4A00004D" w16cex:dateUtc="2026-02-22T09:00:00Z"/>
  <w16cex:commentExtensible w16cex:durableId="4A00004E" w16cex:dateUtc="2026-02-23T09:00:00Z"/>
  <w16cex:commentExtensible w16cex:durableId="4A00004F" w16cex:dateUtc="2026-02-24T09:00:00Z"/>
  <w16cex:commentExtensible w16cex:durableId="4A000050" w16cex:dateUtc="2026-02-25T09:00:00Z"/>
  <w16cex:commentExtensible w16cex:durableId="4A000051" w16cex:dateUtc="2026-02-26T09:00:00Z"/>
  <w16cex:commentExtensible w16cex:durableId="4A000052" w16cex:dateUtc="2026-02-27T09:00:00Z"/>
  <w16cex:commentExtensible w16cex:durableId="4A000053" w16cex:dateUtc="2026-02-28T09:00:00Z"/>
  <w16cex:commentExtensible w16cex:durableId="4A000054" w16cex:dateUtc="2026-02-01T09:00:00Z"/>
  <w16cex:commentExtensible w16cex:durableId="4A000055" w16cex:dateUtc="2026-02-02T09:00:00Z"/>
  <w16cex:commentExtensible w16cex:durableId="4A000056" w16cex:dateUtc="2026-02-03T09:00:00Z"/>
  <w16cex:commentExtensible w16cex:durableId="4A000057" w16cex:dateUtc="2026-02-04T09:00:00Z"/>
  <w16cex:commentExtensible w16cex:durableId="4A000058" w16cex:dateUtc="2026-02-05T09:00:00Z"/>
  <w16cex:commentExtensible w16cex:durableId="4A000059" w16cex:dateUtc="2026-02-06T09:00:00Z"/>
  <w16cex:commentExtensible w16cex:durableId="4A00005A" w16cex:dateUtc="2026-02-07T09:00:00Z"/>
  <w16cex:commentExtensible w16cex:durableId="4A00005B" w16cex:dateUtc="2026-02-08T09:00:00Z"/>
  <w16cex:commentExtensible w16cex:durableId="4A00005C" w16cex:dateUtc="2026-02-09T09:00:00Z"/>
  <w16cex:commentExtensible w16cex:durableId="4A00005D" w16cex:dateUtc="2026-02-10T09:00:00Z"/>
  <w16cex:commentExtensible w16cex:durableId="4A00005E" w16cex:dateUtc="2026-02-11T09:00:00Z"/>
  <w16cex:commentExtensible w16cex:durableId="4A00005F" w16cex:dateUtc="2026-02-12T09:00:00Z"/>
  <w16cex:commentExtensible w16cex:durableId="4A000060" w16cex:dateUtc="2026-02-13T09:00:00Z"/>
  <w16cex:commentExtensible w16cex:durableId="4A000061" w16cex:dateUtc="2026-02-14T09:00:00Z"/>
  <w16cex:commentExtensible w16cex:durableId="4A000062" w16cex:dateUtc="2026-02-15T09:00:00Z"/>
  <w16cex:commentExtensible w16cex:durableId="4A000063" w16cex:dateUtc="2026-02-16T09:00:00Z"/>
  <w16cex:commentExtensible w16cex:durableId="4A000064" w16cex:dateUtc="2026-02-17T09:00:00Z"/>
  <w16cex:commentExtensible w16cex:durableId="4A000065" w16cex:dateUtc="2026-02-18T09:00:00Z"/>
  <w16cex:commentExtensible w16cex:durableId="4A000066" w16cex:dateUtc="2026-02-19T09:00:00Z"/>
  <w16cex:commentExtensible w16cex:durableId="4A000067" w16cex:dateUtc="2026-02-20T09:00:00Z"/>
  <w16cex:commentExtensible w16cex:durableId="4A000068" w16cex:dateUtc="2026-02-21T09:00:00Z"/>
  <w16cex:commentExtensible w16cex:durableId="4A000069" w16cex:dateUtc="2026-02-22T09:00:00Z"/>
  <w16cex:commentExtensible w16cex:durableId="4A00006A" w16cex:dateUtc="2026-02-23T09:00:00Z"/>
  <w16cex:commentExtensible w16cex:durableId="4A00006B" w16cex:dateUtc="2026-02-24T09:00:00Z"/>
  <w16cex:commentExtensible w16cex:durableId="4A00006C" w16cex:dateUtc="2026-02-25T09:00:00Z"/>
  <w16cex:commentExtensible w16cex:durableId="4A00006D" w16cex:dateUtc="2026-02-26T09:00:00Z"/>
  <w16cex:commentExtensible w16cex:durableId="4A00006E" w16cex:dateUtc="2026-02-27T09:00:00Z"/>
  <w16cex:commentExtensible w16cex:durableId="4A00006F" w16cex:dateUtc="2026-02-28T09:00:00Z"/>
  <w16cex:commentExtensible w16cex:durableId="4A000070" w16cex:dateUtc="2026-02-01T09:00:00Z"/>
  <w16cex:commentExtensible w16cex:durableId="4A000071" w16cex:dateUtc="2026-02-02T09:00:00Z"/>
  <w16cex:commentExtensible w16cex:durableId="4A000072" w16cex:dateUtc="2026-02-03T09:00:00Z"/>
  <w16cex:commentExtensible w16cex:durableId="4A000073" w16cex:dateUtc="2026-02-04T09:00:00Z"/>
  <w16cex:commentExtensible w16cex:durableId="4A000074" w16cex:dateUtc="2026-02-05T09:00:00Z"/>
  <w16cex:commentExtensible w16cex:durableId="4A000075" w16cex:dateUtc="2026-02-06T09:00:00Z"/>
  <w16cex:commentExtensible w16cex:durableId="4A000076" w16cex:dateUtc="2026-02-07T09:00:00Z"/>
  <w16cex:commentExtensible w16cex:durableId="4A000077" w16cex:dateUtc="2026-02-08T09:00:00Z"/>
  <w16cex:commentExtensible w16cex:durableId="4A000078" w16cex:dateUtc="2026-02-09T09:00:00Z"/>
  <w16cex:commentExtensible w16cex:durableId="4A000079" w16cex:dateUtc="2026-02-10T09:00:00Z"/>
  <w16cex:commentExtensible w16cex:durableId="4A00007A" w16cex:dateUtc="2026-02-11T09:00:00Z"/>
  <w16cex:commentExtensible w16cex:durableId="4A00007B" w16cex:dateUtc="2026-02-12T09:00:00Z"/>
  <w16cex:commentExtensible w16cex:durableId="4A00007C" w16cex:dateUtc="2026-02-13T09:00:00Z"/>
  <w16cex:commentExtensible w16cex:durableId="4A00007D" w16cex:dateUtc="2026-02-14T09:00:00Z"/>
  <w16cex:commentExtensible w16cex:durableId="4A00007E" w16cex:dateUtc="2026-02-15T09:00:00Z"/>
  <w16cex:commentExtensible w16cex:durableId="4A00007F" w16cex:dateUtc="2026-02-16T09:00:00Z"/>
  <w16cex:commentExtensible w16cex:durableId="4A000080" w16cex:dateUtc="2026-02-17T09:00:00Z"/>
  <w16cex:commentExtensible w16cex:durableId="4A000081" w16cex:dateUtc="2026-02-18T09:00:00Z"/>
  <w16cex:commentExtensible w16cex:durableId="4A000082" w16cex:dateUtc="2026-02-19T09:00:00Z"/>
  <w16cex:commentExtensible w16cex:durableId="4A000083" w16cex:dateUtc="2026-02-20T09:00:00Z"/>
  <w16cex:commentExtensible w16cex:durableId="4A000084" w16cex:dateUtc="2026-02-21T09:00:00Z"/>
  <w16cex:commentExtensible w16cex:durableId="4A000085" w16cex:dateUtc="2026-02-22T09:00:00Z"/>
  <w16cex:commentExtensible w16cex:durableId="4A000086" w16cex:dateUtc="2026-02-23T09:00:00Z"/>
  <w16cex:commentExtensible w16cex:durableId="4A000087" w16cex:dateUtc="2026-02-24T09:00:00Z"/>
  <w16cex:commentExtensible w16cex:durableId="4A000088" w16cex:dateUtc="2026-02-25T09:00:00Z"/>
  <w16cex:commentExtensible w16cex:durableId="4A000089" w16cex:dateUtc="2026-02-26T09:00:00Z"/>
  <w16cex:commentExtensible w16cex:durableId="4A00008A" w16cex:dateUtc="2026-02-27T09:00:00Z"/>
  <w16cex:commentExtensible w16cex:durableId="4A00008B" w16cex:dateUtc="2026-02-28T09:00:00Z"/>
  <w16cex:commentExtensible w16cex:durableId="4A00008C" w16cex:dateUtc="2026-02-01T09:00:00Z"/>
  <w16cex:commentExtensible w16cex:durableId="4A00008D" w16cex:dateUtc="2026-02-02T09:00:00Z"/>
  <w16cex:commentExtensible w16cex:durableId="4A00008E" w16cex:dateUtc="2026-02-03T09:00:00Z"/>
  <w16cex:commentExtensible w16cex:durableId="4A00008F" w16cex:dateUtc="2026-02-04T09:00:00Z"/>
  <w16cex:commentExtensible w16cex:durableId="4A000090" w16cex:dateUtc="2026-02-05T09:00:00Z"/>
  <w16cex:commentExtensible w16cex:durableId="4A000091" w16cex:dateUtc="2026-02-06T09:00:00Z"/>
  <w16cex:commentExtensible w16cex:durableId="4A000092" w16cex:dateUtc="2026-02-07T09:00:00Z"/>
  <w16cex:commentExtensible w16cex:durableId="4A000093" w16cex:dateUtc="2026-02-08T09:00:00Z"/>
  <w16cex:commentExtensible w16cex:durableId="4A000094" w16cex:dateUtc="2026-02-09T09:00:00Z"/>
  <w16cex:commentExtensible w16cex:durableId="4A000095" w16cex:dateUtc="2026-02-10T09:00:00Z"/>
  <w16cex:commentExtensible w16cex:durableId="4A000096" w16cex:dateUtc="2026-02-11T09:00:00Z"/>
  <w16cex:commentExtensible w16cex:durableId="4A000097" w16cex:dateUtc="2026-02-12T09:00:00Z"/>
  <w16cex:commentExtensible w16cex:durableId="4A000098" w16cex:dateUtc="2026-02-13T09:00:00Z"/>
  <w16cex:commentExtensible w16cex:durableId="4A000099" w16cex:dateUtc="2026-02-14T09:00:00Z"/>
  <w16cex:commentExtensible w16cex:durableId="4A00009A" w16cex:dateUtc="2026-02-15T09:00:00Z"/>
  <w16cex:commentExtensible w16cex:durableId="4A00009B" w16cex:dateUtc="2026-02-16T09:00:00Z"/>
  <w16cex:commentExtensible w16cex:durableId="4A00009C" w16cex:dateUtc="2026-02-17T09:00:00Z"/>
  <w16cex:commentExtensible w16cex:durableId="4A00009D" w16cex:dateUtc="2026-02-18T09:00:00Z"/>
  <w16cex:commentExtensible w16cex:durableId="4A00009E" w16cex:dateUtc="2026-02-19T09:00:00Z"/>
  <w16cex:commentExtensible w16cex:durableId="4A00009F" w16cex:dateUtc="2026-02-20T09:00:00Z"/>
  <w16cex:commentExtensible w16cex:durableId="4A0000A0" w16cex:dateUtc="2026-02-21T09:00:00Z"/>
  <w16cex:commentExtensible w16cex:durableId="4A0000A1" w16cex:dateUtc="2026-02-22T09:00:00Z"/>
  <w16cex:commentExtensible w16cex:durableId="4A0000A2" w16cex:dateUtc="2026-02-23T09:00:00Z"/>
  <w16cex:commentExtensible w16cex:durableId="4A0000A3" w16cex:dateUtc="2026-02-24T09:00:00Z"/>
  <w16cex:commentExtensible w16cex:durableId="4A0000A4" w16cex:dateUtc="2026-02-25T09:00:00Z"/>
  <w16cex:commentExtensible w16cex:durableId="4A0000A5" w16cex:dateUtc="2026-02-26T09:00:00Z"/>
  <w16cex:commentExtensible w16cex:durableId="4A0000A6" w16cex:dateUtc="2026-02-27T09:00:00Z"/>
  <w16cex:commentExtensible w16cex:durableId="4A0000A7" w16cex:dateUtc="2026-02-28T09:00:00Z"/>
  <w16cex:commentExtensible w16cex:durableId="4A0000A8" w16cex:dateUtc="2026-02-01T09:00:00Z"/>
  <w16cex:commentExtensible w16cex:durableId="4A0000A9" w16cex:dateUtc="2026-02-02T09:00:00Z"/>
  <w16cex:commentExtensible w16cex:durableId="4A0000AA" w16cex:dateUtc="2026-02-03T09:00:00Z"/>
  <w16cex:commentExtensible w16cex:durableId="4A0000AB" w16cex:dateUtc="2026-02-04T09:00:00Z"/>
  <w16cex:commentExtensible w16cex:durableId="4A0000AC" w16cex:dateUtc="2026-02-05T09:00:00Z"/>
  <w16cex:commentExtensible w16cex:durableId="4A0000AD" w16cex:dateUtc="2026-02-06T09:00:00Z"/>
  <w16cex:commentExtensible w16cex:durableId="4A0000AE" w16cex:dateUtc="2026-02-07T09:00:00Z"/>
  <w16cex:commentExtensible w16cex:durableId="4A0000AF" w16cex:dateUtc="2026-02-08T09:00:00Z"/>
  <w16cex:commentExtensible w16cex:durableId="4A0000B0" w16cex:dateUtc="2026-02-09T09:00:00Z"/>
  <w16cex:commentExtensible w16cex:durableId="4A0000B1" w16cex:dateUtc="2026-02-10T09:00:00Z"/>
  <w16cex:commentExtensible w16cex:durableId="4A0000B2" w16cex:dateUtc="2026-02-11T09:00:00Z"/>
  <w16cex:commentExtensible w16cex:durableId="4A0000B3" w16cex:dateUtc="2026-02-12T09:00:00Z"/>
  <w16cex:commentExtensible w16cex:durableId="4A0000B4" w16cex:dateUtc="2026-02-13T09:00:00Z"/>
  <w16cex:commentExtensible w16cex:durableId="4A0000B5" w16cex:dateUtc="2026-02-14T09:00:00Z"/>
  <w16cex:commentExtensible w16cex:durableId="4A0000B6" w16cex:dateUtc="2026-02-15T09:00:00Z"/>
  <w16cex:commentExtensible w16cex:durableId="4A0000B7" w16cex:dateUtc="2026-02-16T09:00:00Z"/>
  <w16cex:commentExtensible w16cex:durableId="4A0000B8" w16cex:dateUtc="2026-02-17T09:00:00Z"/>
  <w16cex:commentExtensible w16cex:durableId="4A0000B9" w16cex:dateUtc="2026-02-18T09:00:00Z"/>
  <w16cex:commentExtensible w16cex:durableId="4A0000BA" w16cex:dateUtc="2026-02-19T09:00:00Z"/>
  <w16cex:commentExtensible w16cex:durableId="4A0000BB" w16cex:dateUtc="2026-02-20T09:00:00Z"/>
  <w16cex:commentExtensible w16cex:durableId="4A0000BC" w16cex:dateUtc="2026-02-21T09:00:00Z"/>
  <w16cex:commentExtensible w16cex:durableId="4A0000BD" w16cex:dateUtc="2026-02-22T09:00:00Z"/>
  <w16cex:commentExtensible w16cex:durableId="4A0000BE" w16cex:dateUtc="2026-02-23T09:00:00Z"/>
  <w16cex:commentExtensible w16cex:durableId="4A0000BF" w16cex:dateUtc="2026-02-24T09:00:00Z"/>
  <w16cex:commentExtensible w16cex:durableId="4A0000C0" w16cex:dateUtc="2026-02-25T09:00:00Z"/>
  <w16cex:commentExtensible w16cex:durableId="4A0000C1" w16cex:dateUtc="2026-02-26T09:00:00Z"/>
  <w16cex:commentExtensible w16cex:durableId="4A0000C2" w16cex:dateUtc="2026-02-27T09:00:00Z"/>
  <w16cex:commentExtensible w16cex:durableId="4A0000C3" w16cex:dateUtc="2026-02-28T09:00:00Z"/>
  <w16cex:commentExtensible w16cex:durableId="4A0000C4" w16cex:dateUtc="2026-02-01T09:00:00Z"/>
  <w16cex:commentExtensible w16cex:durableId="4A0000C5" w16cex:dateUtc="2026-02-02T09:00:00Z"/>
  <w16cex:commentExtensible w16cex:durableId="4A0000C6" w16cex:dateUtc="2026-02-03T09:00:00Z"/>
  <w16cex:commentExtensible w16cex:durableId="4A0000C7" w16cex:dateUtc="2026-02-04T09:00:00Z"/>
  <w16cex:commentExtensible w16cex:durableId="4A0000C8" w16cex:dateUtc="2026-02-05T09:00:00Z"/>
  <w16cex:commentExtensible w16cex:durableId="4A0000C9" w16cex:dateUtc="2026-02-06T09:00:00Z"/>
  <w16cex:commentExtensible w16cex:durableId="4A0000CA" w16cex:dateUtc="2026-02-07T09:00:00Z"/>
  <w16cex:commentExtensible w16cex:durableId="4A0000CB" w16cex:dateUtc="2026-02-08T09:00:00Z"/>
  <w16cex:commentExtensible w16cex:durableId="4A0000CC" w16cex:dateUtc="2026-02-09T09:00:00Z"/>
  <w16cex:commentExtensible w16cex:durableId="4A0000CD" w16cex:dateUtc="2026-02-10T09:00:00Z"/>
  <w16cex:commentExtensible w16cex:durableId="4A0000CE" w16cex:dateUtc="2026-02-11T09:00:00Z"/>
  <w16cex:commentExtensible w16cex:durableId="4A0000CF" w16cex:dateUtc="2026-02-12T09:00:00Z"/>
  <w16cex:commentExtensible w16cex:durableId="4A0000D0" w16cex:dateUtc="2026-02-13T09:00:00Z"/>
  <w16cex:commentExtensible w16cex:durableId="4A0000D1" w16cex:dateUtc="2026-02-14T09:00:00Z"/>
  <w16cex:commentExtensible w16cex:durableId="4A0000D2" w16cex:dateUtc="2026-02-15T09:00:00Z"/>
  <w16cex:commentExtensible w16cex:durableId="4A0000D3" w16cex:dateUtc="2026-02-16T09:00:00Z"/>
  <w16cex:commentExtensible w16cex:durableId="4A0000D4" w16cex:dateUtc="2026-02-17T09:00:00Z"/>
  <w16cex:commentExtensible w16cex:durableId="4A0000D5" w16cex:dateUtc="2026-02-18T09:00:00Z"/>
  <w16cex:commentExtensible w16cex:durableId="4A0000D6" w16cex:dateUtc="2026-02-19T09:00:00Z"/>
  <w16cex:commentExtensible w16cex:durableId="4A0000D7" w16cex:dateUtc="2026-02-20T09:00:00Z"/>
  <w16cex:commentExtensible w16cex:durableId="4A0000D8" w16cex:dateUtc="2026-02-21T09:00:00Z"/>
  <w16cex:commentExtensible w16cex:durableId="4A0000D9" w16cex:dateUtc="2026-02-22T09:00:00Z"/>
  <w16cex:commentExtensible w16cex:durableId="4A0000DA" w16cex:dateUtc="2026-02-23T09:00:00Z"/>
  <w16cex:commentExtensible w16cex:durableId="4A0000DB" w16cex:dateUtc="2026-02-24T09:00:00Z"/>
  <w16cex:commentExtensible w16cex:durableId="4A0000DC" w16cex:dateUtc="2026-02-25T09:00:00Z"/>
  <w16cex:commentExtensible w16cex:durableId="4A0000DD" w16cex:dateUtc="2026-02-26T09:00:00Z"/>
  <w16cex:commentExtensible w16cex:durableId="4A0000DE" w16cex:dateUtc="2026-02-27T09:00:00Z"/>
  <w16cex:commentExtensible w16cex:durableId="4A0000DF" w16cex:dateUtc="2026-02-28T09:00:00Z"/>
  <w16cex:commentExtensible w16cex:durableId="4A0000E0" w16cex:dateUtc="2026-02-01T09:00:00Z"/>
  <w16cex:commentExtensible w16cex:durableId="4A0000E1" w16cex:dateUtc="2026-02-02T09:00:00Z"/>
  <w16cex:commentExtensible w16cex:durableId="4A0000E2" w16cex:dateUtc="2026-02-03T09:00:00Z"/>
  <w16cex:commentExtensible w16cex:durableId="4A0000E3" w16cex:dateUtc="2026-02-04T09:00:00Z"/>
  <w16cex:commentExtensible w16cex:durableId="4A0000E4" w16cex:dateUtc="2026-02-05T09:00:00Z"/>
  <w16cex:commentExtensible w16cex:durableId="4A0000E5" w16cex:dateUtc="2026-02-06T09:00:00Z"/>
  <w16cex:commentExtensible w16cex:durableId="4A0000E6" w16cex:dateUtc="2026-02-07T09:00:00Z"/>
  <w16cex:commentExtensible w16cex:durableId="4A0000E7" w16cex:dateUtc="2026-02-08T09:00:00Z"/>
  <w16cex:commentExtensible w16cex:durableId="4A0000E8" w16cex:dateUtc="2026-02-09T09:00:00Z"/>
  <w16cex:commentExtensible w16cex:durableId="4A0000E9" w16cex:dateUtc="2026-02-10T09:00:00Z"/>
  <w16cex:commentExtensible w16cex:durableId="4A0000EA" w16cex:dateUtc="2026-02-11T09:00:00Z"/>
  <w16cex:commentExtensible w16cex:durableId="4A0000EB" w16cex:dateUtc="2026-02-12T09:00:00Z"/>
  <w16cex:commentExtensible w16cex:durableId="4A0000EC" w16cex:dateUtc="2026-02-13T09:00:00Z"/>
  <w16cex:commentExtensible w16cex:durableId="4A0000ED" w16cex:dateUtc="2026-02-14T09:00:00Z"/>
  <w16cex:commentExtensible w16cex:durableId="4A0000EE" w16cex:dateUtc="2026-02-15T09:00:00Z"/>
  <w16cex:commentExtensible w16cex:durableId="4A0000EF" w16cex:dateUtc="2026-02-16T09:00:00Z"/>
  <w16cex:commentExtensible w16cex:durableId="4A0000F0" w16cex:dateUtc="2026-02-17T09:00:00Z"/>
  <w16cex:commentExtensible w16cex:durableId="4A0000F1" w16cex:dateUtc="2026-02-18T09:00:00Z"/>
  <w16cex:commentExtensible w16cex:durableId="4A0000F2" w16cex:dateUtc="2026-02-19T09:00:00Z"/>
  <w16cex:commentExtensible w16cex:durableId="4A0000F3" w16cex:dateUtc="2026-02-20T09:00:00Z"/>
  <w16cex:commentExtensible w16cex:durableId="4A0000F4" w16cex:dateUtc="2026-02-21T09:00:00Z"/>
  <w16cex:commentExtensible w16cex:durableId="4A0000F5" w16cex:dateUtc="2026-02-22T09:00:00Z"/>
  <w16cex:commentExtensible w16cex:durableId="4A0000F6" w16cex:dateUtc="2026-02-23T09:00:00Z"/>
  <w16cex:commentExtensible w16cex:durableId="4A0000F7" w16cex:dateUtc="2026-02-24T09:00:00Z"/>
  <w16cex:commentExtensible w16cex:durableId="4A0000F8" w16cex:dateUtc="2026-02-25T09:00:00Z"/>
  <w16cex:commentExtensible w16cex:durableId="4A0000F9" w16cex:dateUtc="2026-02-26T09:00:00Z"/>
  <w16cex:commentExtensible w16cex:durableId="4A0000FA" w16cex:dateUtc="2026-02-27T09:00:00Z"/>
  <w16cex:commentExtensible w16cex:durableId="4A0000FB" w16cex:dateUtc="2026-02-28T09:00:00Z"/>
  <w16cex:commentExtensible w16cex:durableId="4A0000FC" w16cex:dateUtc="2026-02-01T09:00:00Z"/>
  <w16cex:commentExtensible w16cex:durableId="4A0000FD" w16cex:dateUtc="2026-02-02T09:00:00Z"/>
  <w16cex:commentExtensible w16cex:durableId="4A0000FE" w16cex:dateUtc="2026-02-03T09:00:00Z"/>
  <w16cex:commentExtensible w16cex:durableId="4A0000FF" w16cex:dateUtc="2026-02-04T09:00:00Z"/>
  <w16cex:commentExtensible w16cex:durableId="4A000100" w16cex:dateUtc="2026-02-05T09:00:00Z"/>
  <w16cex:commentExtensible w16cex:durableId="4A000101" w16cex:dateUtc="2026-02-06T09:00:00Z"/>
  <w16cex:commentExtensible w16cex:durableId="4A000102" w16cex:dateUtc="2026-02-07T09:00:00Z"/>
  <w16cex:commentExtensible w16cex:durableId="4A000103" w16cex:dateUtc="2026-02-08T09:00:00Z"/>
  <w16cex:commentExtensible w16cex:durableId="4A000104" w16cex:dateUtc="2026-02-09T09:00:00Z"/>
  <w16cex:commentExtensible w16cex:durableId="4A000105" w16cex:dateUtc="2026-02-10T09:00:00Z"/>
  <w16cex:commentExtensible w16cex:durableId="4A000106" w16cex:dateUtc="2026-02-11T09:00:00Z"/>
  <w16cex:commentExtensible w16cex:durableId="4A000107" w16cex:dateUtc="2026-02-12T09:00:00Z"/>
  <w16cex:commentExtensible w16cex:durableId="4A000108" w16cex:dateUtc="2026-02-13T09:00:00Z"/>
  <w16cex:commentExtensible w16cex:durableId="4A000109" w16cex:dateUtc="2026-02-14T09:00:00Z"/>
  <w16cex:commentExtensible w16cex:durableId="4A00010A" w16cex:dateUtc="2026-02-15T09:00:00Z"/>
  <w16cex:commentExtensible w16cex:durableId="4A00010B" w16cex:dateUtc="2026-02-16T09:00:00Z"/>
  <w16cex:commentExtensible w16cex:durableId="4A00010C" w16cex:dateUtc="2026-02-17T09:00:00Z"/>
  <w16cex:commentExtensible w16cex:durableId="4A00010D" w16cex:dateUtc="2026-02-18T09:00:00Z"/>
  <w16cex:commentExtensible w16cex:durableId="4A00010E" w16cex:dateUtc="2026-02-19T09:00:00Z"/>
  <w16cex:commentExtensible w16cex:durableId="4A00010F" w16cex:dateUtc="2026-02-20T09:00:00Z"/>
  <w16cex:commentExtensible w16cex:durableId="4A000110" w16cex:dateUtc="2026-02-21T09:00:00Z"/>
  <w16cex:commentExtensible w16cex:durableId="4A000111" w16cex:dateUtc="2026-02-22T09:00:00Z"/>
  <w16cex:commentExtensible w16cex:durableId="4A000112" w16cex:dateUtc="2026-02-23T09:00:00Z"/>
  <w16cex:commentExtensible w16cex:durableId="4A000113" w16cex:dateUtc="2026-02-24T09:00:00Z"/>
  <w16cex:commentExtensible w16cex:durableId="4A000114" w16cex:dateUtc="2026-02-25T09:00:00Z"/>
  <w16cex:commentExtensible w16cex:durableId="4A000115" w16cex:dateUtc="2026-02-26T09:00:00Z"/>
  <w16cex:commentExtensible w16cex:durableId="4A000116" w16cex:dateUtc="2026-02-27T09:00:00Z"/>
  <w16cex:commentExtensible w16cex:durableId="4A000117" w16cex:dateUtc="2026-02-28T09:00:00Z"/>
  <w16cex:commentExtensible w16cex:durableId="4A000118" w16cex:dateUtc="2026-02-01T09:00:00Z"/>
  <w16cex:commentExtensible w16cex:durableId="4A000119" w16cex:dateUtc="2026-02-02T09:00:00Z"/>
  <w16cex:commentExtensible w16cex:durableId="4A00011A" w16cex:dateUtc="2026-02-03T09:00:00Z"/>
  <w16cex:commentExtensible w16cex:durableId="4A00011B" w16cex:dateUtc="2026-02-04T09:00:00Z"/>
  <w16cex:commentExtensible w16cex:durableId="4A00011C" w16cex:dateUtc="2026-02-05T09:00:00Z"/>
  <w16cex:commentExtensible w16cex:durableId="4A00011D" w16cex:dateUtc="2026-02-06T09:00:00Z"/>
  <w16cex:commentExtensible w16cex:durableId="4A00011E" w16cex:dateUtc="2026-02-07T09:00:00Z"/>
  <w16cex:commentExtensible w16cex:durableId="4A00011F" w16cex:dateUtc="2026-02-08T09:00:00Z"/>
  <w16cex:commentExtensible w16cex:durableId="4A000120" w16cex:dateUtc="2026-02-09T09:00:00Z"/>
  <w16cex:commentExtensible w16cex:durableId="4A000121" w16cex:dateUtc="2026-02-10T09:00:00Z"/>
  <w16cex:commentExtensible w16cex:durableId="4A000122" w16cex:dateUtc="2026-02-11T09:00:00Z"/>
  <w16cex:commentExtensible w16cex:durableId="4A000123" w16cex:dateUtc="2026-02-12T09:00:00Z"/>
  <w16cex:commentExtensible w16cex:durableId="4A000124" w16cex:dateUtc="2026-02-13T09:00:00Z"/>
  <w16cex:commentExtensible w16cex:durableId="4A000125" w16cex:dateUtc="2026-02-14T09:00:00Z"/>
  <w16cex:commentExtensible w16cex:durableId="4A000126" w16cex:dateUtc="2026-02-15T09:00:00Z"/>
  <w16cex:commentExtensible w16cex:durableId="4A000127" w16cex:dateUtc="2026-02-16T09:00:00Z"/>
  <w16cex:commentExtensible w16cex:durableId="4A000128" w16cex:dateUtc="2026-02-17T09:00:00Z"/>
  <w16cex:commentExtensible w16cex:durableId="4A000129" w16cex:dateUtc="2026-02-18T09:00:00Z"/>
  <w16cex:commentExtensible w16cex:durableId="4A00012A" w16cex:dateUtc="2026-02-19T09:00:00Z"/>
  <w16cex:commentExtensible w16cex:durableId="4A00012B" w16cex:dateUtc="2026-02-20T09:00:00Z"/>
  <w16cex:commentExtensible w16cex:durableId="4A00012C" w16cex:dateUtc="2026-02-21T09:00:00Z"/>
  <w16cex:commentExtensible w16cex:durableId="4A00012D" w16cex:dateUtc="2026-02-22T09:00:00Z"/>
  <w16cex:commentExtensible w16cex:durableId="4A00012E" w16cex:dateUtc="2026-02-23T09:00:00Z"/>
  <w16cex:commentExtensible w16cex:durableId="4A00012F" w16cex:dateUtc="2026-02-24T09:00:00Z"/>
  <w16cex:commentExtensible w16cex:durableId="4A000130" w16cex:dateUtc="2026-02-25T09:00:00Z"/>
  <w16cex:commentExtensible w16cex:durableId="4A000131" w16cex:dateUtc="2026-02-26T09:00:00Z"/>
  <w16cex:commentExtensible w16cex:durableId="4A000132" w16cex:dateUtc="2026-02-27T09:00:00Z"/>
  <w16cex:commentExtensible w16cex:durableId="4A000133" w16cex:dateUtc="2026-02-28T09:00:00Z"/>
  <w16cex:commentExtensible w16cex:durableId="4A000134" w16cex:dateUtc="2026-02-01T09:00:00Z"/>
  <w16cex:commentExtensible w16cex:durableId="4A000135" w16cex:dateUtc="2026-02-02T09:00:00Z"/>
  <w16cex:commentExtensible w16cex:durableId="4A000136" w16cex:dateUtc="2026-02-03T09:00:00Z"/>
  <w16cex:commentExtensible w16cex:durableId="4A000137" w16cex:dateUtc="2026-02-04T09:00:00Z"/>
  <w16cex:commentExtensible w16cex:durableId="4A000138" w16cex:dateUtc="2026-02-05T09:00:00Z"/>
  <w16cex:commentExtensible w16cex:durableId="4A000139" w16cex:dateUtc="2026-02-06T09:00:00Z"/>
  <w16cex:commentExtensible w16cex:durableId="4A00013A" w16cex:dateUtc="2026-02-07T09:00:00Z"/>
  <w16cex:commentExtensible w16cex:durableId="4A00013B" w16cex:dateUtc="2026-02-08T09:00:00Z"/>
  <w16cex:commentExtensible w16cex:durableId="4A00013C" w16cex:dateUtc="2026-02-09T09:00:00Z"/>
  <w16cex:commentExtensible w16cex:durableId="4A00013D" w16cex:dateUtc="2026-02-10T09:00:00Z"/>
  <w16cex:commentExtensible w16cex:durableId="4A00013E" w16cex:dateUtc="2026-02-11T09:00:00Z"/>
  <w16cex:commentExtensible w16cex:durableId="4A00013F" w16cex:dateUtc="2026-02-12T09:00:00Z"/>
  <w16cex:commentExtensible w16cex:durableId="4A000140" w16cex:dateUtc="2026-02-13T09:00:00Z"/>
  <w16cex:commentExtensible w16cex:durableId="4A000141" w16cex:dateUtc="2026-02-14T09:00:00Z"/>
  <w16cex:commentExtensible w16cex:durableId="4A000142" w16cex:dateUtc="2026-02-15T09:00:00Z"/>
  <w16cex:commentExtensible w16cex:durableId="4A000143" w16cex:dateUtc="2026-02-16T09:00:00Z"/>
  <w16cex:commentExtensible w16cex:durableId="4A000144" w16cex:dateUtc="2026-02-17T09:00:00Z"/>
  <w16cex:commentExtensible w16cex:durableId="4A000145" w16cex:dateUtc="2026-02-18T09:00:00Z"/>
  <w16cex:commentExtensible w16cex:durableId="4A000146" w16cex:dateUtc="2026-02-19T09:00:00Z"/>
  <w16cex:commentExtensible w16cex:durableId="4A000147" w16cex:dateUtc="2026-02-20T09:00:00Z"/>
  <w16cex:commentExtensible w16cex:durableId="4A000148" w16cex:dateUtc="2026-02-21T09:00:00Z"/>
  <w16cex:commentExtensible w16cex:durableId="4A000149" w16cex:dateUtc="2026-02-22T09:00:00Z"/>
  <w16cex:commentExtensible w16cex:durableId="4A00014A" w16cex:dateUtc="2026-02-23T09:00:00Z"/>
  <w16cex:commentExtensible w16cex:durableId="4A00014B" w16cex:dateUtc="2026-02-24T09:00:00Z"/>
  <w16cex:commentExtensible w16cex:durableId="4A00014C" w16cex:dateUtc="2026-02-25T09:00:00Z"/>
  <w16cex:commentExtensible w16cex:durableId="4A00014D" w16cex:dateUtc="2026-02-26T09:00:00Z"/>
  <w16cex:commentExtensible w16cex:durableId="4A00014E" w16cex:dateUtc="2026-02-27T09:00:00Z"/>
  <w16cex:commentExtensible w16cex:durableId="4A00014F" w16cex:dateUtc="2026-02-28T09:00:00Z"/>
  <w16cex:commentExtensible w16cex:durableId="4A000150" w16cex:dateUtc="2026-02-01T09:00:00Z"/>
  <w16cex:commentExtensible w16cex:durableId="4A000151" w16cex:dateUtc="2026-02-02T09:00:00Z"/>
  <w16cex:commentExtensible w16cex:durableId="4A000152" w16cex:dateUtc="2026-02-03T09:00:00Z"/>
  <w16cex:commentExtensible w16cex:durableId="4A000153" w16cex:dateUtc="2026-02-04T09:00:00Z"/>
  <w16cex:commentExtensible w16cex:durableId="4A000154" w16cex:dateUtc="2026-02-05T09:00:00Z"/>
  <w16cex:commentExtensible w16cex:durableId="4A000155" w16cex:dateUtc="2026-02-06T09:00:00Z"/>
  <w16cex:commentExtensible w16cex:durableId="4A000156" w16cex:dateUtc="2026-02-07T09:00:00Z"/>
  <w16cex:commentExtensible w16cex:durableId="4A000157" w16cex:dateUtc="2026-02-08T09:00:00Z"/>
  <w16cex:commentExtensible w16cex:durableId="4A000158" w16cex:dateUtc="2026-02-09T09:00:00Z"/>
  <w16cex:commentExtensible w16cex:durableId="4A000159" w16cex:dateUtc="2026-02-10T09:00:00Z"/>
  <w16cex:commentExtensible w16cex:durableId="4A00015A" w16cex:dateUtc="2026-02-11T09:00:00Z"/>
  <w16cex:commentExtensible w16cex:durableId="4A00015B" w16cex:dateUtc="2026-02-12T09:00:00Z"/>
  <w16cex:commentExtensible w16cex:durableId="4A00015C" w16cex:dateUtc="2026-02-13T09:00:00Z"/>
  <w16cex:commentExtensible w16cex:durableId="4A00015D" w16cex:dateUtc="2026-02-14T09:00:00Z"/>
  <w16cex:commentExtensible w16cex:durableId="4A00015E" w16cex:dateUtc="2026-02-15T09:00:00Z"/>
  <w16cex:commentExtensible w16cex:durableId="4A00015F" w16cex:dateUtc="2026-02-16T09:00:00Z"/>
  <w16cex:commentExtensible w16cex:durableId="4A000160" w16cex:dateUtc="2026-02-17T09:00:00Z"/>
  <w16cex:commentExtensible w16cex:durableId="4A000161" w16cex:dateUtc="2026-02-18T09:00:00Z"/>
  <w16cex:commentExtensible w16cex:durableId="4A000162" w16cex:dateUtc="2026-02-19T09:00:00Z"/>
  <w16cex:commentExtensible w16cex:durableId="4A000163" w16cex:dateUtc="2026-02-20T09:00:00Z"/>
  <w16cex:commentExtensible w16cex:durableId="4A000164" w16cex:dateUtc="2026-02-21T09:00:00Z"/>
  <w16cex:commentExtensible w16cex:durableId="4A000165" w16cex:dateUtc="2026-02-22T09:00:00Z"/>
  <w16cex:commentExtensible w16cex:durableId="4A000166" w16cex:dateUtc="2026-02-23T09:00:00Z"/>
  <w16cex:commentExtensible w16cex:durableId="4A000167" w16cex:dateUtc="2026-02-24T09:00:00Z"/>
  <w16cex:commentExtensible w16cex:durableId="4A000168" w16cex:dateUtc="2026-02-25T09:00:00Z"/>
  <w16cex:commentExtensible w16cex:durableId="4A000169" w16cex:dateUtc="2026-02-26T09:00:00Z"/>
  <w16cex:commentExtensible w16cex:durableId="4A00016A" w16cex:dateUtc="2026-02-27T09:00:00Z"/>
  <w16cex:commentExtensible w16cex:durableId="4A00016B" w16cex:dateUtc="2026-02-28T09:00:00Z"/>
  <w16cex:commentExtensible w16cex:durableId="4A00016C" w16cex:dateUtc="2026-02-01T09:00:00Z"/>
  <w16cex:commentExtensible w16cex:durableId="4A00016D" w16cex:dateUtc="2026-02-02T09:00:00Z"/>
  <w16cex:commentExtensible w16cex:durableId="4A00016E" w16cex:dateUtc="2026-02-03T09:00:00Z"/>
  <w16cex:commentExtensible w16cex:durableId="4A00016F" w16cex:dateUtc="2026-02-04T09:00:00Z"/>
  <w16cex:commentExtensible w16cex:durableId="4A000170" w16cex:dateUtc="2026-02-05T09:00:00Z"/>
  <w16cex:commentExtensible w16cex:durableId="4A000171" w16cex:dateUtc="2026-02-06T09:00:00Z"/>
  <w16cex:commentExtensible w16cex:durableId="4A000172" w16cex:dateUtc="2026-02-07T09:00:00Z"/>
  <w16cex:commentExtensible w16cex:durableId="4A000173" w16cex:dateUtc="2026-02-08T09:00:00Z"/>
  <w16cex:commentExtensible w16cex:durableId="4A000174" w16cex:dateUtc="2026-02-09T09:00:00Z"/>
  <w16cex:commentExtensible w16cex:durableId="4A000175" w16cex:dateUtc="2026-02-10T09:00:00Z"/>
  <w16cex:commentExtensible w16cex:durableId="4A000176" w16cex:dateUtc="2026-02-11T09:00:00Z"/>
  <w16cex:commentExtensible w16cex:durableId="4A000177" w16cex:dateUtc="2026-02-12T09:00:00Z"/>
  <w16cex:commentExtensible w16cex:durableId="4A000178" w16cex:dateUtc="2026-02-13T09:00:00Z"/>
  <w16cex:commentExtensible w16cex:durableId="4A000179" w16cex:dateUtc="2026-02-14T09:00:00Z"/>
  <w16cex:commentExtensible w16cex:durableId="4A00017A" w16cex:dateUtc="2026-02-15T09:00:00Z"/>
  <w16cex:commentExtensible w16cex:durableId="4A00017B" w16cex:dateUtc="2026-02-16T09:00:00Z"/>
  <w16cex:commentExtensible w16cex:durableId="4A00017C" w16cex:dateUtc="2026-02-17T09:00:00Z"/>
  <w16cex:commentExtensible w16cex:durableId="4A00017D" w16cex:dateUtc="2026-02-18T09:00:00Z"/>
  <w16cex:commentExtensible w16cex:durableId="4A00017E" w16cex:dateUtc="2026-02-19T09:00:00Z"/>
  <w16cex:commentExtensible w16cex:durableId="4A00017F" w16cex:dateUtc="2026-02-20T09:00:00Z"/>
  <w16cex:commentExtensible w16cex:durableId="4A000180" w16cex:dateUtc="2026-02-21T09:00:00Z"/>
  <w16cex:commentExtensible w16cex:durableId="4A000181" w16cex:dateUtc="2026-02-22T09:00:00Z"/>
  <w16cex:commentExtensible w16cex:durableId="4A000182" w16cex:dateUtc="2026-02-23T09:00:00Z"/>
  <w16cex:commentExtensible w16cex:durableId="4A000183" w16cex:dateUtc="2026-02-24T09:00:00Z"/>
  <w16cex:commentExtensible w16cex:durableId="4A000184" w16cex:dateUtc="2026-02-25T09:00:00Z"/>
  <w16cex:commentExtensible w16cex:durableId="4A000185" w16cex:dateUtc="2026-02-26T09:00:00Z"/>
  <w16cex:commentExtensible w16cex:durableId="4A000186" w16cex:dateUtc="2026-02-27T09:00:00Z"/>
  <w16cex:commentExtensible w16cex:durableId="4A000187" w16cex:dateUtc="2026-02-28T09:00:00Z"/>
  <w16cex:commentExtensible w16cex:durableId="4A000188" w16cex:dateUtc="2026-02-01T09:00:00Z"/>
  <w16cex:commentExtensible w16cex:durableId="4A000189" w16cex:dateUtc="2026-02-02T09:00:00Z"/>
  <w16cex:commentExtensible w16cex:durableId="4A00018A" w16cex:dateUtc="2026-02-03T09:00:00Z"/>
  <w16cex:commentExtensible w16cex:durableId="4A00018B" w16cex:dateUtc="2026-02-04T09:00:00Z"/>
  <w16cex:commentExtensible w16cex:durableId="4A00018C" w16cex:dateUtc="2026-02-05T09:00:00Z"/>
  <w16cex:commentExtensible w16cex:durableId="4A00018D" w16cex:dateUtc="2026-02-06T09:00:00Z"/>
  <w16cex:commentExtensible w16cex:durableId="4A00018E" w16cex:dateUtc="2026-02-07T09:00:00Z"/>
  <w16cex:commentExtensible w16cex:durableId="4A00018F" w16cex:dateUtc="2026-02-08T09:00:00Z"/>
  <w16cex:commentExtensible w16cex:durableId="4A000190" w16cex:dateUtc="2026-02-09T09:00:00Z"/>
  <w16cex:commentExtensible w16cex:durableId="4A000191" w16cex:dateUtc="2026-02-10T09:00:00Z"/>
  <w16cex:commentExtensible w16cex:durableId="4A000192" w16cex:dateUtc="2026-02-11T09:00:00Z"/>
  <w16cex:commentExtensible w16cex:durableId="4A000193" w16cex:dateUtc="2026-02-12T09:00:00Z"/>
  <w16cex:commentExtensible w16cex:durableId="4A000194" w16cex:dateUtc="2026-02-13T09:00:00Z"/>
  <w16cex:commentExtensible w16cex:durableId="4A000195" w16cex:dateUtc="2026-02-14T09:00:00Z"/>
  <w16cex:commentExtensible w16cex:durableId="4A000196" w16cex:dateUtc="2026-02-15T09:00:00Z"/>
  <w16cex:commentExtensible w16cex:durableId="4A000197" w16cex:dateUtc="2026-02-16T09:00:00Z"/>
  <w16cex:commentExtensible w16cex:durableId="4A000198" w16cex:dateUtc="2026-02-17T09:00:00Z"/>
  <w16cex:commentExtensible w16cex:durableId="4A000199" w16cex:dateUtc="2026-02-18T09:00:00Z"/>
  <w16cex:commentExtensible w16cex:durableId="4A00019A" w16cex:dateUtc="2026-02-19T09:00:00Z"/>
  <w16cex:commentExtensible w16cex:durableId="4A00019B" w16cex:dateUtc="2026-02-20T09:00:00Z"/>
  <w16cex:commentExtensible w16cex:durableId="4A00019C" w16cex:dateUtc="2026-02-21T09:00:00Z"/>
  <w16cex:commentExtensible w16cex:durableId="4A00019D" w16cex:dateUtc="2026-02-22T09:00:00Z"/>
  <w16cex:commentExtensible w16cex:durableId="4A00019E" w16cex:dateUtc="2026-02-23T09:00:00Z"/>
  <w16cex:commentExtensible w16cex:durableId="4A00019F" w16cex:dateUtc="2026-02-24T09:00:00Z"/>
  <w16cex:commentExtensible w16cex:durableId="4A0001A0" w16cex:dateUtc="2026-02-25T09:00:00Z"/>
  <w16cex:commentExtensible w16cex:durableId="4A0001A1" w16cex:dateUtc="2026-02-26T09:00:00Z"/>
  <w16cex:commentExtensible w16cex:durableId="4A0001A2" w16cex:dateUtc="2026-02-27T09:00:00Z"/>
  <w16cex:commentExtensible w16cex:durableId="4A0001A3" w16cex:dateUtc="2026-02-28T09:00:00Z"/>
  <w16cex:commentExtensible w16cex:durableId="4A0001A4" w16cex:dateUtc="2026-02-01T09:00:00Z"/>
  <w16cex:commentExtensible w16cex:durableId="4A0001A5" w16cex:dateUtc="2026-02-02T09:00:00Z"/>
  <w16cex:commentExtensible w16cex:durableId="4A0001A6" w16cex:dateUtc="2026-02-03T09:00:00Z"/>
  <w16cex:commentExtensible w16cex:durableId="4A0001A7" w16cex:dateUtc="2026-02-04T09:00:00Z"/>
  <w16cex:commentExtensible w16cex:durableId="4A0001A8" w16cex:dateUtc="2026-02-05T09:00:00Z"/>
  <w16cex:commentExtensible w16cex:durableId="4A0001A9" w16cex:dateUtc="2026-02-06T09:00:00Z"/>
  <w16cex:commentExtensible w16cex:durableId="4A0001AA" w16cex:dateUtc="2026-02-07T09:00:00Z"/>
  <w16cex:commentExtensible w16cex:durableId="4A0001AB" w16cex:dateUtc="2026-02-08T09:00:00Z"/>
  <w16cex:commentExtensible w16cex:durableId="4A0001AC" w16cex:dateUtc="2026-02-09T09:00:00Z"/>
  <w16cex:commentExtensible w16cex:durableId="4A0001AD" w16cex:dateUtc="2026-02-10T09:00:00Z"/>
  <w16cex:commentExtensible w16cex:durableId="4A0001AE" w16cex:dateUtc="2026-02-11T09:00:00Z"/>
  <w16cex:commentExtensible w16cex:durableId="4A0001AF" w16cex:dateUtc="2026-02-12T09:00:00Z"/>
  <w16cex:commentExtensible w16cex:durableId="4A0001B0" w16cex:dateUtc="2026-02-13T09:00:00Z"/>
  <w16cex:commentExtensible w16cex:durableId="4A0001B1" w16cex:dateUtc="2026-02-14T09:00:00Z"/>
  <w16cex:commentExtensible w16cex:durableId="4A0001B2" w16cex:dateUtc="2026-02-15T09:00:00Z"/>
  <w16cex:commentExtensible w16cex:durableId="4A0001B3" w16cex:dateUtc="2026-02-16T09:00:00Z"/>
  <w16cex:commentExtensible w16cex:durableId="4A0001B4" w16cex:dateUtc="2026-02-17T09:00:00Z"/>
  <w16cex:commentExtensible w16cex:durableId="4A0001B5" w16cex:dateUtc="2026-02-18T09:00:00Z"/>
  <w16cex:commentExtensible w16cex:durableId="4A0001B6" w16cex:dateUtc="2026-02-19T09:00:00Z"/>
  <w16cex:commentExtensible w16cex:durableId="4A0001B7" w16cex:dateUtc="2026-02-20T09:00:00Z"/>
  <w16cex:commentExtensible w16cex:durableId="4A0001B8" w16cex:dateUtc="2026-02-21T09:00:00Z"/>
  <w16cex:commentExtensible w16cex:durableId="4A0001B9" w16cex:dateUtc="2026-02-22T09:00:00Z"/>
  <w16cex:commentExtensible w16cex:durableId="4A0001BA" w16cex:dateUtc="2026-02-23T09:00:00Z"/>
  <w16cex:commentExtensible w16cex:durableId="4A0001BB" w16cex:dateUtc="2026-02-24T09:00:00Z"/>
  <w16cex:commentExtensible w16cex:durableId="4A0001BC" w16cex:dateUtc="2026-02-25T09:00:00Z"/>
  <w16cex:commentExtensible w16cex:durableId="4A0001BD" w16cex:dateUtc="2026-02-26T09:00:00Z"/>
  <w16cex:commentExtensible w16cex:durableId="4A0001BE" w16cex:dateUtc="2026-02-27T09:00:00Z"/>
  <w16cex:commentExtensible w16cex:durableId="4A0001BF" w16cex:dateUtc="2026-02-28T09:00:00Z"/>
  <w16cex:commentExtensible w16cex:durableId="4A0001C0" w16cex:dateUtc="2026-02-01T09:00:00Z"/>
  <w16cex:commentExtensible w16cex:durableId="4A0001C1" w16cex:dateUtc="2026-02-02T09:00:00Z"/>
  <w16cex:commentExtensible w16cex:durableId="4A0001C2" w16cex:dateUtc="2026-02-03T09:00:00Z"/>
  <w16cex:commentExtensible w16cex:durableId="4A0001C3" w16cex:dateUtc="2026-02-04T09:00:00Z"/>
  <w16cex:commentExtensible w16cex:durableId="4A0001C4" w16cex:dateUtc="2026-02-05T09:00:00Z"/>
  <w16cex:commentExtensible w16cex:durableId="4A0001C5" w16cex:dateUtc="2026-02-06T09:00:00Z"/>
  <w16cex:commentExtensible w16cex:durableId="4A0001C6" w16cex:dateUtc="2026-02-07T09:00:00Z"/>
  <w16cex:commentExtensible w16cex:durableId="4A0001C7" w16cex:dateUtc="2026-02-08T09:00:00Z"/>
  <w16cex:commentExtensible w16cex:durableId="4A0001C8" w16cex:dateUtc="2026-02-09T09:00:00Z"/>
  <w16cex:commentExtensible w16cex:durableId="4A0001C9" w16cex:dateUtc="2026-02-10T09:00:00Z"/>
  <w16cex:commentExtensible w16cex:durableId="4A0001CA" w16cex:dateUtc="2026-02-11T09:00:00Z"/>
  <w16cex:commentExtensible w16cex:durableId="4A0001CB" w16cex:dateUtc="2026-02-12T09:00:00Z"/>
  <w16cex:commentExtensible w16cex:durableId="4A0001CC" w16cex:dateUtc="2026-02-13T09:00:00Z"/>
  <w16cex:commentExtensible w16cex:durableId="4A0001CD" w16cex:dateUtc="2026-02-14T09:00:00Z"/>
  <w16cex:commentExtensible w16cex:durableId="4A0001CE" w16cex:dateUtc="2026-02-15T09:00:00Z"/>
  <w16cex:commentExtensible w16cex:durableId="4A0001CF" w16cex:dateUtc="2026-02-16T09:00:00Z"/>
  <w16cex:commentExtensible w16cex:durableId="4A0001D0" w16cex:dateUtc="2026-02-17T09:00:00Z"/>
  <w16cex:commentExtensible w16cex:durableId="4A0001D1" w16cex:dateUtc="2026-02-18T09:00:00Z"/>
  <w16cex:commentExtensible w16cex:durableId="4A0001D2" w16cex:dateUtc="2026-02-19T09:00:00Z"/>
  <w16cex:commentExtensible w16cex:durableId="4A0001D3" w16cex:dateUtc="2026-02-20T09:00:00Z"/>
  <w16cex:commentExtensible w16cex:durableId="4A0001D4" w16cex:dateUtc="2026-02-21T09:00:00Z"/>
  <w16cex:commentExtensible w16cex:durableId="4A0001D5" w16cex:dateUtc="2026-02-22T09:00:00Z"/>
  <w16cex:commentExtensible w16cex:durableId="4A0001D6" w16cex:dateUtc="2026-02-23T09:00:00Z"/>
  <w16cex:commentExtensible w16cex:durableId="4A0001D7" w16cex:dateUtc="2026-02-24T09:00:00Z"/>
  <w16cex:commentExtensible w16cex:durableId="4A0001D8" w16cex:dateUtc="2026-02-25T09:00:00Z"/>
  <w16cex:commentExtensible w16cex:durableId="4A0001D9" w16cex:dateUtc="2026-02-26T09:00:00Z"/>
  <w16cex:commentExtensible w16cex:durableId="4A0001DA" w16cex:dateUtc="2026-02-27T09:00:00Z"/>
  <w16cex:commentExtensible w16cex:durableId="4A0001DB" w16cex:dateUtc="2026-02-28T09:00:00Z"/>
  <w16cex:commentExtensible w16cex:durableId="4A0001DC" w16cex:dateUtc="2026-02-01T09:00:00Z"/>
  <w16cex:commentExtensible w16cex:durableId="4A0001DD" w16cex:dateUtc="2026-02-02T09:00:00Z"/>
  <w16cex:commentExtensible w16cex:durableId="4A0001DE" w16cex:dateUtc="2026-02-03T09:00:00Z"/>
  <w16cex:commentExtensible w16cex:durableId="4A0001DF" w16cex:dateUtc="2026-02-04T09:00:00Z"/>
  <w16cex:commentExtensible w16cex:durableId="4A0001E0" w16cex:dateUtc="2026-02-05T09:00:00Z"/>
  <w16cex:commentExtensible w16cex:durableId="4A0001E1" w16cex:dateUtc="2026-02-06T09:00:00Z"/>
  <w16cex:commentExtensible w16cex:durableId="4A0001E2" w16cex:dateUtc="2026-02-07T09:00:00Z"/>
  <w16cex:commentExtensible w16cex:durableId="4A0001E3" w16cex:dateUtc="2026-02-08T09:00:00Z"/>
  <w16cex:commentExtensible w16cex:durableId="4A0001E4" w16cex:dateUtc="2026-02-09T09:00:00Z"/>
  <w16cex:commentExtensible w16cex:durableId="4A0001E5" w16cex:dateUtc="2026-02-10T09:00:00Z"/>
  <w16cex:commentExtensible w16cex:durableId="4A0001E6" w16cex:dateUtc="2026-02-11T09:00:00Z"/>
  <w16cex:commentExtensible w16cex:durableId="4A0001E7" w16cex:dateUtc="2026-02-12T09:00:00Z"/>
  <w16cex:commentExtensible w16cex:durableId="4A0001E8" w16cex:dateUtc="2026-02-13T09:00:00Z"/>
  <w16cex:commentExtensible w16cex:durableId="4A0001E9" w16cex:dateUtc="2026-02-14T09:00:00Z"/>
  <w16cex:commentExtensible w16cex:durableId="4A0001EA" w16cex:dateUtc="2026-02-15T09:00:00Z"/>
  <w16cex:commentExtensible w16cex:durableId="4A0001EB" w16cex:dateUtc="2026-02-16T09:00:00Z"/>
  <w16cex:commentExtensible w16cex:durableId="4A0001EC" w16cex:dateUtc="2026-02-17T09:00:00Z"/>
  <w16cex:commentExtensible w16cex:durableId="4A0001ED" w16cex:dateUtc="2026-02-18T09:00:00Z"/>
  <w16cex:commentExtensible w16cex:durableId="4A0001EE" w16cex:dateUtc="2026-02-19T09:00:00Z"/>
  <w16cex:commentExtensible w16cex:durableId="4A0001EF" w16cex:dateUtc="2026-02-20T09:00:00Z"/>
  <w16cex:commentExtensible w16cex:durableId="4A0001F0" w16cex:dateUtc="2026-02-21T09:00:00Z"/>
  <w16cex:commentExtensible w16cex:durableId="4A0001F1" w16cex:dateUtc="2026-02-22T09:00:00Z"/>
  <w16cex:commentExtensible w16cex:durableId="4A0001F2" w16cex:dateUtc="2026-02-23T09:00:00Z"/>
  <w16cex:commentExtensible w16cex:durableId="4A0001F3" w16cex:dateUtc="2026-02-24T09:00:00Z"/>
</w16cex:commentsExtensible>
</file>

<file path=word/commentsIds.xml><?xml version="1.0" encoding="utf-8"?>
<w16cid:commentsIds xmlns:w16cid="http://schemas.microsoft.com/office/word/2016/wordml/cid">
  <w16cid:commentId w16cid:paraId="00001000" w16cid:durableId="4A000000"/>
  <w16cid:commentId w16cid:paraId="00001001" w16cid:durableId="4A000001"/>
  <w16cid:commentId w16cid:paraId="00001002" w16cid:durableId="4A000002"/>
  <w16cid:commentId w16cid:paraId="00001003" w16cid:durableId="4A000003"/>
  <w16cid:commentId w16cid:paraId="00001004" w16cid:durableId="4A000004"/>
  <w16cid:commentId w16cid:paraId="00001005" w16cid:durableId="4A000005"/>
  <w16cid:commentId w16cid:paraId="00001006" w16cid:durableId="4A000006"/>
  <w16cid:commentId w16cid:paraId="00001007" w16cid:durableId="4A000007"/>
  <w16cid:commentId w16cid:paraId="00001008" w16cid:durableId="4A000008"/>
  <w16cid:commentId w16cid:paraId="00001009" w16cid:durableId="4A000009"/>
  <w16cid:commentId w16cid:paraId="0000100A" w16cid:durableId="4A00000A"/>
  <w16cid:commentId w16cid:paraId="0000100B" w16cid:durableId="4A00000B"/>
  <w16cid:commentId w16cid:paraId="0000100C" w16cid:durableId="4A00000C"/>
  <w16cid:commentId w16cid:paraId="0000100D" w16cid:durableId="4A00000D"/>
  <w16cid:commentId w16cid:paraId="0000100E" w16cid:durableId="4A00000E"/>
  <w16cid:commentId w16cid:paraId="0000100F" w16cid:durableId="4A00000F"/>
  <w16cid:commentId w16cid:paraId="00001010" w16cid:durableId="4A000010"/>
  <w16cid:commentId w16cid:paraId="00001011" w16cid:durableId="4A000011"/>
  <w16cid:commentId w16cid:paraId="00001012" w16cid:durableId="4A000012"/>
  <w16cid:commentId w16cid:paraId="00001013" w16cid:durableId="4A000013"/>
  <w16cid:commentId w16cid:paraId="00001014" w16cid:durableId="4A000014"/>
  <w16cid:commentId w16cid:paraId="00001015" w16cid:durableId="4A000015"/>
  <w16cid:commentId w16cid:paraId="00001016" w16cid:durableId="4A000016"/>
  <w16cid:commentId w16cid:paraId="00001017" w16cid:durableId="4A000017"/>
  <w16cid:commentId w16cid:paraId="00001018" w16cid:durableId="4A000018"/>
  <w16cid:commentId w16cid:paraId="00001019" w16cid:durableId="4A000019"/>
  <w16cid:commentId w16cid:paraId="0000101A" w16cid:durableId="4A00001A"/>
  <w16cid:commentId w16cid:paraId="0000101B" w16cid:durableId="4A00001B"/>
  <w16cid:commentId w16cid:paraId="0000101C" w16cid:durableId="4A00001C"/>
  <w16cid:commentId w16cid:paraId="0000101D" w16cid:durableId="4A00001D"/>
  <w16cid:commentId w16cid:paraId="0000101E" w16cid:durableId="4A00001E"/>
  <w16cid:commentId w16cid:paraId="0000101F" w16cid:durableId="4A00001F"/>
  <w16cid:commentId w16cid:paraId="00001020" w16cid:durableId="4A000020"/>
  <w16cid:commentId w16cid:paraId="00001021" w16cid:durableId="4A000021"/>
  <w16cid:commentId w16cid:paraId="00001022" w16cid:durableId="4A000022"/>
  <w16cid:commentId w16cid:paraId="00001023" w16cid:durableId="4A000023"/>
  <w16cid:commentId w16cid:paraId="00001024" w16cid:durableId="4A000024"/>
  <w16cid:commentId w16cid:paraId="00001025" w16cid:durableId="4A000025"/>
  <w16cid:commentId w16cid:paraId="00001026" w16cid:durableId="4A000026"/>
  <w16cid:commentId w16cid:paraId="00001027" w16cid:durableId="4A000027"/>
  <w16cid:commentId w16cid:paraId="00001028" w16cid:durableId="4A000028"/>
  <w16cid:commentId w16cid:paraId="00001029" w16cid:durableId="4A000029"/>
  <w16cid:commentId w16cid:paraId="0000102A" w16cid:durableId="4A00002A"/>
  <w16cid:commentId w16cid:paraId="0000102B" w16cid:durableId="4A00002B"/>
  <w16cid:commentId w16cid:paraId="0000102C" w16cid:durableId="4A00002C"/>
  <w16cid:commentId w16cid:paraId="0000102D" w16cid:durableId="4A00002D"/>
  <w16cid:commentId w16cid:paraId="0000102E" w16cid:durableId="4A00002E"/>
  <w16cid:commentId w16cid:paraId="0000102F" w16cid:durableId="4A00002F"/>
  <w16cid:commentId w16cid:paraId="00001030" w16cid:durableId="4A000030"/>
  <w16cid:commentId w16cid:paraId="00001031" w16cid:durableId="4A000031"/>
  <w16cid:commentId w16cid:paraId="00001032" w16cid:durableId="4A000032"/>
  <w16cid:commentId w16cid:paraId="00001033" w16cid:durableId="4A000033"/>
  <w16cid:commentId w16cid:paraId="00001034" w16cid:durableId="4A000034"/>
  <w16cid:commentId w16cid:paraId="00001035" w16cid:durableId="4A000035"/>
  <w16cid:commentId w16cid:paraId="00001036" w16cid:durableId="4A000036"/>
  <w16cid:commentId w16cid:paraId="00001037" w16cid:durableId="4A000037"/>
  <w16cid:commentId w16cid:paraId="00001038" w16cid:durableId="4A000038"/>
  <w16cid:commentId w16cid:paraId="00001039" w16cid:durableId="4A000039"/>
  <w16cid:commentId w16cid:paraId="0000103A" w16cid:durableId="4A00003A"/>
  <w16cid:commentId w16cid:paraId="0000103B" w16cid:durableId="4A00003B"/>
  <w16cid:commentId w16cid:paraId="0000103C" w16cid:durableId="4A00003C"/>
  <w16cid:commentId w16cid:paraId="0000103D" w16cid:durableId="4A00003D"/>
  <w16cid:commentId w16cid:paraId="0000103E" w16cid:durableId="4A00003E"/>
  <w16cid:commentId w16cid:paraId="0000103F" w16cid:durableId="4A00003F"/>
  <w16cid:commentId w16cid:paraId="00001040" w16cid:durableId="4A000040"/>
  <w16cid:commentId w16cid:paraId="00001041" w16cid:durableId="4A000041"/>
  <w16cid:commentId w16cid:paraId="00001042" w16cid:durableId="4A000042"/>
  <w16cid:commentId w16cid:paraId="00001043" w16cid:durableId="4A000043"/>
  <w16cid:commentId w16cid:paraId="00001044" w16cid:durableId="4A000044"/>
  <w16cid:commentId w16cid:paraId="00001045" w16cid:durableId="4A000045"/>
  <w16cid:commentId w16cid:paraId="00001046" w16cid:durableId="4A000046"/>
  <w16cid:commentId w16cid:paraId="00001047" w16cid:durableId="4A000047"/>
  <w16cid:commentId w16cid:paraId="00001048" w16cid:durableId="4A000048"/>
  <w16cid:commentId w16cid:paraId="00001049" w16cid:durableId="4A000049"/>
  <w16cid:commentId w16cid:paraId="0000104A" w16cid:durableId="4A00004A"/>
  <w16cid:commentId w16cid:paraId="0000104B" w16cid:durableId="4A00004B"/>
  <w16cid:commentId w16cid:paraId="0000104C" w16cid:durableId="4A00004C"/>
  <w16cid:commentId w16cid:paraId="0000104D" w16cid:durableId="4A00004D"/>
  <w16cid:commentId w16cid:paraId="0000104E" w16cid:durableId="4A00004E"/>
  <w16cid:commentId w16cid:paraId="0000104F" w16cid:durableId="4A00004F"/>
  <w16cid:commentId w16cid:paraId="00001050" w16cid:durableId="4A000050"/>
  <w16cid:commentId w16cid:paraId="00001051" w16cid:durableId="4A000051"/>
  <w16cid:commentId w16cid:paraId="00001052" w16cid:durableId="4A000052"/>
  <w16cid:commentId w16cid:paraId="00001053" w16cid:durableId="4A000053"/>
  <w16cid:commentId w16cid:paraId="00001054" w16cid:durableId="4A000054"/>
  <w16cid:commentId w16cid:paraId="00001055" w16cid:durableId="4A000055"/>
  <w16cid:commentId w16cid:paraId="00001056" w16cid:durableId="4A000056"/>
  <w16cid:commentId w16cid:paraId="00001057" w16cid:durableId="4A000057"/>
  <w16cid:commentId w16cid:paraId="00001058" w16cid:durableId="4A000058"/>
  <w16cid:commentId w16cid:paraId="00001059" w16cid:durableId="4A000059"/>
  <w16cid:commentId w16cid:paraId="0000105A" w16cid:durableId="4A00005A"/>
  <w16cid:commentId w16cid:paraId="0000105B" w16cid:durableId="4A00005B"/>
  <w16cid:commentId w16cid:paraId="0000105C" w16cid:durableId="4A00005C"/>
  <w16cid:commentId w16cid:paraId="0000105D" w16cid:durableId="4A00005D"/>
  <w16cid:commentId w16cid:paraId="0000105E" w16cid:durableId="4A00005E"/>
  <w16cid:commentId w16cid:paraId="0000105F" w16cid:durableId="4A00005F"/>
  <w16cid:commentId w16cid:paraId="00001060" w16cid:durableId="4A000060"/>
  <w16cid:commentId w16cid:paraId="00001061" w16cid:durableId="4A000061"/>
  <w16cid:commentId w16cid:paraId="00001062" w16cid:durableId="4A000062"/>
  <w16cid:commentId w16cid:paraId="00001063" w16cid:durableId="4A000063"/>
  <w16cid:commentId w16cid:paraId="00001064" w16cid:durableId="4A000064"/>
  <w16cid:commentId w16cid:paraId="00001065" w16cid:durableId="4A000065"/>
  <w16cid:commentId w16cid:paraId="00001066" w16cid:durableId="4A000066"/>
  <w16cid:commentId w16cid:paraId="00001067" w16cid:durableId="4A000067"/>
  <w16cid:commentId w16cid:paraId="00001068" w16cid:durableId="4A000068"/>
  <w16cid:commentId w16cid:paraId="00001069" w16cid:durableId="4A000069"/>
  <w16cid:commentId w16cid:paraId="0000106A" w16cid:durableId="4A00006A"/>
  <w16cid:commentId w16cid:paraId="0000106B" w16cid:durableId="4A00006B"/>
  <w16cid:commentId w16cid:paraId="0000106C" w16cid:durableId="4A00006C"/>
  <w16cid:commentId w16cid:paraId="0000106D" w16cid:durableId="4A00006D"/>
  <w16cid:commentId w16cid:paraId="0000106E" w16cid:durableId="4A00006E"/>
  <w16cid:commentId w16cid:paraId="0000106F" w16cid:durableId="4A00006F"/>
  <w16cid:commentId w16cid:paraId="00001070" w16cid:durableId="4A000070"/>
  <w16cid:commentId w16cid:paraId="00001071" w16cid:durableId="4A000071"/>
  <w16cid:commentId w16cid:paraId="00001072" w16cid:durableId="4A000072"/>
  <w16cid:commentId w16cid:paraId="00001073" w16cid:durableId="4A000073"/>
  <w16cid:commentId w16cid:paraId="00001074" w16cid:durableId="4A000074"/>
  <w16cid:commentId w16cid:paraId="00001075" w16cid:durableId="4A000075"/>
  <w16cid:commentId w16cid:paraId="00001076" w16cid:durableId="4A000076"/>
  <w16cid:commentId w16cid:paraId="00001077" w16cid:durableId="4A000077"/>
  <w16cid:commentId w16cid:paraId="00001078" w16cid:durableId="4A000078"/>
  <w16cid:commentId w16cid:paraId="00001079" w16cid:durableId="4A000079"/>
  <w16cid:commentId w16cid:paraId="0000107A" w16cid:durableId="4A00007A"/>
  <w16cid:commentId w16cid:paraId="0000107B" w16cid:durableId="4A00007B"/>
  <w16cid:commentId w16cid:paraId="0000107C" w16cid:durableId="4A00007C"/>
  <w16cid:commentId w16cid:paraId="0000107D" w16cid:durableId="4A00007D"/>
  <w16cid:commentId w16cid:paraId="0000107E" w16cid:durableId="4A00007E"/>
  <w16cid:commentId w16cid:paraId="0000107F" w16cid:durableId="4A00007F"/>
  <w16cid:commentId w16cid:paraId="00001080" w16cid:durableId="4A000080"/>
  <w16cid:commentId w16cid:paraId="00001081" w16cid:durableId="4A000081"/>
  <w16cid:commentId w16cid:paraId="00001082" w16cid:durableId="4A000082"/>
  <w16cid:commentId w16cid:paraId="00001083" w16cid:durableId="4A000083"/>
  <w16cid:commentId w16cid:paraId="00001084" w16cid:durableId="4A000084"/>
  <w16cid:commentId w16cid:paraId="00001085" w16cid:durableId="4A000085"/>
  <w16cid:commentId w16cid:paraId="00001086" w16cid:durableId="4A000086"/>
  <w16cid:commentId w16cid:paraId="00001087" w16cid:durableId="4A000087"/>
  <w16cid:commentId w16cid:paraId="00001088" w16cid:durableId="4A000088"/>
  <w16cid:commentId w16cid:paraId="00001089" w16cid:durableId="4A000089"/>
  <w16cid:commentId w16cid:paraId="0000108A" w16cid:durableId="4A00008A"/>
  <w16cid:commentId w16cid:paraId="0000108B" w16cid:durableId="4A00008B"/>
  <w16cid:commentId w16cid:paraId="0000108C" w16cid:durableId="4A00008C"/>
  <w16cid:commentId w16cid:paraId="0000108D" w16cid:durableId="4A00008D"/>
  <w16cid:commentId w16cid:paraId="0000108E" w16cid:durableId="4A00008E"/>
  <w16cid:commentId w16cid:paraId="0000108F" w16cid:durableId="4A00008F"/>
  <w16cid:commentId w16cid:paraId="00001090" w16cid:durableId="4A000090"/>
  <w16cid:commentId w16cid:paraId="00001091" w16cid:durableId="4A000091"/>
  <w16cid:commentId w16cid:paraId="00001092" w16cid:durableId="4A000092"/>
  <w16cid:commentId w16cid:paraId="00001093" w16cid:durableId="4A000093"/>
  <w16cid:commentId w16cid:paraId="00001094" w16cid:durableId="4A000094"/>
  <w16cid:commentId w16cid:paraId="00001095" w16cid:durableId="4A000095"/>
  <w16cid:commentId w16cid:paraId="00001096" w16cid:durableId="4A000096"/>
  <w16cid:commentId w16cid:paraId="00001097" w16cid:durableId="4A000097"/>
  <w16cid:commentId w16cid:paraId="00001098" w16cid:durableId="4A000098"/>
  <w16cid:commentId w16cid:paraId="00001099" w16cid:durableId="4A000099"/>
  <w16cid:commentId w16cid:paraId="0000109A" w16cid:durableId="4A00009A"/>
  <w16cid:commentId w16cid:paraId="0000109B" w16cid:durableId="4A00009B"/>
  <w16cid:commentId w16cid:paraId="0000109C" w16cid:durableId="4A00009C"/>
  <w16cid:commentId w16cid:paraId="0000109D" w16cid:durableId="4A00009D"/>
  <w16cid:commentId w16cid:paraId="0000109E" w16cid:durableId="4A00009E"/>
  <w16cid:commentId w16cid:paraId="0000109F" w16cid:durableId="4A00009F"/>
  <w16cid:commentId w16cid:paraId="000010A0" w16cid:durableId="4A0000A0"/>
  <w16cid:commentId w16cid:paraId="000010A1" w16cid:durableId="4A0000A1"/>
  <w16cid:commentId w16cid:paraId="000010A2" w16cid:durableId="4A0000A2"/>
  <w16cid:commentId w16cid:paraId="000010A3" w16cid:durableId="4A0000A3"/>
  <w16cid:commentId w16cid:paraId="000010A4" w16cid:durableId="4A0000A4"/>
  <w16cid:commentId w16cid:paraId="000010A5" w16cid:durableId="4A0000A5"/>
  <w16cid:commentId w16cid:paraId="000010A6" w16cid:durableId="4A0000A6"/>
  <w16cid:commentId w16cid:paraId="000010A7" w16cid:durableId="4A0000A7"/>
  <w16cid:commentId w16cid:paraId="000010A8" w16cid:durableId="4A0000A8"/>
  <w16cid:commentId w16cid:paraId="000010A9" w16cid:durableId="4A0000A9"/>
  <w16cid:commentId w16cid:paraId="000010AA" w16cid:durableId="4A0000AA"/>
  <w16cid:commentId w16cid:paraId="000010AB" w16cid:durableId="4A0000AB"/>
  <w16cid:commentId w16cid:paraId="000010AC" w16cid:durableId="4A0000AC"/>
  <w16cid:commentId w16cid:paraId="000010AD" w16cid:durableId="4A0000AD"/>
  <w16cid:commentId w16cid:paraId="000010AE" w16cid:durableId="4A0000AE"/>
  <w16cid:commentId w16cid:paraId="000010AF" w16cid:durableId="4A0000AF"/>
  <w16cid:commentId w16cid:paraId="000010B0" w16cid:durableId="4A0000B0"/>
  <w16cid:commentId w16cid:paraId="000010B1" w16cid:durableId="4A0000B1"/>
  <w16cid:commentId w16cid:paraId="000010B2" w16cid:durableId="4A0000B2"/>
  <w16cid:commentId w16cid:paraId="000010B3" w16cid:durableId="4A0000B3"/>
  <w16cid:commentId w16cid:paraId="000010B4" w16cid:durableId="4A0000B4"/>
  <w16cid:commentId w16cid:paraId="000010B5" w16cid:durableId="4A0000B5"/>
  <w16cid:commentId w16cid:paraId="000010B6" w16cid:durableId="4A0000B6"/>
  <w16cid:commentId w16cid:paraId="000010B7" w16cid:durableId="4A0000B7"/>
  <w16cid:commentId w16cid:paraId="000010B8" w16cid:durableId="4A0000B8"/>
  <w16cid:commentId w16cid:paraId="000010B9" w16cid:durableId="4A0000B9"/>
  <w16cid:commentId w16cid:paraId="000010BA" w16cid:durableId="4A0000BA"/>
  <w16cid:commentId w16cid:paraId="000010BB" w16cid:durableId="4A0000BB"/>
  <w16cid:commentId w16cid:paraId="000010BC" w16cid:durableId="4A0000BC"/>
  <w16cid:commentId w16cid:paraId="000010BD" w16cid:durableId="4A0000BD"/>
  <w16cid:commentId w16cid:paraId="000010BE" w16cid:durableId="4A0000BE"/>
  <w16cid:commentId w16cid:paraId="000010BF" w16cid:durableId="4A0000BF"/>
  <w16cid:commentId w16cid:paraId="000010C0" w16cid:durableId="4A0000C0"/>
  <w16cid:commentId w16cid:paraId="000010C1" w16cid:durableId="4A0000C1"/>
  <w16cid:commentId w16cid:paraId="000010C2" w16cid:durableId="4A0000C2"/>
  <w16cid:commentId w16cid:paraId="000010C3" w16cid:durableId="4A0000C3"/>
  <w16cid:commentId w16cid:paraId="000010C4" w16cid:durableId="4A0000C4"/>
  <w16cid:commentId w16cid:paraId="000010C5" w16cid:durableId="4A0000C5"/>
  <w16cid:commentId w16cid:paraId="000010C6" w16cid:durableId="4A0000C6"/>
  <w16cid:commentId w16cid:paraId="000010C7" w16cid:durableId="4A0000C7"/>
  <w16cid:commentId w16cid:paraId="000010C8" w16cid:durableId="4A0000C8"/>
  <w16cid:commentId w16cid:paraId="000010C9" w16cid:durableId="4A0000C9"/>
  <w16cid:commentId w16cid:paraId="000010CA" w16cid:durableId="4A0000CA"/>
  <w16cid:commentId w16cid:paraId="000010CB" w16cid:durableId="4A0000CB"/>
  <w16cid:commentId w16cid:paraId="000010CC" w16cid:durableId="4A0000CC"/>
  <w16cid:commentId w16cid:paraId="000010CD" w16cid:durableId="4A0000CD"/>
  <w16cid:commentId w16cid:paraId="000010CE" w16cid:durableId="4A0000CE"/>
  <w16cid:commentId w16cid:paraId="000010CF" w16cid:durableId="4A0000CF"/>
  <w16cid:commentId w16cid:paraId="000010D0" w16cid:durableId="4A0000D0"/>
  <w16cid:commentId w16cid:paraId="000010D1" w16cid:durableId="4A0000D1"/>
  <w16cid:commentId w16cid:paraId="000010D2" w16cid:durableId="4A0000D2"/>
  <w16cid:commentId w16cid:paraId="000010D3" w16cid:durableId="4A0000D3"/>
  <w16cid:commentId w16cid:paraId="000010D4" w16cid:durableId="4A0000D4"/>
  <w16cid:commentId w16cid:paraId="000010D5" w16cid:durableId="4A0000D5"/>
  <w16cid:commentId w16cid:paraId="000010D6" w16cid:durableId="4A0000D6"/>
  <w16cid:commentId w16cid:paraId="000010D7" w16cid:durableId="4A0000D7"/>
  <w16cid:commentId w16cid:paraId="000010D8" w16cid:durableId="4A0000D8"/>
  <w16cid:commentId w16cid:paraId="000010D9" w16cid:durableId="4A0000D9"/>
  <w16cid:commentId w16cid:paraId="000010DA" w16cid:durableId="4A0000DA"/>
  <w16cid:commentId w16cid:paraId="000010DB" w16cid:durableId="4A0000DB"/>
  <w16cid:commentId w16cid:paraId="000010DC" w16cid:durableId="4A0000DC"/>
  <w16cid:commentId w16cid:paraId="000010DD" w16cid:durableId="4A0000DD"/>
  <w16cid:commentId w16cid:paraId="000010DE" w16cid:durableId="4A0000DE"/>
  <w16cid:commentId w16cid:paraId="000010DF" w16cid:durableId="4A0000DF"/>
  <w16cid:commentId w16cid:paraId="000010E0" w16cid:durableId="4A0000E0"/>
  <w16cid:commentId w16cid:paraId="000010E1" w16cid:durableId="4A0000E1"/>
  <w16cid:commentId w16cid:paraId="000010E2" w16cid:durableId="4A0000E2"/>
  <w16cid:commentId w16cid:paraId="000010E3" w16cid:durableId="4A0000E3"/>
  <w16cid:commentId w16cid:paraId="000010E4" w16cid:durableId="4A0000E4"/>
  <w16cid:commentId w16cid:paraId="000010E5" w16cid:durableId="4A0000E5"/>
  <w16cid:commentId w16cid:paraId="000010E6" w16cid:durableId="4A0000E6"/>
  <w16cid:commentId w16cid:paraId="000010E7" w16cid:durableId="4A0000E7"/>
  <w16cid:commentId w16cid:paraId="000010E8" w16cid:durableId="4A0000E8"/>
  <w16cid:commentId w16cid:paraId="000010E9" w16cid:durableId="4A0000E9"/>
  <w16cid:commentId w16cid:paraId="000010EA" w16cid:durableId="4A0000EA"/>
  <w16cid:commentId w16cid:paraId="000010EB" w16cid:durableId="4A0000EB"/>
  <w16cid:commentId w16cid:paraId="000010EC" w16cid:durableId="4A0000EC"/>
  <w16cid:commentId w16cid:paraId="000010ED" w16cid:durableId="4A0000ED"/>
  <w16cid:commentId w16cid:paraId="000010EE" w16cid:durableId="4A0000EE"/>
  <w16cid:commentId w16cid:paraId="000010EF" w16cid:durableId="4A0000EF"/>
  <w16cid:commentId w16cid:paraId="000010F0" w16cid:durableId="4A0000F0"/>
  <w16cid:commentId w16cid:paraId="000010F1" w16cid:durableId="4A0000F1"/>
  <w16cid:commentId w16cid:paraId="000010F2" w16cid:durableId="4A0000F2"/>
  <w16cid:commentId w16cid:paraId="000010F3" w16cid:durableId="4A0000F3"/>
  <w16cid:commentId w16cid:paraId="000010F4" w16cid:durableId="4A0000F4"/>
  <w16cid:commentId w16cid:paraId="000010F5" w16cid:durableId="4A0000F5"/>
  <w16cid:commentId w16cid:paraId="000010F6" w16cid:durableId="4A0000F6"/>
  <w16cid:commentId w16cid:paraId="000010F7" w16cid:durableId="4A0000F7"/>
  <w16cid:commentId w16cid:paraId="000010F8" w16cid:durableId="4A0000F8"/>
  <w16cid:commentId w16cid:paraId="000010F9" w16cid:durableId="4A0000F9"/>
  <w16cid:commentId w16cid:paraId="000010FA" w16cid:durableId="4A0000FA"/>
  <w16cid:commentId w16cid:paraId="000010FB" w16cid:durableId="4A0000FB"/>
  <w16cid:commentId w16cid:paraId="000010FC" w16cid:durableId="4A0000FC"/>
  <w16cid:commentId w16cid:paraId="000010FD" w16cid:durableId="4A0000FD"/>
  <w16cid:commentId w16cid:paraId="000010FE" w16cid:durableId="4A0000FE"/>
  <w16cid:commentId w16cid:paraId="000010FF" w16cid:durableId="4A0000FF"/>
  <w16cid:commentId w16cid:paraId="00001100" w16cid:durableId="4A000100"/>
  <w16cid:commentId w16cid:paraId="00001101" w16cid:durableId="4A000101"/>
  <w16cid:commentId w16cid:paraId="00001102" w16cid:durableId="4A000102"/>
  <w16cid:commentId w16cid:paraId="00001103" w16cid:durableId="4A000103"/>
  <w16cid:commentId w16cid:paraId="00001104" w16cid:durableId="4A000104"/>
  <w16cid:commentId w16cid:paraId="00001105" w16cid:durableId="4A000105"/>
  <w16cid:commentId w16cid:paraId="00001106" w16cid:durableId="4A000106"/>
  <w16cid:commentId w16cid:paraId="00001107" w16cid:durableId="4A000107"/>
  <w16cid:commentId w16cid:paraId="00001108" w16cid:durableId="4A000108"/>
  <w16cid:commentId w16cid:paraId="00001109" w16cid:durableId="4A000109"/>
  <w16cid:commentId w16cid:paraId="0000110A" w16cid:durableId="4A00010A"/>
  <w16cid:commentId w16cid:paraId="0000110B" w16cid:durableId="4A00010B"/>
  <w16cid:commentId w16cid:paraId="0000110C" w16cid:durableId="4A00010C"/>
  <w16cid:commentId w16cid:paraId="0000110D" w16cid:durableId="4A00010D"/>
  <w16cid:commentId w16cid:paraId="0000110E" w16cid:durableId="4A00010E"/>
  <w16cid:commentId w16cid:paraId="0000110F" w16cid:durableId="4A00010F"/>
  <w16cid:commentId w16cid:paraId="00001110" w16cid:durableId="4A000110"/>
  <w16cid:commentId w16cid:paraId="00001111" w16cid:durableId="4A000111"/>
  <w16cid:commentId w16cid:paraId="00001112" w16cid:durableId="4A000112"/>
  <w16cid:commentId w16cid:paraId="00001113" w16cid:durableId="4A000113"/>
  <w16cid:commentId w16cid:paraId="00001114" w16cid:durableId="4A000114"/>
  <w16cid:commentId w16cid:paraId="00001115" w16cid:durableId="4A000115"/>
  <w16cid:commentId w16cid:paraId="00001116" w16cid:durableId="4A000116"/>
  <w16cid:commentId w16cid:paraId="00001117" w16cid:durableId="4A000117"/>
  <w16cid:commentId w16cid:paraId="00001118" w16cid:durableId="4A000118"/>
  <w16cid:commentId w16cid:paraId="00001119" w16cid:durableId="4A000119"/>
  <w16cid:commentId w16cid:paraId="0000111A" w16cid:durableId="4A00011A"/>
  <w16cid:commentId w16cid:paraId="0000111B" w16cid:durableId="4A00011B"/>
  <w16cid:commentId w16cid:paraId="0000111C" w16cid:durableId="4A00011C"/>
  <w16cid:commentId w16cid:paraId="0000111D" w16cid:durableId="4A00011D"/>
  <w16cid:commentId w16cid:paraId="0000111E" w16cid:durableId="4A00011E"/>
  <w16cid:commentId w16cid:paraId="0000111F" w16cid:durableId="4A00011F"/>
  <w16cid:commentId w16cid:paraId="00001120" w16cid:durableId="4A000120"/>
  <w16cid:commentId w16cid:paraId="00001121" w16cid:durableId="4A000121"/>
  <w16cid:commentId w16cid:paraId="00001122" w16cid:durableId="4A000122"/>
  <w16cid:commentId w16cid:paraId="00001123" w16cid:durableId="4A000123"/>
  <w16cid:commentId w16cid:paraId="00001124" w16cid:durableId="4A000124"/>
  <w16cid:commentId w16cid:paraId="00001125" w16cid:durableId="4A000125"/>
  <w16cid:commentId w16cid:paraId="00001126" w16cid:durableId="4A000126"/>
  <w16cid:commentId w16cid:paraId="00001127" w16cid:durableId="4A000127"/>
  <w16cid:commentId w16cid:paraId="00001128" w16cid:durableId="4A000128"/>
  <w16cid:commentId w16cid:paraId="00001129" w16cid:durableId="4A000129"/>
  <w16cid:commentId w16cid:paraId="0000112A" w16cid:durableId="4A00012A"/>
  <w16cid:commentId w16cid:paraId="0000112B" w16cid:durableId="4A00012B"/>
  <w16cid:commentId w16cid:paraId="0000112C" w16cid:durableId="4A00012C"/>
  <w16cid:commentId w16cid:paraId="0000112D" w16cid:durableId="4A00012D"/>
  <w16cid:commentId w16cid:paraId="0000112E" w16cid:durableId="4A00012E"/>
  <w16cid:commentId w16cid:paraId="0000112F" w16cid:durableId="4A00012F"/>
  <w16cid:commentId w16cid:paraId="00001130" w16cid:durableId="4A000130"/>
  <w16cid:commentId w16cid:paraId="00001131" w16cid:durableId="4A000131"/>
  <w16cid:commentId w16cid:paraId="00001132" w16cid:durableId="4A000132"/>
  <w16cid:commentId w16cid:paraId="00001133" w16cid:durableId="4A000133"/>
  <w16cid:commentId w16cid:paraId="00001134" w16cid:durableId="4A000134"/>
  <w16cid:commentId w16cid:paraId="00001135" w16cid:durableId="4A000135"/>
  <w16cid:commentId w16cid:paraId="00001136" w16cid:durableId="4A000136"/>
  <w16cid:commentId w16cid:paraId="00001137" w16cid:durableId="4A000137"/>
  <w16cid:commentId w16cid:paraId="00001138" w16cid:durableId="4A000138"/>
  <w16cid:commentId w16cid:paraId="00001139" w16cid:durableId="4A000139"/>
  <w16cid:commentId w16cid:paraId="0000113A" w16cid:durableId="4A00013A"/>
  <w16cid:commentId w16cid:paraId="0000113B" w16cid:durableId="4A00013B"/>
  <w16cid:commentId w16cid:paraId="0000113C" w16cid:durableId="4A00013C"/>
  <w16cid:commentId w16cid:paraId="0000113D" w16cid:durableId="4A00013D"/>
  <w16cid:commentId w16cid:paraId="0000113E" w16cid:durableId="4A00013E"/>
  <w16cid:commentId w16cid:paraId="0000113F" w16cid:durableId="4A00013F"/>
  <w16cid:commentId w16cid:paraId="00001140" w16cid:durableId="4A000140"/>
  <w16cid:commentId w16cid:paraId="00001141" w16cid:durableId="4A000141"/>
  <w16cid:commentId w16cid:paraId="00001142" w16cid:durableId="4A000142"/>
  <w16cid:commentId w16cid:paraId="00001143" w16cid:durableId="4A000143"/>
  <w16cid:commentId w16cid:paraId="00001144" w16cid:durableId="4A000144"/>
  <w16cid:commentId w16cid:paraId="00001145" w16cid:durableId="4A000145"/>
  <w16cid:commentId w16cid:paraId="00001146" w16cid:durableId="4A000146"/>
  <w16cid:commentId w16cid:paraId="00001147" w16cid:durableId="4A000147"/>
  <w16cid:commentId w16cid:paraId="00001148" w16cid:durableId="4A000148"/>
  <w16cid:commentId w16cid:paraId="00001149" w16cid:durableId="4A000149"/>
  <w16cid:commentId w16cid:paraId="0000114A" w16cid:durableId="4A00014A"/>
  <w16cid:commentId w16cid:paraId="0000114B" w16cid:durableId="4A00014B"/>
  <w16cid:commentId w16cid:paraId="0000114C" w16cid:durableId="4A00014C"/>
  <w16cid:commentId w16cid:paraId="0000114D" w16cid:durableId="4A00014D"/>
  <w16cid:commentId w16cid:paraId="0000114E" w16cid:durableId="4A00014E"/>
  <w16cid:commentId w16cid:paraId="0000114F" w16cid:durableId="4A00014F"/>
  <w16cid:commentId w16cid:paraId="00001150" w16cid:durableId="4A000150"/>
  <w16cid:commentId w16cid:paraId="00001151" w16cid:durableId="4A000151"/>
  <w16cid:commentId w16cid:paraId="00001152" w16cid:durableId="4A000152"/>
  <w16cid:commentId w16cid:paraId="00001153" w16cid:durableId="4A000153"/>
  <w16cid:commentId w16cid:paraId="00001154" w16cid:durableId="4A000154"/>
  <w16cid:commentId w16cid:paraId="00001155" w16cid:durableId="4A000155"/>
  <w16cid:commentId w16cid:paraId="00001156" w16cid:durableId="4A000156"/>
  <w16cid:commentId w16cid:paraId="00001157" w16cid:durableId="4A000157"/>
  <w16cid:commentId w16cid:paraId="00001158" w16cid:durableId="4A000158"/>
  <w16cid:commentId w16cid:paraId="00001159" w16cid:durableId="4A000159"/>
  <w16cid:commentId w16cid:paraId="0000115A" w16cid:durableId="4A00015A"/>
  <w16cid:commentId w16cid:paraId="0000115B" w16cid:durableId="4A00015B"/>
  <w16cid:commentId w16cid:paraId="0000115C" w16cid:durableId="4A00015C"/>
  <w16cid:commentId w16cid:paraId="0000115D" w16cid:durableId="4A00015D"/>
  <w16cid:commentId w16cid:paraId="0000115E" w16cid:durableId="4A00015E"/>
  <w16cid:commentId w16cid:paraId="0000115F" w16cid:durableId="4A00015F"/>
  <w16cid:commentId w16cid:paraId="00001160" w16cid:durableId="4A000160"/>
  <w16cid:commentId w16cid:paraId="00001161" w16cid:durableId="4A000161"/>
  <w16cid:commentId w16cid:paraId="00001162" w16cid:durableId="4A000162"/>
  <w16cid:commentId w16cid:paraId="00001163" w16cid:durableId="4A000163"/>
  <w16cid:commentId w16cid:paraId="00001164" w16cid:durableId="4A000164"/>
  <w16cid:commentId w16cid:paraId="00001165" w16cid:durableId="4A000165"/>
  <w16cid:commentId w16cid:paraId="00001166" w16cid:durableId="4A000166"/>
  <w16cid:commentId w16cid:paraId="00001167" w16cid:durableId="4A000167"/>
  <w16cid:commentId w16cid:paraId="00001168" w16cid:durableId="4A000168"/>
  <w16cid:commentId w16cid:paraId="00001169" w16cid:durableId="4A000169"/>
  <w16cid:commentId w16cid:paraId="0000116A" w16cid:durableId="4A00016A"/>
  <w16cid:commentId w16cid:paraId="0000116B" w16cid:durableId="4A00016B"/>
  <w16cid:commentId w16cid:paraId="0000116C" w16cid:durableId="4A00016C"/>
  <w16cid:commentId w16cid:paraId="0000116D" w16cid:durableId="4A00016D"/>
  <w16cid:commentId w16cid:paraId="0000116E" w16cid:durableId="4A00016E"/>
  <w16cid:commentId w16cid:paraId="0000116F" w16cid:durableId="4A00016F"/>
  <w16cid:commentId w16cid:paraId="00001170" w16cid:durableId="4A000170"/>
  <w16cid:commentId w16cid:paraId="00001171" w16cid:durableId="4A000171"/>
  <w16cid:commentId w16cid:paraId="00001172" w16cid:durableId="4A000172"/>
  <w16cid:commentId w16cid:paraId="00001173" w16cid:durableId="4A000173"/>
  <w16cid:commentId w16cid:paraId="00001174" w16cid:durableId="4A000174"/>
  <w16cid:commentId w16cid:paraId="00001175" w16cid:durableId="4A000175"/>
  <w16cid:commentId w16cid:paraId="00001176" w16cid:durableId="4A000176"/>
  <w16cid:commentId w16cid:paraId="00001177" w16cid:durableId="4A000177"/>
  <w16cid:commentId w16cid:paraId="00001178" w16cid:durableId="4A000178"/>
  <w16cid:commentId w16cid:paraId="00001179" w16cid:durableId="4A000179"/>
  <w16cid:commentId w16cid:paraId="0000117A" w16cid:durableId="4A00017A"/>
  <w16cid:commentId w16cid:paraId="0000117B" w16cid:durableId="4A00017B"/>
  <w16cid:commentId w16cid:paraId="0000117C" w16cid:durableId="4A00017C"/>
  <w16cid:commentId w16cid:paraId="0000117D" w16cid:durableId="4A00017D"/>
  <w16cid:commentId w16cid:paraId="0000117E" w16cid:durableId="4A00017E"/>
  <w16cid:commentId w16cid:paraId="0000117F" w16cid:durableId="4A00017F"/>
  <w16cid:commentId w16cid:paraId="00001180" w16cid:durableId="4A000180"/>
  <w16cid:commentId w16cid:paraId="00001181" w16cid:durableId="4A000181"/>
  <w16cid:commentId w16cid:paraId="00001182" w16cid:durableId="4A000182"/>
  <w16cid:commentId w16cid:paraId="00001183" w16cid:durableId="4A000183"/>
  <w16cid:commentId w16cid:paraId="00001184" w16cid:durableId="4A000184"/>
  <w16cid:commentId w16cid:paraId="00001185" w16cid:durableId="4A000185"/>
  <w16cid:commentId w16cid:paraId="00001186" w16cid:durableId="4A000186"/>
  <w16cid:commentId w16cid:paraId="00001187" w16cid:durableId="4A000187"/>
  <w16cid:commentId w16cid:paraId="00001188" w16cid:durableId="4A000188"/>
  <w16cid:commentId w16cid:paraId="00001189" w16cid:durableId="4A000189"/>
  <w16cid:commentId w16cid:paraId="0000118A" w16cid:durableId="4A00018A"/>
  <w16cid:commentId w16cid:paraId="0000118B" w16cid:durableId="4A00018B"/>
  <w16cid:commentId w16cid:paraId="0000118C" w16cid:durableId="4A00018C"/>
  <w16cid:commentId w16cid:paraId="0000118D" w16cid:durableId="4A00018D"/>
  <w16cid:commentId w16cid:paraId="0000118E" w16cid:durableId="4A00018E"/>
  <w16cid:commentId w16cid:paraId="0000118F" w16cid:durableId="4A00018F"/>
  <w16cid:commentId w16cid:paraId="00001190" w16cid:durableId="4A000190"/>
  <w16cid:commentId w16cid:paraId="00001191" w16cid:durableId="4A000191"/>
  <w16cid:commentId w16cid:paraId="00001192" w16cid:durableId="4A000192"/>
  <w16cid:commentId w16cid:paraId="00001193" w16cid:durableId="4A000193"/>
  <w16cid:commentId w16cid:paraId="00001194" w16cid:durableId="4A000194"/>
  <w16cid:commentId w16cid:paraId="00001195" w16cid:durableId="4A000195"/>
  <w16cid:commentId w16cid:paraId="00001196" w16cid:durableId="4A000196"/>
  <w16cid:commentId w16cid:paraId="00001197" w16cid:durableId="4A000197"/>
  <w16cid:commentId w16cid:paraId="00001198" w16cid:durableId="4A000198"/>
  <w16cid:commentId w16cid:paraId="00001199" w16cid:durableId="4A000199"/>
  <w16cid:commentId w16cid:paraId="0000119A" w16cid:durableId="4A00019A"/>
  <w16cid:commentId w16cid:paraId="0000119B" w16cid:durableId="4A00019B"/>
  <w16cid:commentId w16cid:paraId="0000119C" w16cid:durableId="4A00019C"/>
  <w16cid:commentId w16cid:paraId="0000119D" w16cid:durableId="4A00019D"/>
  <w16cid:commentId w16cid:paraId="0000119E" w16cid:durableId="4A00019E"/>
  <w16cid:commentId w16cid:paraId="0000119F" w16cid:durableId="4A00019F"/>
  <w16cid:commentId w16cid:paraId="000011A0" w16cid:durableId="4A0001A0"/>
  <w16cid:commentId w16cid:paraId="000011A1" w16cid:durableId="4A0001A1"/>
  <w16cid:commentId w16cid:paraId="000011A2" w16cid:durableId="4A0001A2"/>
  <w16cid:commentId w16cid:paraId="000011A3" w16cid:durableId="4A0001A3"/>
  <w16cid:commentId w16cid:paraId="000011A4" w16cid:durableId="4A0001A4"/>
  <w16cid:commentId w16cid:paraId="000011A5" w16cid:durableId="4A0001A5"/>
  <w16cid:commentId w16cid:paraId="000011A6" w16cid:durableId="4A0001A6"/>
  <w16cid:commentId w16cid:paraId="000011A7" w16cid:durableId="4A0001A7"/>
  <w16cid:commentId w16cid:paraId="000011A8" w16cid:durableId="4A0001A8"/>
  <w16cid:commentId w16cid:paraId="000011A9" w16cid:durableId="4A0001A9"/>
  <w16cid:commentId w16cid:paraId="000011AA" w16cid:durableId="4A0001AA"/>
  <w16cid:commentId w16cid:paraId="000011AB" w16cid:durableId="4A0001AB"/>
  <w16cid:commentId w16cid:paraId="000011AC" w16cid:durableId="4A0001AC"/>
  <w16cid:commentId w16cid:paraId="000011AD" w16cid:durableId="4A0001AD"/>
  <w16cid:commentId w16cid:paraId="000011AE" w16cid:durableId="4A0001AE"/>
  <w16cid:commentId w16cid:paraId="000011AF" w16cid:durableId="4A0001AF"/>
  <w16cid:commentId w16cid:paraId="000011B0" w16cid:durableId="4A0001B0"/>
  <w16cid:commentId w16cid:paraId="000011B1" w16cid:durableId="4A0001B1"/>
  <w16cid:commentId w16cid:paraId="000011B2" w16cid:durableId="4A0001B2"/>
  <w16cid:commentId w16cid:paraId="000011B3" w16cid:durableId="4A0001B3"/>
  <w16cid:commentId w16cid:paraId="000011B4" w16cid:durableId="4A0001B4"/>
  <w16cid:commentId w16cid:paraId="000011B5" w16cid:durableId="4A0001B5"/>
  <w16cid:commentId w16cid:paraId="000011B6" w16cid:durableId="4A0001B6"/>
  <w16cid:commentId w16cid:paraId="000011B7" w16cid:durableId="4A0001B7"/>
  <w16cid:commentId w16cid:paraId="000011B8" w16cid:durableId="4A0001B8"/>
  <w16cid:commentId w16cid:paraId="000011B9" w16cid:durableId="4A0001B9"/>
  <w16cid:commentId w16cid:paraId="000011BA" w16cid:durableId="4A0001BA"/>
  <w16cid:commentId w16cid:paraId="000011BB" w16cid:durableId="4A0001BB"/>
  <w16cid:commentId w16cid:paraId="000011BC" w16cid:durableId="4A0001BC"/>
  <w16cid:commentId w16cid:paraId="000011BD" w16cid:durableId="4A0001BD"/>
  <w16cid:commentId w16cid:paraId="000011BE" w16cid:durableId="4A0001BE"/>
  <w16cid:commentId w16cid:paraId="000011BF" w16cid:durableId="4A0001BF"/>
  <w16cid:commentId w16cid:paraId="000011C0" w16cid:durableId="4A0001C0"/>
  <w16cid:commentId w16cid:paraId="000011C1" w16cid:durableId="4A0001C1"/>
  <w16cid:commentId w16cid:paraId="000011C2" w16cid:durableId="4A0001C2"/>
  <w16cid:commentId w16cid:paraId="000011C3" w16cid:durableId="4A0001C3"/>
  <w16cid:commentId w16cid:paraId="000011C4" w16cid:durableId="4A0001C4"/>
  <w16cid:commentId w16cid:paraId="000011C5" w16cid:durableId="4A0001C5"/>
  <w16cid:commentId w16cid:paraId="000011C6" w16cid:durableId="4A0001C6"/>
  <w16cid:commentId w16cid:paraId="000011C7" w16cid:durableId="4A0001C7"/>
  <w16cid:commentId w16cid:paraId="000011C8" w16cid:durableId="4A0001C8"/>
  <w16cid:commentId w16cid:paraId="000011C9" w16cid:durableId="4A0001C9"/>
  <w16cid:commentId w16cid:paraId="000011CA" w16cid:durableId="4A0001CA"/>
  <w16cid:commentId w16cid:paraId="000011CB" w16cid:durableId="4A0001CB"/>
  <w16cid:commentId w16cid:paraId="000011CC" w16cid:durableId="4A0001CC"/>
  <w16cid:commentId w16cid:paraId="000011CD" w16cid:durableId="4A0001CD"/>
  <w16cid:commentId w16cid:paraId="000011CE" w16cid:durableId="4A0001CE"/>
  <w16cid:commentId w16cid:paraId="000011CF" w16cid:durableId="4A0001CF"/>
  <w16cid:commentId w16cid:paraId="000011D0" w16cid:durableId="4A0001D0"/>
  <w16cid:commentId w16cid:paraId="000011D1" w16cid:durableId="4A0001D1"/>
  <w16cid:commentId w16cid:paraId="000011D2" w16cid:durableId="4A0001D2"/>
  <w16cid:commentId w16cid:paraId="000011D3" w16cid:durableId="4A0001D3"/>
  <w16cid:commentId w16cid:paraId="000011D4" w16cid:durableId="4A0001D4"/>
  <w16cid:commentId w16cid:paraId="000011D5" w16cid:durableId="4A0001D5"/>
  <w16cid:commentId w16cid:paraId="000011D6" w16cid:durableId="4A0001D6"/>
  <w16cid:commentId w16cid:paraId="000011D7" w16cid:durableId="4A0001D7"/>
  <w16cid:commentId w16cid:paraId="000011D8" w16cid:durableId="4A0001D8"/>
  <w16cid:commentId w16cid:paraId="000011D9" w16cid:durableId="4A0001D9"/>
  <w16cid:commentId w16cid:paraId="000011DA" w16cid:durableId="4A0001DA"/>
  <w16cid:commentId w16cid:paraId="000011DB" w16cid:durableId="4A0001DB"/>
  <w16cid:commentId w16cid:paraId="000011DC" w16cid:durableId="4A0001DC"/>
  <w16cid:commentId w16cid:paraId="000011DD" w16cid:durableId="4A0001DD"/>
  <w16cid:commentId w16cid:paraId="000011DE" w16cid:durableId="4A0001DE"/>
  <w16cid:commentId w16cid:paraId="000011DF" w16cid:durableId="4A0001DF"/>
  <w16cid:commentId w16cid:paraId="000011E0" w16cid:durableId="4A0001E0"/>
  <w16cid:commentId w16cid:paraId="000011E1" w16cid:durableId="4A0001E1"/>
  <w16cid:commentId w16cid:paraId="000011E2" w16cid:durableId="4A0001E2"/>
  <w16cid:commentId w16cid:paraId="000011E3" w16cid:durableId="4A0001E3"/>
  <w16cid:commentId w16cid:paraId="000011E4" w16cid:durableId="4A0001E4"/>
  <w16cid:commentId w16cid:paraId="000011E5" w16cid:durableId="4A0001E5"/>
  <w16cid:commentId w16cid:paraId="000011E6" w16cid:durableId="4A0001E6"/>
  <w16cid:commentId w16cid:paraId="000011E7" w16cid:durableId="4A0001E7"/>
  <w16cid:commentId w16cid:paraId="000011E8" w16cid:durableId="4A0001E8"/>
  <w16cid:commentId w16cid:paraId="000011E9" w16cid:durableId="4A0001E9"/>
  <w16cid:commentId w16cid:paraId="000011EA" w16cid:durableId="4A0001EA"/>
  <w16cid:commentId w16cid:paraId="000011EB" w16cid:durableId="4A0001EB"/>
  <w16cid:commentId w16cid:paraId="000011EC" w16cid:durableId="4A0001EC"/>
  <w16cid:commentId w16cid:paraId="000011ED" w16cid:durableId="4A0001ED"/>
  <w16cid:commentId w16cid:paraId="000011EE" w16cid:durableId="4A0001EE"/>
  <w16cid:commentId w16cid:paraId="000011EF" w16cid:durableId="4A0001EF"/>
  <w16cid:commentId w16cid:paraId="000011F0" w16cid:durableId="4A0001F0"/>
  <w16cid:commentId w16cid:paraId="000011F1" w16cid:durableId="4A0001F1"/>
  <w16cid:commentId w16cid:paraId="000011F2" w16cid:durableId="4A0001F2"/>
  <w16cid:commentId w16cid:paraId="000011F3" w16cid:durableId="4A0001F3"/>
</w16cid:commentsIds>
</file>

<file path=word/people.xml><?xml version="1.0" encoding="utf-8"?>
<w15:people xmlns:w15="http://schemas.microsoft.com/office/word/2012/wordml">
  <w15:person w15:author="Author A">
    <w15:presenceInfo w15:providerId="AD" w15:userId="author.a@example.com"/>
  </w15:person>
  <w15:person w15:author="Author B">
    <w15:presenceInfo w15:providerId="AD" w15:userId="author.b@example.com"/>
  </w15:person>
  <w15:person w15:author="Author C"/>
</w15:people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Relationship Id="rId14" Type="http://schemas.microsoft.com/office/2011/relationships/people" Target="people.xml"/></Relationships>
</file>