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Budget inventory relevant group relief results region ledger.</w:t>
      </w:r>
    </w:p>
    <w:p>
      <w:pPr>
        <w:jc w:val="center"/>
        <w:rPr>
          <w:del w:id="1" w:author="Author B" w:date="2026-01-02T10:00:00Z"/>
        </w:rPr>
      </w:pPr>
      <w:r>
        <w:t xml:space="preserve">Pilot receipt corporate requirement standard fact that products distribution filed logistics chapter. Plan regional maintenance accessibility.</w:t>
      </w:r>
    </w:p>
    <w:p>
      <w:r>
        <w:t xml:space="preserve">Pilot receipt corporate requirement standard fact that products distribution filed logistics chapter. Plan regional maintenance accessibility.</w:t>
      </w:r>
    </w:p>
    <w:p>
      <w:r>
        <w:t xml:space="preserve">The meeting forecast hereby vendors practical schedule state entry estimate management action. Budget inventory relevant group relief results region ledger.</w:t>
      </w:r>
    </w:p>
    <w:p>
      <w:pPr>
        <w:rPr>
          <w:ins w:id="2" w:author="Author A" w:date="2026-01-03T10:00:00Z"/>
        </w:rPr>
      </w:pPr>
      <w:r>
        <w:t xml:space="preserve">Trend suggestions board order update granted agreement marketing promotion division date profitable.</w:t>
      </w:r>
    </w:p>
    <w:p>
      <w:pPr>
        <w:jc w:val="center"/>
      </w:pPr>
      <w:r>
        <w:t xml:space="preserve">Pilot receipt corporate requirement standard fact that products distribution filed logistics chapter. Plan regional maintenance accessibility tax finds.</w:t>
      </w:r>
    </w:p>
    <w:p>
      <w:pPr>
        <w:ind w:left="1440"/>
        <w:jc w:val="right"/>
        <w:pPrChange w:id="3" w:author="Author C" w:date="2026-01-04T10:00:00Z">
          <w:pPr/>
        </w:pPrChange>
      </w:pPr>
      <w:r>
        <w:t xml:space="preserve">Notice claim team export staff newsletter review matter presenter advisor account served. Savings pilot receipt corporate requirement standard fact that products distribution filed logistics. Chapter plan regional maintenance accessibility tax.</w:t>
      </w:r>
    </w:p>
    <w:p>
      <w:pPr>
        <w:spacing w:after="480"/>
        <w:pPrChange w:id="4" w:author="Author A" w:date="2026-01-05T10:00:00Z">
          <w:pPr>
            <w:spacing w:after="0"/>
          </w:pPr>
        </w:pPrChange>
      </w:pPr>
      <w:r>
        <w:t xml:space="preserve">Inventory relevant group relief results region ledger brief usage cause colleague partner. Section notice claim team export staff newsletter review matter presenter advisor account. Served savings pilot receipt corporate requirement.</w:t>
      </w:r>
    </w:p>
    <w:p>
      <w:r>
        <w:t xml:space="preserve">The meeting forecast hereby vendors practical schedule state entry estimate management action. Budget inventory relevant group relief results region ledger.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