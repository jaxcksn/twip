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start </w:t>
      </w:r>
      <w:ins w:author="Author A" w:date="2026-01-01T10:00:00Z">
        <w:r>
          <w:t xml:space="preserve">no id</w:t>
        </w:r>
      </w:ins>
    </w:p>
    <w:p>
      <w:commentRangeEnd w:id="5"/>
      <w:r>
        <w:t xml:space="preserve">an end with no start</w:t>
      </w:r>
    </w:p>
    <w:p>
      <w:del w:id="77" w:date="2026-01-01T10:00:00Z">
        <w:r>
          <w:delText>no author</w:delText>
        </w:r>
      </w:del>
      <w:r>
        <w:t xml:space="preserve"> kept</w:t>
      </w:r>
    </w:p>
    <w:p>
      <w:commentRangeStart w:id="0"/>
      <w:r>
        <w:t xml:space="preserve">anchored</w:t>
      </w:r>
      <w:commentRangeEnd w:id="0"/>
      <w:r>
        <w:rPr>
          <w:rStyle w:val="CommentReference"/>
        </w:rPr>
        <w:commentReference w:id="0"/>
      </w:r>
    </w:p>
    <w:p>
      <w:r>
        <w:t xml:space="preserve">orphan </w:t>
      </w:r>
      <w:r>
        <w:rPr>
          <w:rStyle w:val="CommentReference"/>
        </w:rPr>
        <w:commentReference w:id="99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comment w:id="0" w:author="Author A" w:date="2026-02-01T09:00:00Z" w:initials="AA">
    <w:p w14:paraId="00000030" w14:textId="77777777">
      <w:pPr>
        <w:pStyle w:val="CommentText"/>
      </w:pPr>
      <w:r>
        <w:rPr>
          <w:rStyle w:val="CommentReference"/>
        </w:rPr>
        <w:annotationRef/>
      </w:r>
      <w:r>
        <w:t xml:space="preserve">Anchored.</w:t>
      </w:r>
    </w:p>
  </w:comment>
  <w:comment w:id="7" w:author="Author B" w:date="2026-02-08T09:00:00Z" w:initials="AB">
    <w:p w14:paraId="00000031" w14:textId="77777777">
      <w:pPr>
        <w:pStyle w:val="CommentText"/>
      </w:pPr>
      <w:r>
        <w:rPr>
          <w:rStyle w:val="CommentReference"/>
        </w:rPr>
        <w:annotationRef/>
      </w:r>
      <w:r>
        <w:t xml:space="preserve">Unanchored.</w:t>
      </w:r>
    </w:p>
  </w:comment>
</w:comments>
</file>

<file path=word/commentsExtended.xml><?xml version="1.0" encoding="utf-8"?>
<w15:commentsEx xmlns:w15="http://schemas.microsoft.com/office/word/2012/wordml">
  <w15:commentEx w15:paraId="00000030" w15:done="0"/>
  <w15:commentEx w15:paraId="00000031" w15:done="0"/>
</w15:commentsEx>
</file>

<file path=word/commentsExtensible.xml><?xml version="1.0" encoding="utf-8"?>
<w16cex:commentsExtensible xmlns:w16cex="http://schemas.microsoft.com/office/word/2018/wordml/cex">
  <w16cex:commentExtensible w16cex:durableId="3A000001" w16cex:dateUtc="2026-02-01T09:00:00Z"/>
  <w16cex:commentExtensible w16cex:durableId="3A000002" w16cex:dateUtc="2026-02-08T09:00:00Z"/>
</w16cex:commentsExtensible>
</file>

<file path=word/commentsIds.xml><?xml version="1.0" encoding="utf-8"?>
<w16cid:commentsIds xmlns:w16cid="http://schemas.microsoft.com/office/word/2016/wordml/cid">
  <w16cid:commentId w16cid:paraId="00000030" w16cid:durableId="3A000001"/>
  <w16cid:commentId w16cid:paraId="00000031" w16cid:durableId="3A000002"/>
</w16cid:commentsIds>
</file>

<file path=word/people.xml><?xml version="1.0" encoding="utf-8"?>
<w15:people xmlns:w15="http://schemas.microsoft.com/office/word/2012/wordml">
  <w15:person w15:author="Author A">
    <w15:presenceInfo w15:providerId="AD" w15:userId="author.a@example.com"/>
  </w15:person>
  <w15:person w15:author="Author B">
    <w15:presenceInfo w15:providerId="AD" w15:userId="author.b@example.com"/>
  </w15:person>
</w15:people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Relationship Id="rId14" Type="http://schemas.microsoft.com/office/2011/relationships/people" Target="people.xml"/></Relationships>
</file>