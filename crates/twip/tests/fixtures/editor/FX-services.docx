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Services</w:t>
      </w:r>
    </w:p>
    <w:p>
      <w:r>
        <w:t xml:space="preserve">Teh quick brown fox saw a brwon hat, a quikc answer and a zorbly cloud.</w:t>
      </w:r>
    </w:p>
    <w:p>
      <w:r>
        <w:rPr>
          <w:b/>
        </w:rPr>
        <w:t xml:space="preserve">Apple</w:t>
      </w:r>
      <w:r>
        <w:t xml:space="preserve">, apple and </w:t>
      </w:r>
      <w:r>
        <w:rPr>
          <w:i/>
        </w:rPr>
        <w:t xml:space="preserve">APPLE</w:t>
      </w:r>
      <w:r>
        <w:t xml:space="preserve">.</w:t>
      </w:r>
    </w:p>
    <w:p>
      <w:r>
        <w:t xml:space="preserve">Visit </w:t>
      </w:r>
      <w:hyperlink r:id="rId11" w:history="1">
        <w:r>
          <w:rPr>
            <w:color w:val="0563C1"/>
            <w:u w:val="single"/>
          </w:rPr>
          <w:t xml:space="preserve">the example site</w:t>
        </w:r>
      </w:hyperlink>
      <w:r>
        <w:t xml:space="preserve"> for more.</w:t>
      </w:r>
    </w:p>
    <w:p>
      <w:r>
        <w:t xml:space="preserve">Keep this </w:t>
      </w:r>
      <w:del w:id="1" w:author="Grace" w:date="2026-01-02T10:00:00Z">
        <w:r>
          <w:delText xml:space="preserve">obsolete </w:delText>
        </w:r>
      </w:del>
      <w:r>
        <w:t xml:space="preserve">sentence.</w:t>
      </w:r>
    </w:p>
    <w:p>
      <w:r>
        <w:drawing>
          <wp:anchor distT="45720" distB="45720" distL="114300" distR="114300" simplePos="0" relativeHeight="251660288" behindDoc="0" locked="0" layoutInCell="1" allowOverlap="1">
            <wp:simplePos x="0" y="0"/>
            <wp:positionH relativeFrom="column">
              <wp:posOffset>4114800</wp:posOffset>
            </wp:positionH>
            <wp:positionV relativeFrom="paragraph">
              <wp:posOffset>0</wp:posOffset>
            </wp:positionV>
            <wp:extent cx="914400" cy="685800"/>
            <wp:effectExtent l="0" t="0" r="0" b="0"/>
            <wp:wrapSquare wrapText="bothSides"/>
            <wp:docPr id="2" name="Picture 2"/>
            <wp:cNvGraphicFramePr/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picture sits beside this text.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Cell one</w:t>
            </w:r>
          </w:p>
        </w:tc>
        <w:tc>
          <w:tcPr>
            <w:tcW w:w="4680" w:type="dxa"/>
          </w:tcPr>
          <w:p>
            <w:r>
              <w:t xml:space="preserve">Cell two</w:t>
            </w:r>
          </w:p>
        </w:tc>
      </w:tr>
      <w:tr>
        <w:tc>
          <w:tcPr>
            <w:tcW w:w="4680" w:type="dxa"/>
          </w:tcPr>
          <w:p>
            <w:r>
              <w:t xml:space="preserve">Cell three</w:t>
            </w:r>
          </w:p>
        </w:tc>
        <w:tc>
          <w:tcPr>
            <w:tcW w:w="4680" w:type="dxa"/>
          </w:tcPr>
          <w:p>
            <w:r>
              <w:t xml:space="preserve">Cell four</w:t>
            </w:r>
          </w:p>
        </w:tc>
      </w:tr>
    </w:tbl>
    <w:p>
      <w:r>
        <w:t xml:space="preserve">End.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10" Type="http://schemas.openxmlformats.org/officeDocument/2006/relationships/image" Target="media/image1.png"/><Relationship Id="rId11" Type="http://schemas.openxmlformats.org/officeDocument/2006/relationships/hyperlink" Target="https://example.com/" TargetMode="External"/></Relationships>
</file>